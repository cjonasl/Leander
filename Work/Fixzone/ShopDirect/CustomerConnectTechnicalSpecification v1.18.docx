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0330" w:rsidRDefault="00CA296D" w:rsidP="00736FA8">
      <w:pPr>
        <w:pStyle w:val="Heading1"/>
        <w:numPr>
          <w:ilvl w:val="0"/>
          <w:numId w:val="0"/>
        </w:numPr>
      </w:pPr>
      <w:ins w:id="0" w:author="Wright, Phil" w:date="2017-11-08T15:33:00Z">
        <w:r>
          <w:t xml:space="preserve"> </w:t>
        </w:r>
      </w:ins>
      <w:bookmarkStart w:id="1" w:name="_Toc499216840"/>
      <w:r w:rsidR="00FC1491">
        <w:t>Pacifica Group</w:t>
      </w:r>
      <w:bookmarkEnd w:id="1"/>
    </w:p>
    <w:p w:rsidR="000F0330" w:rsidRDefault="000F0330">
      <w:pPr>
        <w:pStyle w:val="ReturnAddress"/>
        <w:framePr w:wrap="notBeside"/>
      </w:pPr>
    </w:p>
    <w:p w:rsidR="000F0330" w:rsidRDefault="00FC1491" w:rsidP="00FC1491">
      <w:pPr>
        <w:pStyle w:val="TitleCover"/>
        <w:tabs>
          <w:tab w:val="clear" w:pos="0"/>
          <w:tab w:val="left" w:pos="142"/>
        </w:tabs>
        <w:jc w:val="center"/>
      </w:pPr>
      <w:r>
        <w:t>Customer</w:t>
      </w:r>
      <w:r w:rsidR="004F045A">
        <w:t xml:space="preserve"> Portal</w:t>
      </w:r>
    </w:p>
    <w:p w:rsidR="000F0330" w:rsidRDefault="000F0330">
      <w:pPr>
        <w:pStyle w:val="BodyText"/>
      </w:pPr>
    </w:p>
    <w:p w:rsidR="000F0330" w:rsidRDefault="008947EF">
      <w:pPr>
        <w:pStyle w:val="BodyText"/>
      </w:pPr>
      <w:r>
        <w:rPr>
          <w:noProof/>
          <w:lang w:eastAsia="en-GB"/>
        </w:rPr>
        <w:drawing>
          <wp:inline distT="0" distB="0" distL="0" distR="0">
            <wp:extent cx="4029075" cy="19050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29075" cy="1905000"/>
                    </a:xfrm>
                    <a:prstGeom prst="rect">
                      <a:avLst/>
                    </a:prstGeom>
                    <a:noFill/>
                    <a:ln w="9525">
                      <a:noFill/>
                      <a:miter lim="800000"/>
                      <a:headEnd/>
                      <a:tailEnd/>
                    </a:ln>
                  </pic:spPr>
                </pic:pic>
              </a:graphicData>
            </a:graphic>
          </wp:inline>
        </w:drawing>
      </w:r>
    </w:p>
    <w:p w:rsidR="000F0330" w:rsidRDefault="000F0330">
      <w:pPr>
        <w:pStyle w:val="BodyText"/>
      </w:pPr>
    </w:p>
    <w:p w:rsidR="000F0330" w:rsidRPr="00863876" w:rsidRDefault="00FC1491" w:rsidP="009B27FA">
      <w:pPr>
        <w:pStyle w:val="BodyText"/>
        <w:ind w:left="0"/>
        <w:jc w:val="center"/>
        <w:rPr>
          <w:sz w:val="56"/>
          <w:szCs w:val="56"/>
        </w:rPr>
      </w:pPr>
      <w:r>
        <w:rPr>
          <w:sz w:val="56"/>
          <w:szCs w:val="56"/>
        </w:rPr>
        <w:t>Technical</w:t>
      </w:r>
      <w:r w:rsidR="009B27FA">
        <w:rPr>
          <w:sz w:val="56"/>
          <w:szCs w:val="56"/>
        </w:rPr>
        <w:t xml:space="preserve"> Specification</w:t>
      </w:r>
    </w:p>
    <w:p w:rsidR="000F0330" w:rsidRDefault="000F0330">
      <w:pPr>
        <w:pStyle w:val="BodyText"/>
      </w:pPr>
    </w:p>
    <w:p w:rsidR="000F0330" w:rsidRDefault="000F0330">
      <w:pPr>
        <w:pStyle w:val="BodyText"/>
      </w:pPr>
    </w:p>
    <w:tbl>
      <w:tblPr>
        <w:tblW w:w="0" w:type="auto"/>
        <w:tblInd w:w="1278" w:type="dxa"/>
        <w:tblLayout w:type="fixed"/>
        <w:tblLook w:val="0000" w:firstRow="0" w:lastRow="0" w:firstColumn="0" w:lastColumn="0" w:noHBand="0" w:noVBand="0"/>
      </w:tblPr>
      <w:tblGrid>
        <w:gridCol w:w="2700"/>
        <w:gridCol w:w="4546"/>
      </w:tblGrid>
      <w:tr w:rsidR="000F0330">
        <w:tc>
          <w:tcPr>
            <w:tcW w:w="2700" w:type="dxa"/>
          </w:tcPr>
          <w:p w:rsidR="000F0330" w:rsidRDefault="000F0330">
            <w:pPr>
              <w:pStyle w:val="BodyText"/>
              <w:ind w:left="0"/>
              <w:rPr>
                <w:sz w:val="28"/>
              </w:rPr>
            </w:pPr>
            <w:r>
              <w:rPr>
                <w:sz w:val="28"/>
              </w:rPr>
              <w:t>Author</w:t>
            </w:r>
            <w:r w:rsidR="0042050B">
              <w:rPr>
                <w:sz w:val="28"/>
              </w:rPr>
              <w:t>s</w:t>
            </w:r>
          </w:p>
        </w:tc>
        <w:tc>
          <w:tcPr>
            <w:tcW w:w="4546" w:type="dxa"/>
          </w:tcPr>
          <w:p w:rsidR="000F0330" w:rsidRDefault="000F0330">
            <w:pPr>
              <w:pStyle w:val="BodyText"/>
              <w:ind w:left="0"/>
              <w:rPr>
                <w:sz w:val="28"/>
              </w:rPr>
            </w:pPr>
            <w:r>
              <w:rPr>
                <w:sz w:val="28"/>
              </w:rPr>
              <w:t>P</w:t>
            </w:r>
            <w:r w:rsidR="0042050B">
              <w:rPr>
                <w:sz w:val="28"/>
              </w:rPr>
              <w:t xml:space="preserve">aul </w:t>
            </w:r>
            <w:r>
              <w:rPr>
                <w:sz w:val="28"/>
              </w:rPr>
              <w:t>Ralphs</w:t>
            </w:r>
            <w:r w:rsidR="00921DA4">
              <w:rPr>
                <w:sz w:val="28"/>
              </w:rPr>
              <w:t xml:space="preserve"> </w:t>
            </w:r>
            <w:r w:rsidR="0042050B">
              <w:rPr>
                <w:sz w:val="28"/>
              </w:rPr>
              <w:t>(FZ), Phil Wright (SD),</w:t>
            </w:r>
            <w:r w:rsidR="00921DA4">
              <w:rPr>
                <w:sz w:val="28"/>
              </w:rPr>
              <w:t xml:space="preserve"> S</w:t>
            </w:r>
            <w:r w:rsidR="0042050B">
              <w:rPr>
                <w:sz w:val="28"/>
              </w:rPr>
              <w:t>tephanie Edwards (SD)</w:t>
            </w:r>
          </w:p>
        </w:tc>
      </w:tr>
      <w:tr w:rsidR="000F0330">
        <w:tc>
          <w:tcPr>
            <w:tcW w:w="2700" w:type="dxa"/>
          </w:tcPr>
          <w:p w:rsidR="000F0330" w:rsidRDefault="000F0330">
            <w:pPr>
              <w:pStyle w:val="BodyText"/>
              <w:ind w:left="0"/>
              <w:rPr>
                <w:sz w:val="28"/>
              </w:rPr>
            </w:pPr>
            <w:r>
              <w:rPr>
                <w:sz w:val="28"/>
              </w:rPr>
              <w:t>Date Created</w:t>
            </w:r>
          </w:p>
        </w:tc>
        <w:tc>
          <w:tcPr>
            <w:tcW w:w="4546" w:type="dxa"/>
          </w:tcPr>
          <w:p w:rsidR="000F0330" w:rsidRDefault="00FC1491" w:rsidP="00FC1491">
            <w:pPr>
              <w:pStyle w:val="BodyText"/>
              <w:ind w:left="0"/>
              <w:rPr>
                <w:sz w:val="28"/>
              </w:rPr>
            </w:pPr>
            <w:r>
              <w:rPr>
                <w:sz w:val="28"/>
              </w:rPr>
              <w:t>01</w:t>
            </w:r>
            <w:r w:rsidR="000F0330">
              <w:rPr>
                <w:sz w:val="28"/>
              </w:rPr>
              <w:t>/0</w:t>
            </w:r>
            <w:r>
              <w:rPr>
                <w:sz w:val="28"/>
              </w:rPr>
              <w:t>6</w:t>
            </w:r>
            <w:r w:rsidR="000F0330">
              <w:rPr>
                <w:sz w:val="28"/>
              </w:rPr>
              <w:t>/</w:t>
            </w:r>
            <w:r>
              <w:rPr>
                <w:sz w:val="28"/>
              </w:rPr>
              <w:t>17</w:t>
            </w:r>
          </w:p>
        </w:tc>
      </w:tr>
      <w:tr w:rsidR="000F0330">
        <w:tc>
          <w:tcPr>
            <w:tcW w:w="2700" w:type="dxa"/>
          </w:tcPr>
          <w:p w:rsidR="000F0330" w:rsidRDefault="000F0330">
            <w:pPr>
              <w:pStyle w:val="BodyText"/>
              <w:ind w:left="0"/>
              <w:rPr>
                <w:sz w:val="28"/>
              </w:rPr>
            </w:pPr>
            <w:r>
              <w:rPr>
                <w:sz w:val="28"/>
              </w:rPr>
              <w:t>Date Amended</w:t>
            </w:r>
          </w:p>
        </w:tc>
        <w:tc>
          <w:tcPr>
            <w:tcW w:w="4546" w:type="dxa"/>
          </w:tcPr>
          <w:p w:rsidR="000F0330" w:rsidRDefault="001724CD" w:rsidP="00112FCB">
            <w:pPr>
              <w:pStyle w:val="BodyText"/>
              <w:ind w:left="0"/>
              <w:rPr>
                <w:sz w:val="28"/>
              </w:rPr>
            </w:pPr>
            <w:ins w:id="2" w:author="Wright, Phil" w:date="2017-12-04T10:09:00Z">
              <w:r>
                <w:rPr>
                  <w:sz w:val="28"/>
                </w:rPr>
                <w:t xml:space="preserve">30/11/2017 </w:t>
              </w:r>
            </w:ins>
            <w:del w:id="3" w:author="Wright, Phil" w:date="2017-11-23T16:21:00Z">
              <w:r w:rsidR="00112FCB" w:rsidDel="0034144E">
                <w:rPr>
                  <w:sz w:val="28"/>
                </w:rPr>
                <w:delText>26</w:delText>
              </w:r>
              <w:r w:rsidR="00A6470A" w:rsidDel="0034144E">
                <w:rPr>
                  <w:sz w:val="28"/>
                </w:rPr>
                <w:delText>/</w:delText>
              </w:r>
              <w:r w:rsidR="00C41699" w:rsidDel="0034144E">
                <w:rPr>
                  <w:sz w:val="28"/>
                </w:rPr>
                <w:delText>10</w:delText>
              </w:r>
              <w:r w:rsidR="00165E28" w:rsidDel="0034144E">
                <w:rPr>
                  <w:sz w:val="28"/>
                </w:rPr>
                <w:delText>/1</w:delText>
              </w:r>
              <w:r w:rsidR="00A8059A" w:rsidDel="0034144E">
                <w:rPr>
                  <w:sz w:val="28"/>
                </w:rPr>
                <w:delText>7</w:delText>
              </w:r>
            </w:del>
          </w:p>
        </w:tc>
      </w:tr>
      <w:tr w:rsidR="000F0330">
        <w:tc>
          <w:tcPr>
            <w:tcW w:w="2700" w:type="dxa"/>
          </w:tcPr>
          <w:p w:rsidR="000F0330" w:rsidRDefault="000F0330">
            <w:pPr>
              <w:pStyle w:val="BodyText"/>
              <w:ind w:left="0"/>
              <w:rPr>
                <w:sz w:val="28"/>
              </w:rPr>
            </w:pPr>
            <w:r>
              <w:rPr>
                <w:sz w:val="28"/>
              </w:rPr>
              <w:t>Version Number</w:t>
            </w:r>
          </w:p>
        </w:tc>
        <w:tc>
          <w:tcPr>
            <w:tcW w:w="4546" w:type="dxa"/>
          </w:tcPr>
          <w:p w:rsidR="000F0330" w:rsidRDefault="00921DA4" w:rsidP="0034144E">
            <w:pPr>
              <w:pStyle w:val="BodyText"/>
              <w:ind w:left="0"/>
              <w:rPr>
                <w:sz w:val="28"/>
              </w:rPr>
            </w:pPr>
            <w:r>
              <w:rPr>
                <w:sz w:val="28"/>
              </w:rPr>
              <w:t>1.1</w:t>
            </w:r>
            <w:ins w:id="4" w:author="Wright, Phil" w:date="2017-11-23T16:21:00Z">
              <w:r w:rsidR="001724CD">
                <w:rPr>
                  <w:sz w:val="28"/>
                </w:rPr>
                <w:t>8</w:t>
              </w:r>
            </w:ins>
            <w:del w:id="5" w:author="Wright, Phil" w:date="2017-11-13T09:53:00Z">
              <w:r w:rsidR="0042050B" w:rsidDel="00E55E78">
                <w:rPr>
                  <w:sz w:val="28"/>
                </w:rPr>
                <w:delText>6</w:delText>
              </w:r>
            </w:del>
          </w:p>
        </w:tc>
      </w:tr>
    </w:tbl>
    <w:p w:rsidR="000F0330" w:rsidRDefault="000F0330">
      <w:pPr>
        <w:pStyle w:val="BodyText"/>
      </w:pPr>
    </w:p>
    <w:p w:rsidR="000F0330" w:rsidRDefault="000F0330">
      <w:pPr>
        <w:pStyle w:val="BodyText"/>
        <w:ind w:left="0"/>
        <w:jc w:val="center"/>
        <w:rPr>
          <w:b/>
          <w:i/>
          <w:sz w:val="28"/>
        </w:rPr>
      </w:pPr>
      <w:r>
        <w:rPr>
          <w:b/>
          <w:i/>
          <w:sz w:val="28"/>
        </w:rPr>
        <w:t>RELEASE COPY</w:t>
      </w:r>
    </w:p>
    <w:p w:rsidR="00D15BC2" w:rsidRDefault="000F0330">
      <w:pPr>
        <w:pStyle w:val="TOC1"/>
        <w:tabs>
          <w:tab w:val="right" w:leader="dot" w:pos="8305"/>
        </w:tabs>
        <w:rPr>
          <w:rFonts w:asciiTheme="minorHAnsi" w:eastAsiaTheme="minorEastAsia" w:hAnsiTheme="minorHAnsi" w:cstheme="minorBidi"/>
          <w:b w:val="0"/>
          <w:caps w:val="0"/>
          <w:noProof/>
          <w:spacing w:val="0"/>
          <w:sz w:val="22"/>
          <w:szCs w:val="22"/>
          <w:lang w:eastAsia="en-GB"/>
        </w:rPr>
      </w:pPr>
      <w:r>
        <w:br w:type="page"/>
      </w:r>
      <w:r w:rsidR="0042512D" w:rsidRPr="00660422">
        <w:rPr>
          <w:rFonts w:ascii="Trebuchet MS" w:hAnsi="Trebuchet MS" w:cs="Arial"/>
        </w:rPr>
        <w:lastRenderedPageBreak/>
        <w:fldChar w:fldCharType="begin"/>
      </w:r>
      <w:r w:rsidRPr="00660422">
        <w:rPr>
          <w:rFonts w:ascii="Trebuchet MS" w:hAnsi="Trebuchet MS" w:cs="Arial"/>
        </w:rPr>
        <w:instrText xml:space="preserve"> TOC \o "1-3" </w:instrText>
      </w:r>
      <w:r w:rsidR="0042512D" w:rsidRPr="00660422">
        <w:rPr>
          <w:rFonts w:ascii="Trebuchet MS" w:hAnsi="Trebuchet MS" w:cs="Arial"/>
        </w:rPr>
        <w:fldChar w:fldCharType="separate"/>
      </w:r>
      <w:r w:rsidR="00D15BC2">
        <w:rPr>
          <w:noProof/>
        </w:rPr>
        <w:t>Pacifica Group</w:t>
      </w:r>
      <w:r w:rsidR="00D15BC2">
        <w:rPr>
          <w:noProof/>
        </w:rPr>
        <w:tab/>
      </w:r>
      <w:r w:rsidR="00D15BC2">
        <w:rPr>
          <w:noProof/>
        </w:rPr>
        <w:fldChar w:fldCharType="begin"/>
      </w:r>
      <w:r w:rsidR="00D15BC2">
        <w:rPr>
          <w:noProof/>
        </w:rPr>
        <w:instrText xml:space="preserve"> PAGEREF _Toc499216840 \h </w:instrText>
      </w:r>
      <w:r w:rsidR="00D15BC2">
        <w:rPr>
          <w:noProof/>
        </w:rPr>
      </w:r>
      <w:r w:rsidR="00D15BC2">
        <w:rPr>
          <w:noProof/>
        </w:rPr>
        <w:fldChar w:fldCharType="separate"/>
      </w:r>
      <w:r w:rsidR="00D15BC2">
        <w:rPr>
          <w:noProof/>
        </w:rPr>
        <w:t>1</w:t>
      </w:r>
      <w:r w:rsidR="00D15BC2">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1.</w:t>
      </w:r>
      <w:r>
        <w:rPr>
          <w:rFonts w:asciiTheme="minorHAnsi" w:eastAsiaTheme="minorEastAsia" w:hAnsiTheme="minorHAnsi" w:cstheme="minorBidi"/>
          <w:b w:val="0"/>
          <w:caps w:val="0"/>
          <w:noProof/>
          <w:spacing w:val="0"/>
          <w:sz w:val="22"/>
          <w:szCs w:val="22"/>
          <w:lang w:eastAsia="en-GB"/>
        </w:rPr>
        <w:tab/>
      </w:r>
      <w:r>
        <w:rPr>
          <w:noProof/>
        </w:rPr>
        <w:t>Version Control</w:t>
      </w:r>
      <w:r>
        <w:rPr>
          <w:noProof/>
        </w:rPr>
        <w:tab/>
      </w:r>
      <w:r>
        <w:rPr>
          <w:noProof/>
        </w:rPr>
        <w:fldChar w:fldCharType="begin"/>
      </w:r>
      <w:r>
        <w:rPr>
          <w:noProof/>
        </w:rPr>
        <w:instrText xml:space="preserve"> PAGEREF _Toc499216841 \h </w:instrText>
      </w:r>
      <w:r>
        <w:rPr>
          <w:noProof/>
        </w:rPr>
      </w:r>
      <w:r>
        <w:rPr>
          <w:noProof/>
        </w:rPr>
        <w:fldChar w:fldCharType="separate"/>
      </w:r>
      <w:r>
        <w:rPr>
          <w:noProof/>
        </w:rPr>
        <w:t>5</w:t>
      </w:r>
      <w:r>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2.</w:t>
      </w:r>
      <w:r>
        <w:rPr>
          <w:rFonts w:asciiTheme="minorHAnsi" w:eastAsiaTheme="minorEastAsia" w:hAnsiTheme="minorHAnsi" w:cstheme="minorBidi"/>
          <w:b w:val="0"/>
          <w:caps w:val="0"/>
          <w:noProof/>
          <w:spacing w:val="0"/>
          <w:sz w:val="22"/>
          <w:szCs w:val="22"/>
          <w:lang w:eastAsia="en-GB"/>
        </w:rPr>
        <w:tab/>
      </w:r>
      <w:r>
        <w:rPr>
          <w:noProof/>
        </w:rPr>
        <w:t>Introduction</w:t>
      </w:r>
      <w:r>
        <w:rPr>
          <w:noProof/>
        </w:rPr>
        <w:tab/>
      </w:r>
      <w:r>
        <w:rPr>
          <w:noProof/>
        </w:rPr>
        <w:fldChar w:fldCharType="begin"/>
      </w:r>
      <w:r>
        <w:rPr>
          <w:noProof/>
        </w:rPr>
        <w:instrText xml:space="preserve"> PAGEREF _Toc499216842 \h </w:instrText>
      </w:r>
      <w:r>
        <w:rPr>
          <w:noProof/>
        </w:rPr>
      </w:r>
      <w:r>
        <w:rPr>
          <w:noProof/>
        </w:rPr>
        <w:fldChar w:fldCharType="separate"/>
      </w:r>
      <w:r>
        <w:rPr>
          <w:noProof/>
        </w:rPr>
        <w:t>7</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2.1.</w:t>
      </w:r>
      <w:r>
        <w:rPr>
          <w:rFonts w:asciiTheme="minorHAnsi" w:eastAsiaTheme="minorEastAsia" w:hAnsiTheme="minorHAnsi" w:cstheme="minorBidi"/>
          <w:smallCaps w:val="0"/>
          <w:noProof/>
          <w:spacing w:val="0"/>
          <w:sz w:val="22"/>
          <w:szCs w:val="22"/>
          <w:lang w:eastAsia="en-GB"/>
        </w:rPr>
        <w:tab/>
      </w:r>
      <w:r>
        <w:rPr>
          <w:noProof/>
        </w:rPr>
        <w:t>System Overview</w:t>
      </w:r>
      <w:r>
        <w:rPr>
          <w:noProof/>
        </w:rPr>
        <w:tab/>
      </w:r>
      <w:r>
        <w:rPr>
          <w:noProof/>
        </w:rPr>
        <w:fldChar w:fldCharType="begin"/>
      </w:r>
      <w:r>
        <w:rPr>
          <w:noProof/>
        </w:rPr>
        <w:instrText xml:space="preserve"> PAGEREF _Toc499216843 \h </w:instrText>
      </w:r>
      <w:r>
        <w:rPr>
          <w:noProof/>
        </w:rPr>
      </w:r>
      <w:r>
        <w:rPr>
          <w:noProof/>
        </w:rPr>
        <w:fldChar w:fldCharType="separate"/>
      </w:r>
      <w:r>
        <w:rPr>
          <w:noProof/>
        </w:rPr>
        <w:t>7</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2.2.</w:t>
      </w:r>
      <w:r>
        <w:rPr>
          <w:rFonts w:asciiTheme="minorHAnsi" w:eastAsiaTheme="minorEastAsia" w:hAnsiTheme="minorHAnsi" w:cstheme="minorBidi"/>
          <w:smallCaps w:val="0"/>
          <w:noProof/>
          <w:spacing w:val="0"/>
          <w:sz w:val="22"/>
          <w:szCs w:val="22"/>
          <w:lang w:eastAsia="en-GB"/>
        </w:rPr>
        <w:tab/>
      </w:r>
      <w:r>
        <w:rPr>
          <w:noProof/>
        </w:rPr>
        <w:t>System Technology</w:t>
      </w:r>
      <w:r>
        <w:rPr>
          <w:noProof/>
        </w:rPr>
        <w:tab/>
      </w:r>
      <w:r>
        <w:rPr>
          <w:noProof/>
        </w:rPr>
        <w:fldChar w:fldCharType="begin"/>
      </w:r>
      <w:r>
        <w:rPr>
          <w:noProof/>
        </w:rPr>
        <w:instrText xml:space="preserve"> PAGEREF _Toc499216844 \h </w:instrText>
      </w:r>
      <w:r>
        <w:rPr>
          <w:noProof/>
        </w:rPr>
      </w:r>
      <w:r>
        <w:rPr>
          <w:noProof/>
        </w:rPr>
        <w:fldChar w:fldCharType="separate"/>
      </w:r>
      <w:r>
        <w:rPr>
          <w:noProof/>
        </w:rPr>
        <w:t>7</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2.3.</w:t>
      </w:r>
      <w:r>
        <w:rPr>
          <w:rFonts w:asciiTheme="minorHAnsi" w:eastAsiaTheme="minorEastAsia" w:hAnsiTheme="minorHAnsi" w:cstheme="minorBidi"/>
          <w:smallCaps w:val="0"/>
          <w:noProof/>
          <w:spacing w:val="0"/>
          <w:sz w:val="22"/>
          <w:szCs w:val="22"/>
          <w:lang w:eastAsia="en-GB"/>
        </w:rPr>
        <w:tab/>
      </w:r>
      <w:r>
        <w:rPr>
          <w:noProof/>
        </w:rPr>
        <w:t>Database Structure</w:t>
      </w:r>
      <w:r>
        <w:rPr>
          <w:noProof/>
        </w:rPr>
        <w:tab/>
      </w:r>
      <w:r>
        <w:rPr>
          <w:noProof/>
        </w:rPr>
        <w:fldChar w:fldCharType="begin"/>
      </w:r>
      <w:r>
        <w:rPr>
          <w:noProof/>
        </w:rPr>
        <w:instrText xml:space="preserve"> PAGEREF _Toc499216845 \h </w:instrText>
      </w:r>
      <w:r>
        <w:rPr>
          <w:noProof/>
        </w:rPr>
      </w:r>
      <w:r>
        <w:rPr>
          <w:noProof/>
        </w:rPr>
        <w:fldChar w:fldCharType="separate"/>
      </w:r>
      <w:r>
        <w:rPr>
          <w:noProof/>
        </w:rPr>
        <w:t>8</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2.4.</w:t>
      </w:r>
      <w:r>
        <w:rPr>
          <w:rFonts w:asciiTheme="minorHAnsi" w:eastAsiaTheme="minorEastAsia" w:hAnsiTheme="minorHAnsi" w:cstheme="minorBidi"/>
          <w:smallCaps w:val="0"/>
          <w:noProof/>
          <w:spacing w:val="0"/>
          <w:sz w:val="22"/>
          <w:szCs w:val="22"/>
          <w:lang w:eastAsia="en-GB"/>
        </w:rPr>
        <w:tab/>
      </w:r>
      <w:r>
        <w:rPr>
          <w:noProof/>
        </w:rPr>
        <w:t>Referenced Documents</w:t>
      </w:r>
      <w:r>
        <w:rPr>
          <w:noProof/>
        </w:rPr>
        <w:tab/>
      </w:r>
      <w:r>
        <w:rPr>
          <w:noProof/>
        </w:rPr>
        <w:fldChar w:fldCharType="begin"/>
      </w:r>
      <w:r>
        <w:rPr>
          <w:noProof/>
        </w:rPr>
        <w:instrText xml:space="preserve"> PAGEREF _Toc499216846 \h </w:instrText>
      </w:r>
      <w:r>
        <w:rPr>
          <w:noProof/>
        </w:rPr>
      </w:r>
      <w:r>
        <w:rPr>
          <w:noProof/>
        </w:rPr>
        <w:fldChar w:fldCharType="separate"/>
      </w:r>
      <w:r>
        <w:rPr>
          <w:noProof/>
        </w:rPr>
        <w:t>8</w:t>
      </w:r>
      <w:r>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3.</w:t>
      </w:r>
      <w:r>
        <w:rPr>
          <w:rFonts w:asciiTheme="minorHAnsi" w:eastAsiaTheme="minorEastAsia" w:hAnsiTheme="minorHAnsi" w:cstheme="minorBidi"/>
          <w:b w:val="0"/>
          <w:caps w:val="0"/>
          <w:noProof/>
          <w:spacing w:val="0"/>
          <w:sz w:val="22"/>
          <w:szCs w:val="22"/>
          <w:lang w:eastAsia="en-GB"/>
        </w:rPr>
        <w:tab/>
      </w:r>
      <w:r>
        <w:rPr>
          <w:noProof/>
        </w:rPr>
        <w:t>Customer Portal Overview</w:t>
      </w:r>
      <w:r>
        <w:rPr>
          <w:noProof/>
        </w:rPr>
        <w:tab/>
      </w:r>
      <w:r>
        <w:rPr>
          <w:noProof/>
        </w:rPr>
        <w:fldChar w:fldCharType="begin"/>
      </w:r>
      <w:r>
        <w:rPr>
          <w:noProof/>
        </w:rPr>
        <w:instrText xml:space="preserve"> PAGEREF _Toc499216847 \h </w:instrText>
      </w:r>
      <w:r>
        <w:rPr>
          <w:noProof/>
        </w:rPr>
      </w:r>
      <w:r>
        <w:rPr>
          <w:noProof/>
        </w:rPr>
        <w:fldChar w:fldCharType="separate"/>
      </w:r>
      <w:r>
        <w:rPr>
          <w:noProof/>
        </w:rPr>
        <w:t>8</w:t>
      </w:r>
      <w:r>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4.</w:t>
      </w:r>
      <w:r>
        <w:rPr>
          <w:rFonts w:asciiTheme="minorHAnsi" w:eastAsiaTheme="minorEastAsia" w:hAnsiTheme="minorHAnsi" w:cstheme="minorBidi"/>
          <w:b w:val="0"/>
          <w:caps w:val="0"/>
          <w:noProof/>
          <w:spacing w:val="0"/>
          <w:sz w:val="22"/>
          <w:szCs w:val="22"/>
          <w:lang w:eastAsia="en-GB"/>
        </w:rPr>
        <w:tab/>
      </w:r>
      <w:r>
        <w:rPr>
          <w:noProof/>
        </w:rPr>
        <w:t>Customer Portal Account Creation</w:t>
      </w:r>
      <w:r>
        <w:rPr>
          <w:noProof/>
        </w:rPr>
        <w:tab/>
      </w:r>
      <w:r>
        <w:rPr>
          <w:noProof/>
        </w:rPr>
        <w:fldChar w:fldCharType="begin"/>
      </w:r>
      <w:r>
        <w:rPr>
          <w:noProof/>
        </w:rPr>
        <w:instrText xml:space="preserve"> PAGEREF _Toc499216848 \h </w:instrText>
      </w:r>
      <w:r>
        <w:rPr>
          <w:noProof/>
        </w:rPr>
      </w:r>
      <w:r>
        <w:rPr>
          <w:noProof/>
        </w:rPr>
        <w:fldChar w:fldCharType="separate"/>
      </w:r>
      <w:r>
        <w:rPr>
          <w:noProof/>
        </w:rPr>
        <w:t>9</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4.1.</w:t>
      </w:r>
      <w:r>
        <w:rPr>
          <w:rFonts w:asciiTheme="minorHAnsi" w:eastAsiaTheme="minorEastAsia" w:hAnsiTheme="minorHAnsi" w:cstheme="minorBidi"/>
          <w:smallCaps w:val="0"/>
          <w:noProof/>
          <w:spacing w:val="0"/>
          <w:sz w:val="22"/>
          <w:szCs w:val="22"/>
          <w:lang w:eastAsia="en-GB"/>
        </w:rPr>
        <w:tab/>
      </w:r>
      <w:r>
        <w:rPr>
          <w:noProof/>
        </w:rPr>
        <w:t>Portal Account Creation Process</w:t>
      </w:r>
      <w:r>
        <w:rPr>
          <w:noProof/>
        </w:rPr>
        <w:tab/>
      </w:r>
      <w:r>
        <w:rPr>
          <w:noProof/>
        </w:rPr>
        <w:fldChar w:fldCharType="begin"/>
      </w:r>
      <w:r>
        <w:rPr>
          <w:noProof/>
        </w:rPr>
        <w:instrText xml:space="preserve"> PAGEREF _Toc499216849 \h </w:instrText>
      </w:r>
      <w:r>
        <w:rPr>
          <w:noProof/>
        </w:rPr>
      </w:r>
      <w:r>
        <w:rPr>
          <w:noProof/>
        </w:rPr>
        <w:fldChar w:fldCharType="separate"/>
      </w:r>
      <w:r>
        <w:rPr>
          <w:noProof/>
        </w:rPr>
        <w:t>9</w:t>
      </w:r>
      <w:r>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5.</w:t>
      </w:r>
      <w:r>
        <w:rPr>
          <w:rFonts w:asciiTheme="minorHAnsi" w:eastAsiaTheme="minorEastAsia" w:hAnsiTheme="minorHAnsi" w:cstheme="minorBidi"/>
          <w:b w:val="0"/>
          <w:caps w:val="0"/>
          <w:noProof/>
          <w:spacing w:val="0"/>
          <w:sz w:val="22"/>
          <w:szCs w:val="22"/>
          <w:lang w:eastAsia="en-GB"/>
        </w:rPr>
        <w:tab/>
      </w:r>
      <w:r>
        <w:rPr>
          <w:noProof/>
        </w:rPr>
        <w:t>Customer Enrolment</w:t>
      </w:r>
      <w:r>
        <w:rPr>
          <w:noProof/>
        </w:rPr>
        <w:tab/>
      </w:r>
      <w:r>
        <w:rPr>
          <w:noProof/>
        </w:rPr>
        <w:fldChar w:fldCharType="begin"/>
      </w:r>
      <w:r>
        <w:rPr>
          <w:noProof/>
        </w:rPr>
        <w:instrText xml:space="preserve"> PAGEREF _Toc499216850 \h </w:instrText>
      </w:r>
      <w:r>
        <w:rPr>
          <w:noProof/>
        </w:rPr>
      </w:r>
      <w:r>
        <w:rPr>
          <w:noProof/>
        </w:rPr>
        <w:fldChar w:fldCharType="separate"/>
      </w:r>
      <w:r>
        <w:rPr>
          <w:noProof/>
        </w:rPr>
        <w:t>10</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5.1.</w:t>
      </w:r>
      <w:r>
        <w:rPr>
          <w:rFonts w:asciiTheme="minorHAnsi" w:eastAsiaTheme="minorEastAsia" w:hAnsiTheme="minorHAnsi" w:cstheme="minorBidi"/>
          <w:smallCaps w:val="0"/>
          <w:noProof/>
          <w:spacing w:val="0"/>
          <w:sz w:val="22"/>
          <w:szCs w:val="22"/>
          <w:lang w:eastAsia="en-GB"/>
        </w:rPr>
        <w:tab/>
      </w:r>
      <w:r>
        <w:rPr>
          <w:noProof/>
        </w:rPr>
        <w:t>Enrolment Process Map</w:t>
      </w:r>
      <w:r>
        <w:rPr>
          <w:noProof/>
        </w:rPr>
        <w:tab/>
      </w:r>
      <w:r>
        <w:rPr>
          <w:noProof/>
        </w:rPr>
        <w:fldChar w:fldCharType="begin"/>
      </w:r>
      <w:r>
        <w:rPr>
          <w:noProof/>
        </w:rPr>
        <w:instrText xml:space="preserve"> PAGEREF _Toc499216851 \h </w:instrText>
      </w:r>
      <w:r>
        <w:rPr>
          <w:noProof/>
        </w:rPr>
      </w:r>
      <w:r>
        <w:rPr>
          <w:noProof/>
        </w:rPr>
        <w:fldChar w:fldCharType="separate"/>
      </w:r>
      <w:r>
        <w:rPr>
          <w:noProof/>
        </w:rPr>
        <w:t>10</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5.2.</w:t>
      </w:r>
      <w:r>
        <w:rPr>
          <w:rFonts w:asciiTheme="minorHAnsi" w:eastAsiaTheme="minorEastAsia" w:hAnsiTheme="minorHAnsi" w:cstheme="minorBidi"/>
          <w:smallCaps w:val="0"/>
          <w:noProof/>
          <w:spacing w:val="0"/>
          <w:sz w:val="22"/>
          <w:szCs w:val="22"/>
          <w:lang w:eastAsia="en-GB"/>
        </w:rPr>
        <w:tab/>
      </w:r>
      <w:r>
        <w:rPr>
          <w:noProof/>
        </w:rPr>
        <w:t>Enrolment Process</w:t>
      </w:r>
      <w:r>
        <w:rPr>
          <w:noProof/>
        </w:rPr>
        <w:tab/>
      </w:r>
      <w:r>
        <w:rPr>
          <w:noProof/>
        </w:rPr>
        <w:fldChar w:fldCharType="begin"/>
      </w:r>
      <w:r>
        <w:rPr>
          <w:noProof/>
        </w:rPr>
        <w:instrText xml:space="preserve"> PAGEREF _Toc499216852 \h </w:instrText>
      </w:r>
      <w:r>
        <w:rPr>
          <w:noProof/>
        </w:rPr>
      </w:r>
      <w:r>
        <w:rPr>
          <w:noProof/>
        </w:rPr>
        <w:fldChar w:fldCharType="separate"/>
      </w:r>
      <w:r>
        <w:rPr>
          <w:noProof/>
        </w:rPr>
        <w:t>11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5.2.1.</w:t>
      </w:r>
      <w:r>
        <w:rPr>
          <w:rFonts w:asciiTheme="minorHAnsi" w:eastAsiaTheme="minorEastAsia" w:hAnsiTheme="minorHAnsi" w:cstheme="minorBidi"/>
          <w:i w:val="0"/>
          <w:noProof/>
          <w:spacing w:val="0"/>
          <w:sz w:val="22"/>
          <w:szCs w:val="22"/>
          <w:lang w:eastAsia="en-GB"/>
        </w:rPr>
        <w:tab/>
      </w:r>
      <w:r>
        <w:rPr>
          <w:noProof/>
        </w:rPr>
        <w:t>Enrolment Link Email</w:t>
      </w:r>
      <w:r>
        <w:rPr>
          <w:noProof/>
        </w:rPr>
        <w:tab/>
      </w:r>
      <w:r>
        <w:rPr>
          <w:noProof/>
        </w:rPr>
        <w:fldChar w:fldCharType="begin"/>
      </w:r>
      <w:r>
        <w:rPr>
          <w:noProof/>
        </w:rPr>
        <w:instrText xml:space="preserve"> PAGEREF _Toc499216853 \h </w:instrText>
      </w:r>
      <w:r>
        <w:rPr>
          <w:noProof/>
        </w:rPr>
      </w:r>
      <w:r>
        <w:rPr>
          <w:noProof/>
        </w:rPr>
        <w:fldChar w:fldCharType="separate"/>
      </w:r>
      <w:r>
        <w:rPr>
          <w:noProof/>
        </w:rPr>
        <w:t>11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5.2.2.</w:t>
      </w:r>
      <w:r>
        <w:rPr>
          <w:rFonts w:asciiTheme="minorHAnsi" w:eastAsiaTheme="minorEastAsia" w:hAnsiTheme="minorHAnsi" w:cstheme="minorBidi"/>
          <w:i w:val="0"/>
          <w:noProof/>
          <w:spacing w:val="0"/>
          <w:sz w:val="22"/>
          <w:szCs w:val="22"/>
          <w:lang w:eastAsia="en-GB"/>
        </w:rPr>
        <w:tab/>
      </w:r>
      <w:r>
        <w:rPr>
          <w:noProof/>
        </w:rPr>
        <w:t>Initial Enrolment Page</w:t>
      </w:r>
      <w:r>
        <w:rPr>
          <w:noProof/>
        </w:rPr>
        <w:tab/>
      </w:r>
      <w:r>
        <w:rPr>
          <w:noProof/>
        </w:rPr>
        <w:fldChar w:fldCharType="begin"/>
      </w:r>
      <w:r>
        <w:rPr>
          <w:noProof/>
        </w:rPr>
        <w:instrText xml:space="preserve"> PAGEREF _Toc499216854 \h </w:instrText>
      </w:r>
      <w:r>
        <w:rPr>
          <w:noProof/>
        </w:rPr>
      </w:r>
      <w:r>
        <w:rPr>
          <w:noProof/>
        </w:rPr>
        <w:fldChar w:fldCharType="separate"/>
      </w:r>
      <w:r>
        <w:rPr>
          <w:noProof/>
        </w:rPr>
        <w:t>11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5.2.3.</w:t>
      </w:r>
      <w:r>
        <w:rPr>
          <w:rFonts w:asciiTheme="minorHAnsi" w:eastAsiaTheme="minorEastAsia" w:hAnsiTheme="minorHAnsi" w:cstheme="minorBidi"/>
          <w:i w:val="0"/>
          <w:noProof/>
          <w:spacing w:val="0"/>
          <w:sz w:val="22"/>
          <w:szCs w:val="22"/>
          <w:lang w:eastAsia="en-GB"/>
        </w:rPr>
        <w:tab/>
      </w:r>
      <w:r>
        <w:rPr>
          <w:noProof/>
        </w:rPr>
        <w:t>Enrolment Email and Postcode Validation</w:t>
      </w:r>
      <w:r>
        <w:rPr>
          <w:noProof/>
        </w:rPr>
        <w:tab/>
      </w:r>
      <w:r>
        <w:rPr>
          <w:noProof/>
        </w:rPr>
        <w:fldChar w:fldCharType="begin"/>
      </w:r>
      <w:r>
        <w:rPr>
          <w:noProof/>
        </w:rPr>
        <w:instrText xml:space="preserve"> PAGEREF _Toc499216855 \h </w:instrText>
      </w:r>
      <w:r>
        <w:rPr>
          <w:noProof/>
        </w:rPr>
      </w:r>
      <w:r>
        <w:rPr>
          <w:noProof/>
        </w:rPr>
        <w:fldChar w:fldCharType="separate"/>
      </w:r>
      <w:r>
        <w:rPr>
          <w:noProof/>
        </w:rPr>
        <w:t>11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5.2.4.</w:t>
      </w:r>
      <w:r>
        <w:rPr>
          <w:rFonts w:asciiTheme="minorHAnsi" w:eastAsiaTheme="minorEastAsia" w:hAnsiTheme="minorHAnsi" w:cstheme="minorBidi"/>
          <w:i w:val="0"/>
          <w:noProof/>
          <w:spacing w:val="0"/>
          <w:sz w:val="22"/>
          <w:szCs w:val="22"/>
          <w:lang w:eastAsia="en-GB"/>
        </w:rPr>
        <w:tab/>
      </w:r>
      <w:r>
        <w:rPr>
          <w:noProof/>
        </w:rPr>
        <w:t>Additional SG service plans</w:t>
      </w:r>
      <w:r>
        <w:rPr>
          <w:noProof/>
        </w:rPr>
        <w:tab/>
      </w:r>
      <w:r>
        <w:rPr>
          <w:noProof/>
        </w:rPr>
        <w:fldChar w:fldCharType="begin"/>
      </w:r>
      <w:r>
        <w:rPr>
          <w:noProof/>
        </w:rPr>
        <w:instrText xml:space="preserve"> PAGEREF _Toc499216856 \h </w:instrText>
      </w:r>
      <w:r>
        <w:rPr>
          <w:noProof/>
        </w:rPr>
      </w:r>
      <w:r>
        <w:rPr>
          <w:noProof/>
        </w:rPr>
        <w:fldChar w:fldCharType="separate"/>
      </w:r>
      <w:r>
        <w:rPr>
          <w:noProof/>
        </w:rPr>
        <w:t>12</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5.2.5.</w:t>
      </w:r>
      <w:r>
        <w:rPr>
          <w:rFonts w:asciiTheme="minorHAnsi" w:eastAsiaTheme="minorEastAsia" w:hAnsiTheme="minorHAnsi" w:cstheme="minorBidi"/>
          <w:i w:val="0"/>
          <w:noProof/>
          <w:spacing w:val="0"/>
          <w:sz w:val="22"/>
          <w:szCs w:val="22"/>
          <w:lang w:eastAsia="en-GB"/>
        </w:rPr>
        <w:tab/>
      </w:r>
      <w:r>
        <w:rPr>
          <w:noProof/>
        </w:rPr>
        <w:t>Reusing the Enrolment Link</w:t>
      </w:r>
      <w:r>
        <w:rPr>
          <w:noProof/>
        </w:rPr>
        <w:tab/>
      </w:r>
      <w:r>
        <w:rPr>
          <w:noProof/>
        </w:rPr>
        <w:fldChar w:fldCharType="begin"/>
      </w:r>
      <w:r>
        <w:rPr>
          <w:noProof/>
        </w:rPr>
        <w:instrText xml:space="preserve"> PAGEREF _Toc499216857 \h </w:instrText>
      </w:r>
      <w:r>
        <w:rPr>
          <w:noProof/>
        </w:rPr>
      </w:r>
      <w:r>
        <w:rPr>
          <w:noProof/>
        </w:rPr>
        <w:fldChar w:fldCharType="separate"/>
      </w:r>
      <w:r>
        <w:rPr>
          <w:noProof/>
        </w:rPr>
        <w:t>12</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5.2.6.</w:t>
      </w:r>
      <w:r>
        <w:rPr>
          <w:rFonts w:asciiTheme="minorHAnsi" w:eastAsiaTheme="minorEastAsia" w:hAnsiTheme="minorHAnsi" w:cstheme="minorBidi"/>
          <w:i w:val="0"/>
          <w:noProof/>
          <w:spacing w:val="0"/>
          <w:sz w:val="22"/>
          <w:szCs w:val="22"/>
          <w:lang w:eastAsia="en-GB"/>
        </w:rPr>
        <w:tab/>
      </w:r>
      <w:r>
        <w:rPr>
          <w:noProof/>
        </w:rPr>
        <w:t>New Email Address from Streamline</w:t>
      </w:r>
      <w:r>
        <w:rPr>
          <w:noProof/>
        </w:rPr>
        <w:tab/>
      </w:r>
      <w:r>
        <w:rPr>
          <w:noProof/>
        </w:rPr>
        <w:fldChar w:fldCharType="begin"/>
      </w:r>
      <w:r>
        <w:rPr>
          <w:noProof/>
        </w:rPr>
        <w:instrText xml:space="preserve"> PAGEREF _Toc499216858 \h </w:instrText>
      </w:r>
      <w:r>
        <w:rPr>
          <w:noProof/>
        </w:rPr>
      </w:r>
      <w:r>
        <w:rPr>
          <w:noProof/>
        </w:rPr>
        <w:fldChar w:fldCharType="separate"/>
      </w:r>
      <w:r>
        <w:rPr>
          <w:noProof/>
        </w:rPr>
        <w:t>12</w:t>
      </w:r>
      <w:r>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6.</w:t>
      </w:r>
      <w:r>
        <w:rPr>
          <w:rFonts w:asciiTheme="minorHAnsi" w:eastAsiaTheme="minorEastAsia" w:hAnsiTheme="minorHAnsi" w:cstheme="minorBidi"/>
          <w:b w:val="0"/>
          <w:caps w:val="0"/>
          <w:noProof/>
          <w:spacing w:val="0"/>
          <w:sz w:val="22"/>
          <w:szCs w:val="22"/>
          <w:lang w:eastAsia="en-GB"/>
        </w:rPr>
        <w:tab/>
      </w:r>
      <w:r>
        <w:rPr>
          <w:noProof/>
        </w:rPr>
        <w:t>Customer Login Process</w:t>
      </w:r>
      <w:r>
        <w:rPr>
          <w:noProof/>
        </w:rPr>
        <w:tab/>
      </w:r>
      <w:r>
        <w:rPr>
          <w:noProof/>
        </w:rPr>
        <w:fldChar w:fldCharType="begin"/>
      </w:r>
      <w:r>
        <w:rPr>
          <w:noProof/>
        </w:rPr>
        <w:instrText xml:space="preserve"> PAGEREF _Toc499216859 \h </w:instrText>
      </w:r>
      <w:r>
        <w:rPr>
          <w:noProof/>
        </w:rPr>
      </w:r>
      <w:r>
        <w:rPr>
          <w:noProof/>
        </w:rPr>
        <w:fldChar w:fldCharType="separate"/>
      </w:r>
      <w:r>
        <w:rPr>
          <w:noProof/>
        </w:rPr>
        <w:t>14</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6.1.</w:t>
      </w:r>
      <w:r>
        <w:rPr>
          <w:rFonts w:asciiTheme="minorHAnsi" w:eastAsiaTheme="minorEastAsia" w:hAnsiTheme="minorHAnsi" w:cstheme="minorBidi"/>
          <w:smallCaps w:val="0"/>
          <w:noProof/>
          <w:spacing w:val="0"/>
          <w:sz w:val="22"/>
          <w:szCs w:val="22"/>
          <w:lang w:eastAsia="en-GB"/>
        </w:rPr>
        <w:tab/>
      </w:r>
      <w:r>
        <w:rPr>
          <w:noProof/>
        </w:rPr>
        <w:t>Successful Login</w:t>
      </w:r>
      <w:r>
        <w:rPr>
          <w:noProof/>
        </w:rPr>
        <w:tab/>
      </w:r>
      <w:r>
        <w:rPr>
          <w:noProof/>
        </w:rPr>
        <w:fldChar w:fldCharType="begin"/>
      </w:r>
      <w:r>
        <w:rPr>
          <w:noProof/>
        </w:rPr>
        <w:instrText xml:space="preserve"> PAGEREF _Toc499216860 \h </w:instrText>
      </w:r>
      <w:r>
        <w:rPr>
          <w:noProof/>
        </w:rPr>
      </w:r>
      <w:r>
        <w:rPr>
          <w:noProof/>
        </w:rPr>
        <w:fldChar w:fldCharType="separate"/>
      </w:r>
      <w:r>
        <w:rPr>
          <w:noProof/>
        </w:rPr>
        <w:t>14</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6.1.1.</w:t>
      </w:r>
      <w:r>
        <w:rPr>
          <w:rFonts w:asciiTheme="minorHAnsi" w:eastAsiaTheme="minorEastAsia" w:hAnsiTheme="minorHAnsi" w:cstheme="minorBidi"/>
          <w:i w:val="0"/>
          <w:noProof/>
          <w:spacing w:val="0"/>
          <w:sz w:val="22"/>
          <w:szCs w:val="22"/>
          <w:lang w:eastAsia="en-GB"/>
        </w:rPr>
        <w:tab/>
      </w:r>
      <w:r>
        <w:rPr>
          <w:noProof/>
        </w:rPr>
        <w:t>One email address to One SD account Number</w:t>
      </w:r>
      <w:r>
        <w:rPr>
          <w:noProof/>
        </w:rPr>
        <w:tab/>
      </w:r>
      <w:r>
        <w:rPr>
          <w:noProof/>
        </w:rPr>
        <w:fldChar w:fldCharType="begin"/>
      </w:r>
      <w:r>
        <w:rPr>
          <w:noProof/>
        </w:rPr>
        <w:instrText xml:space="preserve"> PAGEREF _Toc499216861 \h </w:instrText>
      </w:r>
      <w:r>
        <w:rPr>
          <w:noProof/>
        </w:rPr>
      </w:r>
      <w:r>
        <w:rPr>
          <w:noProof/>
        </w:rPr>
        <w:fldChar w:fldCharType="separate"/>
      </w:r>
      <w:r>
        <w:rPr>
          <w:noProof/>
        </w:rPr>
        <w:t>14</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6.1.2.</w:t>
      </w:r>
      <w:r>
        <w:rPr>
          <w:rFonts w:asciiTheme="minorHAnsi" w:eastAsiaTheme="minorEastAsia" w:hAnsiTheme="minorHAnsi" w:cstheme="minorBidi"/>
          <w:i w:val="0"/>
          <w:noProof/>
          <w:spacing w:val="0"/>
          <w:sz w:val="22"/>
          <w:szCs w:val="22"/>
          <w:lang w:eastAsia="en-GB"/>
        </w:rPr>
        <w:tab/>
      </w:r>
      <w:r>
        <w:rPr>
          <w:noProof/>
        </w:rPr>
        <w:t>One email address to more than One SD account Number</w:t>
      </w:r>
      <w:r>
        <w:rPr>
          <w:noProof/>
        </w:rPr>
        <w:tab/>
      </w:r>
      <w:r>
        <w:rPr>
          <w:noProof/>
        </w:rPr>
        <w:fldChar w:fldCharType="begin"/>
      </w:r>
      <w:r>
        <w:rPr>
          <w:noProof/>
        </w:rPr>
        <w:instrText xml:space="preserve"> PAGEREF _Toc499216862 \h </w:instrText>
      </w:r>
      <w:r>
        <w:rPr>
          <w:noProof/>
        </w:rPr>
      </w:r>
      <w:r>
        <w:rPr>
          <w:noProof/>
        </w:rPr>
        <w:fldChar w:fldCharType="separate"/>
      </w:r>
      <w:r>
        <w:rPr>
          <w:noProof/>
        </w:rPr>
        <w:t>14</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6.2.</w:t>
      </w:r>
      <w:r>
        <w:rPr>
          <w:rFonts w:asciiTheme="minorHAnsi" w:eastAsiaTheme="minorEastAsia" w:hAnsiTheme="minorHAnsi" w:cstheme="minorBidi"/>
          <w:smallCaps w:val="0"/>
          <w:noProof/>
          <w:spacing w:val="0"/>
          <w:sz w:val="22"/>
          <w:szCs w:val="22"/>
          <w:lang w:eastAsia="en-GB"/>
        </w:rPr>
        <w:tab/>
      </w:r>
      <w:r>
        <w:rPr>
          <w:noProof/>
        </w:rPr>
        <w:t>Unsuccessful Login</w:t>
      </w:r>
      <w:r>
        <w:rPr>
          <w:noProof/>
        </w:rPr>
        <w:tab/>
      </w:r>
      <w:r>
        <w:rPr>
          <w:noProof/>
        </w:rPr>
        <w:fldChar w:fldCharType="begin"/>
      </w:r>
      <w:r>
        <w:rPr>
          <w:noProof/>
        </w:rPr>
        <w:instrText xml:space="preserve"> PAGEREF _Toc499216863 \h </w:instrText>
      </w:r>
      <w:r>
        <w:rPr>
          <w:noProof/>
        </w:rPr>
      </w:r>
      <w:r>
        <w:rPr>
          <w:noProof/>
        </w:rPr>
        <w:fldChar w:fldCharType="separate"/>
      </w:r>
      <w:r>
        <w:rPr>
          <w:noProof/>
        </w:rPr>
        <w:t>15</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6.2.1.</w:t>
      </w:r>
      <w:r>
        <w:rPr>
          <w:rFonts w:asciiTheme="minorHAnsi" w:eastAsiaTheme="minorEastAsia" w:hAnsiTheme="minorHAnsi" w:cstheme="minorBidi"/>
          <w:i w:val="0"/>
          <w:noProof/>
          <w:spacing w:val="0"/>
          <w:sz w:val="22"/>
          <w:szCs w:val="22"/>
          <w:lang w:eastAsia="en-GB"/>
        </w:rPr>
        <w:tab/>
      </w:r>
      <w:r>
        <w:rPr>
          <w:noProof/>
        </w:rPr>
        <w:t>Forgotten Password Link</w:t>
      </w:r>
      <w:r>
        <w:rPr>
          <w:noProof/>
        </w:rPr>
        <w:tab/>
      </w:r>
      <w:r>
        <w:rPr>
          <w:noProof/>
        </w:rPr>
        <w:fldChar w:fldCharType="begin"/>
      </w:r>
      <w:r>
        <w:rPr>
          <w:noProof/>
        </w:rPr>
        <w:instrText xml:space="preserve"> PAGEREF _Toc499216864 \h </w:instrText>
      </w:r>
      <w:r>
        <w:rPr>
          <w:noProof/>
        </w:rPr>
      </w:r>
      <w:r>
        <w:rPr>
          <w:noProof/>
        </w:rPr>
        <w:fldChar w:fldCharType="separate"/>
      </w:r>
      <w:r>
        <w:rPr>
          <w:noProof/>
        </w:rPr>
        <w:t>15</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6.2.2.</w:t>
      </w:r>
      <w:r>
        <w:rPr>
          <w:rFonts w:asciiTheme="minorHAnsi" w:eastAsiaTheme="minorEastAsia" w:hAnsiTheme="minorHAnsi" w:cstheme="minorBidi"/>
          <w:i w:val="0"/>
          <w:noProof/>
          <w:spacing w:val="0"/>
          <w:sz w:val="22"/>
          <w:szCs w:val="22"/>
          <w:lang w:eastAsia="en-GB"/>
        </w:rPr>
        <w:tab/>
      </w:r>
      <w:r>
        <w:rPr>
          <w:noProof/>
        </w:rPr>
        <w:t>Exceeding the maximum of 5 login attempts</w:t>
      </w:r>
      <w:r>
        <w:rPr>
          <w:noProof/>
        </w:rPr>
        <w:tab/>
      </w:r>
      <w:r>
        <w:rPr>
          <w:noProof/>
        </w:rPr>
        <w:fldChar w:fldCharType="begin"/>
      </w:r>
      <w:r>
        <w:rPr>
          <w:noProof/>
        </w:rPr>
        <w:instrText xml:space="preserve"> PAGEREF _Toc499216865 \h </w:instrText>
      </w:r>
      <w:r>
        <w:rPr>
          <w:noProof/>
        </w:rPr>
      </w:r>
      <w:r>
        <w:rPr>
          <w:noProof/>
        </w:rPr>
        <w:fldChar w:fldCharType="separate"/>
      </w:r>
      <w:r>
        <w:rPr>
          <w:noProof/>
        </w:rPr>
        <w:t>15</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6.3.</w:t>
      </w:r>
      <w:r>
        <w:rPr>
          <w:rFonts w:asciiTheme="minorHAnsi" w:eastAsiaTheme="minorEastAsia" w:hAnsiTheme="minorHAnsi" w:cstheme="minorBidi"/>
          <w:smallCaps w:val="0"/>
          <w:noProof/>
          <w:spacing w:val="0"/>
          <w:sz w:val="22"/>
          <w:szCs w:val="22"/>
          <w:lang w:eastAsia="en-GB"/>
        </w:rPr>
        <w:tab/>
      </w:r>
      <w:r>
        <w:rPr>
          <w:noProof/>
        </w:rPr>
        <w:t>Forgotten Password / Incorrect Password Process</w:t>
      </w:r>
      <w:r>
        <w:rPr>
          <w:noProof/>
        </w:rPr>
        <w:tab/>
      </w:r>
      <w:r>
        <w:rPr>
          <w:noProof/>
        </w:rPr>
        <w:fldChar w:fldCharType="begin"/>
      </w:r>
      <w:r>
        <w:rPr>
          <w:noProof/>
        </w:rPr>
        <w:instrText xml:space="preserve"> PAGEREF _Toc499216866 \h </w:instrText>
      </w:r>
      <w:r>
        <w:rPr>
          <w:noProof/>
        </w:rPr>
      </w:r>
      <w:r>
        <w:rPr>
          <w:noProof/>
        </w:rPr>
        <w:fldChar w:fldCharType="separate"/>
      </w:r>
      <w:r>
        <w:rPr>
          <w:noProof/>
        </w:rPr>
        <w:t>16</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6.4.</w:t>
      </w:r>
      <w:r>
        <w:rPr>
          <w:rFonts w:asciiTheme="minorHAnsi" w:eastAsiaTheme="minorEastAsia" w:hAnsiTheme="minorHAnsi" w:cstheme="minorBidi"/>
          <w:smallCaps w:val="0"/>
          <w:noProof/>
          <w:spacing w:val="0"/>
          <w:sz w:val="22"/>
          <w:szCs w:val="22"/>
          <w:lang w:eastAsia="en-GB"/>
        </w:rPr>
        <w:tab/>
      </w:r>
      <w:r>
        <w:rPr>
          <w:noProof/>
        </w:rPr>
        <w:t>Unrecognised Email Address</w:t>
      </w:r>
      <w:r>
        <w:rPr>
          <w:noProof/>
        </w:rPr>
        <w:tab/>
      </w:r>
      <w:r>
        <w:rPr>
          <w:noProof/>
        </w:rPr>
        <w:fldChar w:fldCharType="begin"/>
      </w:r>
      <w:r>
        <w:rPr>
          <w:noProof/>
        </w:rPr>
        <w:instrText xml:space="preserve"> PAGEREF _Toc499216867 \h </w:instrText>
      </w:r>
      <w:r>
        <w:rPr>
          <w:noProof/>
        </w:rPr>
      </w:r>
      <w:r>
        <w:rPr>
          <w:noProof/>
        </w:rPr>
        <w:fldChar w:fldCharType="separate"/>
      </w:r>
      <w:r>
        <w:rPr>
          <w:noProof/>
        </w:rPr>
        <w:t>16</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6.5.</w:t>
      </w:r>
      <w:r>
        <w:rPr>
          <w:rFonts w:asciiTheme="minorHAnsi" w:eastAsiaTheme="minorEastAsia" w:hAnsiTheme="minorHAnsi" w:cstheme="minorBidi"/>
          <w:smallCaps w:val="0"/>
          <w:noProof/>
          <w:spacing w:val="0"/>
          <w:sz w:val="22"/>
          <w:szCs w:val="22"/>
          <w:lang w:eastAsia="en-GB"/>
        </w:rPr>
        <w:tab/>
      </w:r>
      <w:r>
        <w:rPr>
          <w:noProof/>
        </w:rPr>
        <w:t>Not Enrolled Link</w:t>
      </w:r>
      <w:r>
        <w:rPr>
          <w:noProof/>
        </w:rPr>
        <w:tab/>
      </w:r>
      <w:r>
        <w:rPr>
          <w:noProof/>
        </w:rPr>
        <w:fldChar w:fldCharType="begin"/>
      </w:r>
      <w:r>
        <w:rPr>
          <w:noProof/>
        </w:rPr>
        <w:instrText xml:space="preserve"> PAGEREF _Toc499216868 \h </w:instrText>
      </w:r>
      <w:r>
        <w:rPr>
          <w:noProof/>
        </w:rPr>
      </w:r>
      <w:r>
        <w:rPr>
          <w:noProof/>
        </w:rPr>
        <w:fldChar w:fldCharType="separate"/>
      </w:r>
      <w:r>
        <w:rPr>
          <w:noProof/>
        </w:rPr>
        <w:t>17</w:t>
      </w:r>
      <w:r>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7.</w:t>
      </w:r>
      <w:r>
        <w:rPr>
          <w:rFonts w:asciiTheme="minorHAnsi" w:eastAsiaTheme="minorEastAsia" w:hAnsiTheme="minorHAnsi" w:cstheme="minorBidi"/>
          <w:b w:val="0"/>
          <w:caps w:val="0"/>
          <w:noProof/>
          <w:spacing w:val="0"/>
          <w:sz w:val="22"/>
          <w:szCs w:val="22"/>
          <w:lang w:eastAsia="en-GB"/>
        </w:rPr>
        <w:tab/>
      </w:r>
      <w:r>
        <w:rPr>
          <w:noProof/>
        </w:rPr>
        <w:t>Portal Functionality</w:t>
      </w:r>
      <w:r>
        <w:rPr>
          <w:noProof/>
        </w:rPr>
        <w:tab/>
      </w:r>
      <w:r>
        <w:rPr>
          <w:noProof/>
        </w:rPr>
        <w:fldChar w:fldCharType="begin"/>
      </w:r>
      <w:r>
        <w:rPr>
          <w:noProof/>
        </w:rPr>
        <w:instrText xml:space="preserve"> PAGEREF _Toc499216869 \h </w:instrText>
      </w:r>
      <w:r>
        <w:rPr>
          <w:noProof/>
        </w:rPr>
      </w:r>
      <w:r>
        <w:rPr>
          <w:noProof/>
        </w:rPr>
        <w:fldChar w:fldCharType="separate"/>
      </w:r>
      <w:r>
        <w:rPr>
          <w:noProof/>
        </w:rPr>
        <w:t>18</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7.1.</w:t>
      </w:r>
      <w:r>
        <w:rPr>
          <w:rFonts w:asciiTheme="minorHAnsi" w:eastAsiaTheme="minorEastAsia" w:hAnsiTheme="minorHAnsi" w:cstheme="minorBidi"/>
          <w:smallCaps w:val="0"/>
          <w:noProof/>
          <w:spacing w:val="0"/>
          <w:sz w:val="22"/>
          <w:szCs w:val="22"/>
          <w:lang w:eastAsia="en-GB"/>
        </w:rPr>
        <w:tab/>
      </w:r>
      <w:r>
        <w:rPr>
          <w:noProof/>
        </w:rPr>
        <w:t>Portal Flow</w:t>
      </w:r>
      <w:r>
        <w:rPr>
          <w:noProof/>
        </w:rPr>
        <w:tab/>
      </w:r>
      <w:r>
        <w:rPr>
          <w:noProof/>
        </w:rPr>
        <w:fldChar w:fldCharType="begin"/>
      </w:r>
      <w:r>
        <w:rPr>
          <w:noProof/>
        </w:rPr>
        <w:instrText xml:space="preserve"> PAGEREF _Toc499216870 \h </w:instrText>
      </w:r>
      <w:r>
        <w:rPr>
          <w:noProof/>
        </w:rPr>
      </w:r>
      <w:r>
        <w:rPr>
          <w:noProof/>
        </w:rPr>
        <w:fldChar w:fldCharType="separate"/>
      </w:r>
      <w:r>
        <w:rPr>
          <w:noProof/>
        </w:rPr>
        <w:t>18</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7.2.</w:t>
      </w:r>
      <w:r>
        <w:rPr>
          <w:rFonts w:asciiTheme="minorHAnsi" w:eastAsiaTheme="minorEastAsia" w:hAnsiTheme="minorHAnsi" w:cstheme="minorBidi"/>
          <w:smallCaps w:val="0"/>
          <w:noProof/>
          <w:spacing w:val="0"/>
          <w:sz w:val="22"/>
          <w:szCs w:val="22"/>
          <w:lang w:eastAsia="en-GB"/>
        </w:rPr>
        <w:tab/>
      </w:r>
      <w:r>
        <w:rPr>
          <w:noProof/>
        </w:rPr>
        <w:t>Page Footer</w:t>
      </w:r>
      <w:r>
        <w:rPr>
          <w:noProof/>
        </w:rPr>
        <w:tab/>
      </w:r>
      <w:r>
        <w:rPr>
          <w:noProof/>
        </w:rPr>
        <w:fldChar w:fldCharType="begin"/>
      </w:r>
      <w:r>
        <w:rPr>
          <w:noProof/>
        </w:rPr>
        <w:instrText xml:space="preserve"> PAGEREF _Toc499216871 \h </w:instrText>
      </w:r>
      <w:r>
        <w:rPr>
          <w:noProof/>
        </w:rPr>
      </w:r>
      <w:r>
        <w:rPr>
          <w:noProof/>
        </w:rPr>
        <w:fldChar w:fldCharType="separate"/>
      </w:r>
      <w:r>
        <w:rPr>
          <w:noProof/>
        </w:rPr>
        <w:t>18</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7.3.</w:t>
      </w:r>
      <w:r>
        <w:rPr>
          <w:rFonts w:asciiTheme="minorHAnsi" w:eastAsiaTheme="minorEastAsia" w:hAnsiTheme="minorHAnsi" w:cstheme="minorBidi"/>
          <w:smallCaps w:val="0"/>
          <w:noProof/>
          <w:spacing w:val="0"/>
          <w:sz w:val="22"/>
          <w:szCs w:val="22"/>
          <w:lang w:eastAsia="en-GB"/>
        </w:rPr>
        <w:tab/>
      </w:r>
      <w:r>
        <w:rPr>
          <w:noProof/>
        </w:rPr>
        <w:t>Contact Us / Legal Page</w:t>
      </w:r>
      <w:r>
        <w:rPr>
          <w:noProof/>
        </w:rPr>
        <w:tab/>
      </w:r>
      <w:r>
        <w:rPr>
          <w:noProof/>
        </w:rPr>
        <w:fldChar w:fldCharType="begin"/>
      </w:r>
      <w:r>
        <w:rPr>
          <w:noProof/>
        </w:rPr>
        <w:instrText xml:space="preserve"> PAGEREF _Toc499216872 \h </w:instrText>
      </w:r>
      <w:r>
        <w:rPr>
          <w:noProof/>
        </w:rPr>
      </w:r>
      <w:r>
        <w:rPr>
          <w:noProof/>
        </w:rPr>
        <w:fldChar w:fldCharType="separate"/>
      </w:r>
      <w:r>
        <w:rPr>
          <w:noProof/>
        </w:rPr>
        <w:t>18</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7.4.</w:t>
      </w:r>
      <w:r>
        <w:rPr>
          <w:rFonts w:asciiTheme="minorHAnsi" w:eastAsiaTheme="minorEastAsia" w:hAnsiTheme="minorHAnsi" w:cstheme="minorBidi"/>
          <w:smallCaps w:val="0"/>
          <w:noProof/>
          <w:spacing w:val="0"/>
          <w:sz w:val="22"/>
          <w:szCs w:val="22"/>
          <w:lang w:eastAsia="en-GB"/>
        </w:rPr>
        <w:tab/>
      </w:r>
      <w:r>
        <w:rPr>
          <w:noProof/>
        </w:rPr>
        <w:t>Home Button</w:t>
      </w:r>
      <w:r>
        <w:rPr>
          <w:noProof/>
        </w:rPr>
        <w:tab/>
      </w:r>
      <w:r>
        <w:rPr>
          <w:noProof/>
        </w:rPr>
        <w:fldChar w:fldCharType="begin"/>
      </w:r>
      <w:r>
        <w:rPr>
          <w:noProof/>
        </w:rPr>
        <w:instrText xml:space="preserve"> PAGEREF _Toc499216873 \h </w:instrText>
      </w:r>
      <w:r>
        <w:rPr>
          <w:noProof/>
        </w:rPr>
      </w:r>
      <w:r>
        <w:rPr>
          <w:noProof/>
        </w:rPr>
        <w:fldChar w:fldCharType="separate"/>
      </w:r>
      <w:r>
        <w:rPr>
          <w:noProof/>
        </w:rPr>
        <w:t>18</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7.5.</w:t>
      </w:r>
      <w:r>
        <w:rPr>
          <w:rFonts w:asciiTheme="minorHAnsi" w:eastAsiaTheme="minorEastAsia" w:hAnsiTheme="minorHAnsi" w:cstheme="minorBidi"/>
          <w:smallCaps w:val="0"/>
          <w:noProof/>
          <w:spacing w:val="0"/>
          <w:sz w:val="22"/>
          <w:szCs w:val="22"/>
          <w:lang w:eastAsia="en-GB"/>
        </w:rPr>
        <w:tab/>
      </w:r>
      <w:r>
        <w:rPr>
          <w:noProof/>
        </w:rPr>
        <w:t>Back Button</w:t>
      </w:r>
      <w:r>
        <w:rPr>
          <w:noProof/>
        </w:rPr>
        <w:tab/>
      </w:r>
      <w:r>
        <w:rPr>
          <w:noProof/>
        </w:rPr>
        <w:fldChar w:fldCharType="begin"/>
      </w:r>
      <w:r>
        <w:rPr>
          <w:noProof/>
        </w:rPr>
        <w:instrText xml:space="preserve"> PAGEREF _Toc499216874 \h </w:instrText>
      </w:r>
      <w:r>
        <w:rPr>
          <w:noProof/>
        </w:rPr>
      </w:r>
      <w:r>
        <w:rPr>
          <w:noProof/>
        </w:rPr>
        <w:fldChar w:fldCharType="separate"/>
      </w:r>
      <w:r>
        <w:rPr>
          <w:noProof/>
        </w:rPr>
        <w:t>19</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7.6.</w:t>
      </w:r>
      <w:r>
        <w:rPr>
          <w:rFonts w:asciiTheme="minorHAnsi" w:eastAsiaTheme="minorEastAsia" w:hAnsiTheme="minorHAnsi" w:cstheme="minorBidi"/>
          <w:smallCaps w:val="0"/>
          <w:noProof/>
          <w:spacing w:val="0"/>
          <w:sz w:val="22"/>
          <w:szCs w:val="22"/>
          <w:lang w:eastAsia="en-GB"/>
        </w:rPr>
        <w:tab/>
      </w:r>
      <w:r>
        <w:rPr>
          <w:noProof/>
        </w:rPr>
        <w:t>Home Page</w:t>
      </w:r>
      <w:r>
        <w:rPr>
          <w:noProof/>
        </w:rPr>
        <w:tab/>
      </w:r>
      <w:r>
        <w:rPr>
          <w:noProof/>
        </w:rPr>
        <w:fldChar w:fldCharType="begin"/>
      </w:r>
      <w:r>
        <w:rPr>
          <w:noProof/>
        </w:rPr>
        <w:instrText xml:space="preserve"> PAGEREF _Toc499216875 \h </w:instrText>
      </w:r>
      <w:r>
        <w:rPr>
          <w:noProof/>
        </w:rPr>
      </w:r>
      <w:r>
        <w:rPr>
          <w:noProof/>
        </w:rPr>
        <w:fldChar w:fldCharType="separate"/>
      </w:r>
      <w:r>
        <w:rPr>
          <w:noProof/>
        </w:rPr>
        <w:t>19</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7.6.1.</w:t>
      </w:r>
      <w:r>
        <w:rPr>
          <w:rFonts w:asciiTheme="minorHAnsi" w:eastAsiaTheme="minorEastAsia" w:hAnsiTheme="minorHAnsi" w:cstheme="minorBidi"/>
          <w:i w:val="0"/>
          <w:noProof/>
          <w:spacing w:val="0"/>
          <w:sz w:val="22"/>
          <w:szCs w:val="22"/>
          <w:lang w:eastAsia="en-GB"/>
        </w:rPr>
        <w:tab/>
      </w:r>
      <w:r>
        <w:rPr>
          <w:noProof/>
        </w:rPr>
        <w:t>Expired SG Products</w:t>
      </w:r>
      <w:r>
        <w:rPr>
          <w:noProof/>
        </w:rPr>
        <w:tab/>
      </w:r>
      <w:r>
        <w:rPr>
          <w:noProof/>
        </w:rPr>
        <w:fldChar w:fldCharType="begin"/>
      </w:r>
      <w:r>
        <w:rPr>
          <w:noProof/>
        </w:rPr>
        <w:instrText xml:space="preserve"> PAGEREF _Toc499216876 \h </w:instrText>
      </w:r>
      <w:r>
        <w:rPr>
          <w:noProof/>
        </w:rPr>
      </w:r>
      <w:r>
        <w:rPr>
          <w:noProof/>
        </w:rPr>
        <w:fldChar w:fldCharType="separate"/>
      </w:r>
      <w:r>
        <w:rPr>
          <w:noProof/>
        </w:rPr>
        <w:t>19</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7.6.2.</w:t>
      </w:r>
      <w:r>
        <w:rPr>
          <w:rFonts w:asciiTheme="minorHAnsi" w:eastAsiaTheme="minorEastAsia" w:hAnsiTheme="minorHAnsi" w:cstheme="minorBidi"/>
          <w:i w:val="0"/>
          <w:noProof/>
          <w:spacing w:val="0"/>
          <w:sz w:val="22"/>
          <w:szCs w:val="22"/>
          <w:lang w:eastAsia="en-GB"/>
        </w:rPr>
        <w:tab/>
      </w:r>
      <w:r>
        <w:rPr>
          <w:noProof/>
        </w:rPr>
        <w:t>Cancelled SG Products</w:t>
      </w:r>
      <w:r>
        <w:rPr>
          <w:noProof/>
        </w:rPr>
        <w:tab/>
      </w:r>
      <w:r>
        <w:rPr>
          <w:noProof/>
        </w:rPr>
        <w:fldChar w:fldCharType="begin"/>
      </w:r>
      <w:r>
        <w:rPr>
          <w:noProof/>
        </w:rPr>
        <w:instrText xml:space="preserve"> PAGEREF _Toc499216877 \h </w:instrText>
      </w:r>
      <w:r>
        <w:rPr>
          <w:noProof/>
        </w:rPr>
      </w:r>
      <w:r>
        <w:rPr>
          <w:noProof/>
        </w:rPr>
        <w:fldChar w:fldCharType="separate"/>
      </w:r>
      <w:r>
        <w:rPr>
          <w:noProof/>
        </w:rPr>
        <w:t>19</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7.6.3.</w:t>
      </w:r>
      <w:r>
        <w:rPr>
          <w:rFonts w:asciiTheme="minorHAnsi" w:eastAsiaTheme="minorEastAsia" w:hAnsiTheme="minorHAnsi" w:cstheme="minorBidi"/>
          <w:i w:val="0"/>
          <w:noProof/>
          <w:spacing w:val="0"/>
          <w:sz w:val="22"/>
          <w:szCs w:val="22"/>
          <w:lang w:eastAsia="en-GB"/>
        </w:rPr>
        <w:tab/>
      </w:r>
      <w:r>
        <w:rPr>
          <w:noProof/>
        </w:rPr>
        <w:t>Customer Information Drop Down</w:t>
      </w:r>
      <w:r>
        <w:rPr>
          <w:noProof/>
        </w:rPr>
        <w:tab/>
      </w:r>
      <w:r>
        <w:rPr>
          <w:noProof/>
        </w:rPr>
        <w:fldChar w:fldCharType="begin"/>
      </w:r>
      <w:r>
        <w:rPr>
          <w:noProof/>
        </w:rPr>
        <w:instrText xml:space="preserve"> PAGEREF _Toc499216878 \h </w:instrText>
      </w:r>
      <w:r>
        <w:rPr>
          <w:noProof/>
        </w:rPr>
      </w:r>
      <w:r>
        <w:rPr>
          <w:noProof/>
        </w:rPr>
        <w:fldChar w:fldCharType="separate"/>
      </w:r>
      <w:r>
        <w:rPr>
          <w:noProof/>
        </w:rPr>
        <w:t>19</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7.6.4.</w:t>
      </w:r>
      <w:r>
        <w:rPr>
          <w:rFonts w:asciiTheme="minorHAnsi" w:eastAsiaTheme="minorEastAsia" w:hAnsiTheme="minorHAnsi" w:cstheme="minorBidi"/>
          <w:i w:val="0"/>
          <w:noProof/>
          <w:spacing w:val="0"/>
          <w:sz w:val="22"/>
          <w:szCs w:val="22"/>
          <w:lang w:eastAsia="en-GB"/>
        </w:rPr>
        <w:tab/>
      </w:r>
      <w:r>
        <w:rPr>
          <w:noProof/>
        </w:rPr>
        <w:t>Job Notes Prompt</w:t>
      </w:r>
      <w:r>
        <w:rPr>
          <w:noProof/>
        </w:rPr>
        <w:tab/>
      </w:r>
      <w:r>
        <w:rPr>
          <w:noProof/>
        </w:rPr>
        <w:fldChar w:fldCharType="begin"/>
      </w:r>
      <w:r>
        <w:rPr>
          <w:noProof/>
        </w:rPr>
        <w:instrText xml:space="preserve"> PAGEREF _Toc499216879 \h </w:instrText>
      </w:r>
      <w:r>
        <w:rPr>
          <w:noProof/>
        </w:rPr>
      </w:r>
      <w:r>
        <w:rPr>
          <w:noProof/>
        </w:rPr>
        <w:fldChar w:fldCharType="separate"/>
      </w:r>
      <w:r>
        <w:rPr>
          <w:noProof/>
        </w:rPr>
        <w:t>19</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7.6.5.</w:t>
      </w:r>
      <w:r>
        <w:rPr>
          <w:rFonts w:asciiTheme="minorHAnsi" w:eastAsiaTheme="minorEastAsia" w:hAnsiTheme="minorHAnsi" w:cstheme="minorBidi"/>
          <w:i w:val="0"/>
          <w:noProof/>
          <w:spacing w:val="0"/>
          <w:sz w:val="22"/>
          <w:szCs w:val="22"/>
          <w:lang w:eastAsia="en-GB"/>
        </w:rPr>
        <w:tab/>
      </w:r>
      <w:r>
        <w:rPr>
          <w:noProof/>
        </w:rPr>
        <w:t>Retail Product Icon</w:t>
      </w:r>
      <w:r>
        <w:rPr>
          <w:noProof/>
        </w:rPr>
        <w:tab/>
      </w:r>
      <w:r>
        <w:rPr>
          <w:noProof/>
        </w:rPr>
        <w:fldChar w:fldCharType="begin"/>
      </w:r>
      <w:r>
        <w:rPr>
          <w:noProof/>
        </w:rPr>
        <w:instrText xml:space="preserve"> PAGEREF _Toc499216880 \h </w:instrText>
      </w:r>
      <w:r>
        <w:rPr>
          <w:noProof/>
        </w:rPr>
      </w:r>
      <w:r>
        <w:rPr>
          <w:noProof/>
        </w:rPr>
        <w:fldChar w:fldCharType="separate"/>
      </w:r>
      <w:r>
        <w:rPr>
          <w:noProof/>
        </w:rPr>
        <w:t>20</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7.6.6.</w:t>
      </w:r>
      <w:r>
        <w:rPr>
          <w:rFonts w:asciiTheme="minorHAnsi" w:eastAsiaTheme="minorEastAsia" w:hAnsiTheme="minorHAnsi" w:cstheme="minorBidi"/>
          <w:i w:val="0"/>
          <w:noProof/>
          <w:spacing w:val="0"/>
          <w:sz w:val="22"/>
          <w:szCs w:val="22"/>
          <w:lang w:eastAsia="en-GB"/>
        </w:rPr>
        <w:tab/>
      </w:r>
      <w:r>
        <w:rPr>
          <w:noProof/>
        </w:rPr>
        <w:t>‘View Job’ Button</w:t>
      </w:r>
      <w:r>
        <w:rPr>
          <w:noProof/>
        </w:rPr>
        <w:tab/>
      </w:r>
      <w:r>
        <w:rPr>
          <w:noProof/>
        </w:rPr>
        <w:fldChar w:fldCharType="begin"/>
      </w:r>
      <w:r>
        <w:rPr>
          <w:noProof/>
        </w:rPr>
        <w:instrText xml:space="preserve"> PAGEREF _Toc499216881 \h </w:instrText>
      </w:r>
      <w:r>
        <w:rPr>
          <w:noProof/>
        </w:rPr>
      </w:r>
      <w:r>
        <w:rPr>
          <w:noProof/>
        </w:rPr>
        <w:fldChar w:fldCharType="separate"/>
      </w:r>
      <w:r>
        <w:rPr>
          <w:noProof/>
        </w:rPr>
        <w:t>20</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7.6.7.</w:t>
      </w:r>
      <w:r>
        <w:rPr>
          <w:rFonts w:asciiTheme="minorHAnsi" w:eastAsiaTheme="minorEastAsia" w:hAnsiTheme="minorHAnsi" w:cstheme="minorBidi"/>
          <w:i w:val="0"/>
          <w:noProof/>
          <w:spacing w:val="0"/>
          <w:sz w:val="22"/>
          <w:szCs w:val="22"/>
          <w:lang w:eastAsia="en-GB"/>
        </w:rPr>
        <w:tab/>
      </w:r>
      <w:r>
        <w:rPr>
          <w:noProof/>
        </w:rPr>
        <w:t>‘Access Service’ Button</w:t>
      </w:r>
      <w:r>
        <w:rPr>
          <w:noProof/>
        </w:rPr>
        <w:tab/>
      </w:r>
      <w:r>
        <w:rPr>
          <w:noProof/>
        </w:rPr>
        <w:fldChar w:fldCharType="begin"/>
      </w:r>
      <w:r>
        <w:rPr>
          <w:noProof/>
        </w:rPr>
        <w:instrText xml:space="preserve"> PAGEREF _Toc499216882 \h </w:instrText>
      </w:r>
      <w:r>
        <w:rPr>
          <w:noProof/>
        </w:rPr>
      </w:r>
      <w:r>
        <w:rPr>
          <w:noProof/>
        </w:rPr>
        <w:fldChar w:fldCharType="separate"/>
      </w:r>
      <w:r>
        <w:rPr>
          <w:noProof/>
        </w:rPr>
        <w:t>20</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7.6.8.</w:t>
      </w:r>
      <w:r>
        <w:rPr>
          <w:rFonts w:asciiTheme="minorHAnsi" w:eastAsiaTheme="minorEastAsia" w:hAnsiTheme="minorHAnsi" w:cstheme="minorBidi"/>
          <w:i w:val="0"/>
          <w:noProof/>
          <w:spacing w:val="0"/>
          <w:sz w:val="22"/>
          <w:szCs w:val="22"/>
          <w:lang w:eastAsia="en-GB"/>
        </w:rPr>
        <w:tab/>
      </w:r>
      <w:r>
        <w:rPr>
          <w:noProof/>
        </w:rPr>
        <w:t>New Product Support Content Alerts</w:t>
      </w:r>
      <w:r>
        <w:rPr>
          <w:noProof/>
        </w:rPr>
        <w:tab/>
      </w:r>
      <w:r>
        <w:rPr>
          <w:noProof/>
        </w:rPr>
        <w:fldChar w:fldCharType="begin"/>
      </w:r>
      <w:r>
        <w:rPr>
          <w:noProof/>
        </w:rPr>
        <w:instrText xml:space="preserve"> PAGEREF _Toc499216883 \h </w:instrText>
      </w:r>
      <w:r>
        <w:rPr>
          <w:noProof/>
        </w:rPr>
      </w:r>
      <w:r>
        <w:rPr>
          <w:noProof/>
        </w:rPr>
        <w:fldChar w:fldCharType="separate"/>
      </w:r>
      <w:r>
        <w:rPr>
          <w:noProof/>
        </w:rPr>
        <w:t>20</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7.7.</w:t>
      </w:r>
      <w:r>
        <w:rPr>
          <w:rFonts w:asciiTheme="minorHAnsi" w:eastAsiaTheme="minorEastAsia" w:hAnsiTheme="minorHAnsi" w:cstheme="minorBidi"/>
          <w:smallCaps w:val="0"/>
          <w:noProof/>
          <w:spacing w:val="0"/>
          <w:sz w:val="22"/>
          <w:szCs w:val="22"/>
          <w:lang w:eastAsia="en-GB"/>
        </w:rPr>
        <w:tab/>
      </w:r>
      <w:r>
        <w:rPr>
          <w:noProof/>
        </w:rPr>
        <w:t>Product Page</w:t>
      </w:r>
      <w:r>
        <w:rPr>
          <w:noProof/>
        </w:rPr>
        <w:tab/>
      </w:r>
      <w:r>
        <w:rPr>
          <w:noProof/>
        </w:rPr>
        <w:fldChar w:fldCharType="begin"/>
      </w:r>
      <w:r>
        <w:rPr>
          <w:noProof/>
        </w:rPr>
        <w:instrText xml:space="preserve"> PAGEREF _Toc499216884 \h </w:instrText>
      </w:r>
      <w:r>
        <w:rPr>
          <w:noProof/>
        </w:rPr>
      </w:r>
      <w:r>
        <w:rPr>
          <w:noProof/>
        </w:rPr>
        <w:fldChar w:fldCharType="separate"/>
      </w:r>
      <w:r>
        <w:rPr>
          <w:noProof/>
        </w:rPr>
        <w:t>21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7.7.1.</w:t>
      </w:r>
      <w:r>
        <w:rPr>
          <w:rFonts w:asciiTheme="minorHAnsi" w:eastAsiaTheme="minorEastAsia" w:hAnsiTheme="minorHAnsi" w:cstheme="minorBidi"/>
          <w:i w:val="0"/>
          <w:noProof/>
          <w:spacing w:val="0"/>
          <w:sz w:val="22"/>
          <w:szCs w:val="22"/>
          <w:lang w:eastAsia="en-GB"/>
        </w:rPr>
        <w:tab/>
      </w:r>
      <w:r>
        <w:rPr>
          <w:noProof/>
        </w:rPr>
        <w:t>Retail Product Information</w:t>
      </w:r>
      <w:r>
        <w:rPr>
          <w:noProof/>
        </w:rPr>
        <w:tab/>
      </w:r>
      <w:r>
        <w:rPr>
          <w:noProof/>
        </w:rPr>
        <w:fldChar w:fldCharType="begin"/>
      </w:r>
      <w:r>
        <w:rPr>
          <w:noProof/>
        </w:rPr>
        <w:instrText xml:space="preserve"> PAGEREF _Toc499216885 \h </w:instrText>
      </w:r>
      <w:r>
        <w:rPr>
          <w:noProof/>
        </w:rPr>
      </w:r>
      <w:r>
        <w:rPr>
          <w:noProof/>
        </w:rPr>
        <w:fldChar w:fldCharType="separate"/>
      </w:r>
      <w:r>
        <w:rPr>
          <w:noProof/>
        </w:rPr>
        <w:t>21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7.7.2.</w:t>
      </w:r>
      <w:r>
        <w:rPr>
          <w:rFonts w:asciiTheme="minorHAnsi" w:eastAsiaTheme="minorEastAsia" w:hAnsiTheme="minorHAnsi" w:cstheme="minorBidi"/>
          <w:i w:val="0"/>
          <w:noProof/>
          <w:spacing w:val="0"/>
          <w:sz w:val="22"/>
          <w:szCs w:val="22"/>
          <w:lang w:eastAsia="en-GB"/>
        </w:rPr>
        <w:tab/>
      </w:r>
      <w:r>
        <w:rPr>
          <w:noProof/>
        </w:rPr>
        <w:t>Product Support Information</w:t>
      </w:r>
      <w:r>
        <w:rPr>
          <w:noProof/>
        </w:rPr>
        <w:tab/>
      </w:r>
      <w:r>
        <w:rPr>
          <w:noProof/>
        </w:rPr>
        <w:fldChar w:fldCharType="begin"/>
      </w:r>
      <w:r>
        <w:rPr>
          <w:noProof/>
        </w:rPr>
        <w:instrText xml:space="preserve"> PAGEREF _Toc499216886 \h </w:instrText>
      </w:r>
      <w:r>
        <w:rPr>
          <w:noProof/>
        </w:rPr>
      </w:r>
      <w:r>
        <w:rPr>
          <w:noProof/>
        </w:rPr>
        <w:fldChar w:fldCharType="separate"/>
      </w:r>
      <w:r>
        <w:rPr>
          <w:noProof/>
        </w:rPr>
        <w:t>21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7.7.3.</w:t>
      </w:r>
      <w:r>
        <w:rPr>
          <w:rFonts w:asciiTheme="minorHAnsi" w:eastAsiaTheme="minorEastAsia" w:hAnsiTheme="minorHAnsi" w:cstheme="minorBidi"/>
          <w:i w:val="0"/>
          <w:noProof/>
          <w:spacing w:val="0"/>
          <w:sz w:val="22"/>
          <w:szCs w:val="22"/>
          <w:lang w:eastAsia="en-GB"/>
        </w:rPr>
        <w:tab/>
      </w:r>
      <w:r>
        <w:rPr>
          <w:noProof/>
        </w:rPr>
        <w:t>Terms and Conditions</w:t>
      </w:r>
      <w:r>
        <w:rPr>
          <w:noProof/>
        </w:rPr>
        <w:tab/>
      </w:r>
      <w:r>
        <w:rPr>
          <w:noProof/>
        </w:rPr>
        <w:fldChar w:fldCharType="begin"/>
      </w:r>
      <w:r>
        <w:rPr>
          <w:noProof/>
        </w:rPr>
        <w:instrText xml:space="preserve"> PAGEREF _Toc499216887 \h </w:instrText>
      </w:r>
      <w:r>
        <w:rPr>
          <w:noProof/>
        </w:rPr>
      </w:r>
      <w:r>
        <w:rPr>
          <w:noProof/>
        </w:rPr>
        <w:fldChar w:fldCharType="separate"/>
      </w:r>
      <w:r>
        <w:rPr>
          <w:noProof/>
        </w:rPr>
        <w:t>22</w:t>
      </w:r>
      <w:r>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8.</w:t>
      </w:r>
      <w:r>
        <w:rPr>
          <w:rFonts w:asciiTheme="minorHAnsi" w:eastAsiaTheme="minorEastAsia" w:hAnsiTheme="minorHAnsi" w:cstheme="minorBidi"/>
          <w:b w:val="0"/>
          <w:caps w:val="0"/>
          <w:noProof/>
          <w:spacing w:val="0"/>
          <w:sz w:val="22"/>
          <w:szCs w:val="22"/>
          <w:lang w:eastAsia="en-GB"/>
        </w:rPr>
        <w:tab/>
      </w:r>
      <w:r>
        <w:rPr>
          <w:noProof/>
        </w:rPr>
        <w:t>Report a Fault Process</w:t>
      </w:r>
      <w:r>
        <w:rPr>
          <w:noProof/>
        </w:rPr>
        <w:tab/>
      </w:r>
      <w:r>
        <w:rPr>
          <w:noProof/>
        </w:rPr>
        <w:fldChar w:fldCharType="begin"/>
      </w:r>
      <w:r>
        <w:rPr>
          <w:noProof/>
        </w:rPr>
        <w:instrText xml:space="preserve"> PAGEREF _Toc499216888 \h </w:instrText>
      </w:r>
      <w:r>
        <w:rPr>
          <w:noProof/>
        </w:rPr>
      </w:r>
      <w:r>
        <w:rPr>
          <w:noProof/>
        </w:rPr>
        <w:fldChar w:fldCharType="separate"/>
      </w:r>
      <w:r>
        <w:rPr>
          <w:noProof/>
        </w:rPr>
        <w:t>23</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8.1.</w:t>
      </w:r>
      <w:r>
        <w:rPr>
          <w:rFonts w:asciiTheme="minorHAnsi" w:eastAsiaTheme="minorEastAsia" w:hAnsiTheme="minorHAnsi" w:cstheme="minorBidi"/>
          <w:smallCaps w:val="0"/>
          <w:noProof/>
          <w:spacing w:val="0"/>
          <w:sz w:val="22"/>
          <w:szCs w:val="22"/>
          <w:lang w:eastAsia="en-GB"/>
        </w:rPr>
        <w:tab/>
      </w:r>
      <w:r>
        <w:rPr>
          <w:noProof/>
        </w:rPr>
        <w:t>In Warranty or Extended Warranty</w:t>
      </w:r>
      <w:r>
        <w:rPr>
          <w:noProof/>
        </w:rPr>
        <w:tab/>
      </w:r>
      <w:r>
        <w:rPr>
          <w:noProof/>
        </w:rPr>
        <w:fldChar w:fldCharType="begin"/>
      </w:r>
      <w:r>
        <w:rPr>
          <w:noProof/>
        </w:rPr>
        <w:instrText xml:space="preserve"> PAGEREF _Toc499216889 \h </w:instrText>
      </w:r>
      <w:r>
        <w:rPr>
          <w:noProof/>
        </w:rPr>
      </w:r>
      <w:r>
        <w:rPr>
          <w:noProof/>
        </w:rPr>
        <w:fldChar w:fldCharType="separate"/>
      </w:r>
      <w:r>
        <w:rPr>
          <w:noProof/>
        </w:rPr>
        <w:t>24</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8.2.</w:t>
      </w:r>
      <w:r>
        <w:rPr>
          <w:rFonts w:asciiTheme="minorHAnsi" w:eastAsiaTheme="minorEastAsia" w:hAnsiTheme="minorHAnsi" w:cstheme="minorBidi"/>
          <w:smallCaps w:val="0"/>
          <w:noProof/>
          <w:spacing w:val="0"/>
          <w:sz w:val="22"/>
          <w:szCs w:val="22"/>
          <w:lang w:eastAsia="en-GB"/>
        </w:rPr>
        <w:tab/>
      </w:r>
      <w:r>
        <w:rPr>
          <w:noProof/>
        </w:rPr>
        <w:t>Extended Warranty period</w:t>
      </w:r>
      <w:r>
        <w:rPr>
          <w:noProof/>
        </w:rPr>
        <w:tab/>
      </w:r>
      <w:r>
        <w:rPr>
          <w:noProof/>
        </w:rPr>
        <w:fldChar w:fldCharType="begin"/>
      </w:r>
      <w:r>
        <w:rPr>
          <w:noProof/>
        </w:rPr>
        <w:instrText xml:space="preserve"> PAGEREF _Toc499216890 \h </w:instrText>
      </w:r>
      <w:r>
        <w:rPr>
          <w:noProof/>
        </w:rPr>
      </w:r>
      <w:r>
        <w:rPr>
          <w:noProof/>
        </w:rPr>
        <w:fldChar w:fldCharType="separate"/>
      </w:r>
      <w:r>
        <w:rPr>
          <w:noProof/>
        </w:rPr>
        <w:t>24</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8.2.1.</w:t>
      </w:r>
      <w:r>
        <w:rPr>
          <w:rFonts w:asciiTheme="minorHAnsi" w:eastAsiaTheme="minorEastAsia" w:hAnsiTheme="minorHAnsi" w:cstheme="minorBidi"/>
          <w:i w:val="0"/>
          <w:noProof/>
          <w:spacing w:val="0"/>
          <w:sz w:val="22"/>
          <w:szCs w:val="22"/>
          <w:lang w:eastAsia="en-GB"/>
        </w:rPr>
        <w:tab/>
      </w:r>
      <w:r>
        <w:rPr>
          <w:noProof/>
        </w:rPr>
        <w:t>Repair Journey</w:t>
      </w:r>
      <w:r>
        <w:rPr>
          <w:noProof/>
        </w:rPr>
        <w:tab/>
      </w:r>
      <w:r>
        <w:rPr>
          <w:noProof/>
        </w:rPr>
        <w:fldChar w:fldCharType="begin"/>
      </w:r>
      <w:r>
        <w:rPr>
          <w:noProof/>
        </w:rPr>
        <w:instrText xml:space="preserve"> PAGEREF _Toc499216891 \h </w:instrText>
      </w:r>
      <w:r>
        <w:rPr>
          <w:noProof/>
        </w:rPr>
      </w:r>
      <w:r>
        <w:rPr>
          <w:noProof/>
        </w:rPr>
        <w:fldChar w:fldCharType="separate"/>
      </w:r>
      <w:r>
        <w:rPr>
          <w:noProof/>
        </w:rPr>
        <w:t>24</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8.2.2.</w:t>
      </w:r>
      <w:r>
        <w:rPr>
          <w:rFonts w:asciiTheme="minorHAnsi" w:eastAsiaTheme="minorEastAsia" w:hAnsiTheme="minorHAnsi" w:cstheme="minorBidi"/>
          <w:i w:val="0"/>
          <w:noProof/>
          <w:spacing w:val="0"/>
          <w:sz w:val="22"/>
          <w:szCs w:val="22"/>
          <w:lang w:eastAsia="en-GB"/>
        </w:rPr>
        <w:tab/>
      </w:r>
      <w:r>
        <w:rPr>
          <w:noProof/>
        </w:rPr>
        <w:t>Replacement Journey</w:t>
      </w:r>
      <w:r>
        <w:rPr>
          <w:noProof/>
        </w:rPr>
        <w:tab/>
      </w:r>
      <w:r>
        <w:rPr>
          <w:noProof/>
        </w:rPr>
        <w:fldChar w:fldCharType="begin"/>
      </w:r>
      <w:r>
        <w:rPr>
          <w:noProof/>
        </w:rPr>
        <w:instrText xml:space="preserve"> PAGEREF _Toc499216892 \h </w:instrText>
      </w:r>
      <w:r>
        <w:rPr>
          <w:noProof/>
        </w:rPr>
      </w:r>
      <w:r>
        <w:rPr>
          <w:noProof/>
        </w:rPr>
        <w:fldChar w:fldCharType="separate"/>
      </w:r>
      <w:r>
        <w:rPr>
          <w:noProof/>
        </w:rPr>
        <w:t>29</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highlight w:val="magenta"/>
          <w14:scene3d>
            <w14:camera w14:prst="orthographicFront"/>
            <w14:lightRig w14:rig="threePt" w14:dir="t">
              <w14:rot w14:lat="0" w14:lon="0" w14:rev="0"/>
            </w14:lightRig>
          </w14:scene3d>
        </w:rPr>
        <w:lastRenderedPageBreak/>
        <w:t>8.2.3.</w:t>
      </w:r>
      <w:r>
        <w:rPr>
          <w:rFonts w:asciiTheme="minorHAnsi" w:eastAsiaTheme="minorEastAsia" w:hAnsiTheme="minorHAnsi" w:cstheme="minorBidi"/>
          <w:i w:val="0"/>
          <w:noProof/>
          <w:spacing w:val="0"/>
          <w:sz w:val="22"/>
          <w:szCs w:val="22"/>
          <w:lang w:eastAsia="en-GB"/>
        </w:rPr>
        <w:tab/>
      </w:r>
      <w:r w:rsidRPr="00EC066E">
        <w:rPr>
          <w:noProof/>
          <w:highlight w:val="magenta"/>
        </w:rPr>
        <w:t>Replacement Job Status Change</w:t>
      </w:r>
      <w:r>
        <w:rPr>
          <w:noProof/>
        </w:rPr>
        <w:tab/>
      </w:r>
      <w:r>
        <w:rPr>
          <w:noProof/>
        </w:rPr>
        <w:fldChar w:fldCharType="begin"/>
      </w:r>
      <w:r>
        <w:rPr>
          <w:noProof/>
        </w:rPr>
        <w:instrText xml:space="preserve"> PAGEREF _Toc499216893 \h </w:instrText>
      </w:r>
      <w:r>
        <w:rPr>
          <w:noProof/>
        </w:rPr>
      </w:r>
      <w:r>
        <w:rPr>
          <w:noProof/>
        </w:rPr>
        <w:fldChar w:fldCharType="separate"/>
      </w:r>
      <w:r>
        <w:rPr>
          <w:noProof/>
        </w:rPr>
        <w:t>30</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highlight w:val="magenta"/>
          <w14:scene3d>
            <w14:camera w14:prst="orthographicFront"/>
            <w14:lightRig w14:rig="threePt" w14:dir="t">
              <w14:rot w14:lat="0" w14:lon="0" w14:rev="0"/>
            </w14:lightRig>
          </w14:scene3d>
        </w:rPr>
        <w:t>8.2.4.</w:t>
      </w:r>
      <w:r>
        <w:rPr>
          <w:rFonts w:asciiTheme="minorHAnsi" w:eastAsiaTheme="minorEastAsia" w:hAnsiTheme="minorHAnsi" w:cstheme="minorBidi"/>
          <w:i w:val="0"/>
          <w:noProof/>
          <w:spacing w:val="0"/>
          <w:sz w:val="22"/>
          <w:szCs w:val="22"/>
          <w:lang w:eastAsia="en-GB"/>
        </w:rPr>
        <w:tab/>
      </w:r>
      <w:r w:rsidRPr="00EC066E">
        <w:rPr>
          <w:noProof/>
          <w:highlight w:val="magenta"/>
        </w:rPr>
        <w:t>Replacement Journey Job Page</w:t>
      </w:r>
      <w:r>
        <w:rPr>
          <w:noProof/>
        </w:rPr>
        <w:tab/>
      </w:r>
      <w:r>
        <w:rPr>
          <w:noProof/>
        </w:rPr>
        <w:fldChar w:fldCharType="begin"/>
      </w:r>
      <w:r>
        <w:rPr>
          <w:noProof/>
        </w:rPr>
        <w:instrText xml:space="preserve"> PAGEREF _Toc499216894 \h </w:instrText>
      </w:r>
      <w:r>
        <w:rPr>
          <w:noProof/>
        </w:rPr>
      </w:r>
      <w:r>
        <w:rPr>
          <w:noProof/>
        </w:rPr>
        <w:fldChar w:fldCharType="separate"/>
      </w:r>
      <w:r>
        <w:rPr>
          <w:noProof/>
        </w:rPr>
        <w:t>30</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8.2.5.</w:t>
      </w:r>
      <w:r>
        <w:rPr>
          <w:rFonts w:asciiTheme="minorHAnsi" w:eastAsiaTheme="minorEastAsia" w:hAnsiTheme="minorHAnsi" w:cstheme="minorBidi"/>
          <w:i w:val="0"/>
          <w:noProof/>
          <w:spacing w:val="0"/>
          <w:sz w:val="22"/>
          <w:szCs w:val="22"/>
          <w:lang w:eastAsia="en-GB"/>
        </w:rPr>
        <w:tab/>
      </w:r>
      <w:r>
        <w:rPr>
          <w:noProof/>
        </w:rPr>
        <w:t>In Warranty</w:t>
      </w:r>
      <w:r>
        <w:rPr>
          <w:noProof/>
        </w:rPr>
        <w:tab/>
      </w:r>
      <w:r>
        <w:rPr>
          <w:noProof/>
        </w:rPr>
        <w:fldChar w:fldCharType="begin"/>
      </w:r>
      <w:r>
        <w:rPr>
          <w:noProof/>
        </w:rPr>
        <w:instrText xml:space="preserve"> PAGEREF _Toc499216895 \h </w:instrText>
      </w:r>
      <w:r>
        <w:rPr>
          <w:noProof/>
        </w:rPr>
      </w:r>
      <w:r>
        <w:rPr>
          <w:noProof/>
        </w:rPr>
        <w:fldChar w:fldCharType="separate"/>
      </w:r>
      <w:r>
        <w:rPr>
          <w:noProof/>
        </w:rPr>
        <w:t>30</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8.2.6.</w:t>
      </w:r>
      <w:r>
        <w:rPr>
          <w:rFonts w:asciiTheme="minorHAnsi" w:eastAsiaTheme="minorEastAsia" w:hAnsiTheme="minorHAnsi" w:cstheme="minorBidi"/>
          <w:i w:val="0"/>
          <w:noProof/>
          <w:spacing w:val="0"/>
          <w:sz w:val="22"/>
          <w:szCs w:val="22"/>
          <w:lang w:eastAsia="en-GB"/>
        </w:rPr>
        <w:tab/>
      </w:r>
      <w:r>
        <w:rPr>
          <w:noProof/>
        </w:rPr>
        <w:t>Booking Confirmation</w:t>
      </w:r>
      <w:r>
        <w:rPr>
          <w:noProof/>
        </w:rPr>
        <w:tab/>
      </w:r>
      <w:r>
        <w:rPr>
          <w:noProof/>
        </w:rPr>
        <w:fldChar w:fldCharType="begin"/>
      </w:r>
      <w:r>
        <w:rPr>
          <w:noProof/>
        </w:rPr>
        <w:instrText xml:space="preserve"> PAGEREF _Toc499216896 \h </w:instrText>
      </w:r>
      <w:r>
        <w:rPr>
          <w:noProof/>
        </w:rPr>
      </w:r>
      <w:r>
        <w:rPr>
          <w:noProof/>
        </w:rPr>
        <w:fldChar w:fldCharType="separate"/>
      </w:r>
      <w:r>
        <w:rPr>
          <w:noProof/>
        </w:rPr>
        <w:t>31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8.2.7.</w:t>
      </w:r>
      <w:r>
        <w:rPr>
          <w:rFonts w:asciiTheme="minorHAnsi" w:eastAsiaTheme="minorEastAsia" w:hAnsiTheme="minorHAnsi" w:cstheme="minorBidi"/>
          <w:i w:val="0"/>
          <w:noProof/>
          <w:spacing w:val="0"/>
          <w:sz w:val="22"/>
          <w:szCs w:val="22"/>
          <w:lang w:eastAsia="en-GB"/>
        </w:rPr>
        <w:tab/>
      </w:r>
      <w:r>
        <w:rPr>
          <w:noProof/>
        </w:rPr>
        <w:t>Booking Report</w:t>
      </w:r>
      <w:r>
        <w:rPr>
          <w:noProof/>
        </w:rPr>
        <w:tab/>
      </w:r>
      <w:r>
        <w:rPr>
          <w:noProof/>
        </w:rPr>
        <w:fldChar w:fldCharType="begin"/>
      </w:r>
      <w:r>
        <w:rPr>
          <w:noProof/>
        </w:rPr>
        <w:instrText xml:space="preserve"> PAGEREF _Toc499216897 \h </w:instrText>
      </w:r>
      <w:r>
        <w:rPr>
          <w:noProof/>
        </w:rPr>
      </w:r>
      <w:r>
        <w:rPr>
          <w:noProof/>
        </w:rPr>
        <w:fldChar w:fldCharType="separate"/>
      </w:r>
      <w:r>
        <w:rPr>
          <w:noProof/>
        </w:rPr>
        <w:t>31</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8.2.8.</w:t>
      </w:r>
      <w:r>
        <w:rPr>
          <w:rFonts w:asciiTheme="minorHAnsi" w:eastAsiaTheme="minorEastAsia" w:hAnsiTheme="minorHAnsi" w:cstheme="minorBidi"/>
          <w:i w:val="0"/>
          <w:noProof/>
          <w:spacing w:val="0"/>
          <w:sz w:val="22"/>
          <w:szCs w:val="22"/>
          <w:lang w:eastAsia="en-GB"/>
        </w:rPr>
        <w:tab/>
      </w:r>
      <w:r>
        <w:rPr>
          <w:noProof/>
        </w:rPr>
        <w:t>Fraud Indicators</w:t>
      </w:r>
      <w:r>
        <w:rPr>
          <w:noProof/>
        </w:rPr>
        <w:tab/>
      </w:r>
      <w:r>
        <w:rPr>
          <w:noProof/>
        </w:rPr>
        <w:fldChar w:fldCharType="begin"/>
      </w:r>
      <w:r>
        <w:rPr>
          <w:noProof/>
        </w:rPr>
        <w:instrText xml:space="preserve"> PAGEREF _Toc499216898 \h </w:instrText>
      </w:r>
      <w:r>
        <w:rPr>
          <w:noProof/>
        </w:rPr>
      </w:r>
      <w:r>
        <w:rPr>
          <w:noProof/>
        </w:rPr>
        <w:fldChar w:fldCharType="separate"/>
      </w:r>
      <w:r>
        <w:rPr>
          <w:noProof/>
        </w:rPr>
        <w:t>31</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8.3.</w:t>
      </w:r>
      <w:r>
        <w:rPr>
          <w:rFonts w:asciiTheme="minorHAnsi" w:eastAsiaTheme="minorEastAsia" w:hAnsiTheme="minorHAnsi" w:cstheme="minorBidi"/>
          <w:smallCaps w:val="0"/>
          <w:noProof/>
          <w:spacing w:val="0"/>
          <w:sz w:val="22"/>
          <w:szCs w:val="22"/>
          <w:lang w:eastAsia="en-GB"/>
        </w:rPr>
        <w:tab/>
      </w:r>
      <w:r>
        <w:rPr>
          <w:noProof/>
        </w:rPr>
        <w:t>Fraud Score</w:t>
      </w:r>
      <w:r>
        <w:rPr>
          <w:noProof/>
        </w:rPr>
        <w:tab/>
      </w:r>
      <w:r>
        <w:rPr>
          <w:noProof/>
        </w:rPr>
        <w:fldChar w:fldCharType="begin"/>
      </w:r>
      <w:r>
        <w:rPr>
          <w:noProof/>
        </w:rPr>
        <w:instrText xml:space="preserve"> PAGEREF _Toc499216899 \h </w:instrText>
      </w:r>
      <w:r>
        <w:rPr>
          <w:noProof/>
        </w:rPr>
      </w:r>
      <w:r>
        <w:rPr>
          <w:noProof/>
        </w:rPr>
        <w:fldChar w:fldCharType="separate"/>
      </w:r>
      <w:r>
        <w:rPr>
          <w:noProof/>
        </w:rPr>
        <w:t>32</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8.4.</w:t>
      </w:r>
      <w:r>
        <w:rPr>
          <w:rFonts w:asciiTheme="minorHAnsi" w:eastAsiaTheme="minorEastAsia" w:hAnsiTheme="minorHAnsi" w:cstheme="minorBidi"/>
          <w:smallCaps w:val="0"/>
          <w:noProof/>
          <w:spacing w:val="0"/>
          <w:sz w:val="22"/>
          <w:szCs w:val="22"/>
          <w:lang w:eastAsia="en-GB"/>
        </w:rPr>
        <w:tab/>
      </w:r>
      <w:r>
        <w:rPr>
          <w:noProof/>
        </w:rPr>
        <w:t>Job Page</w:t>
      </w:r>
      <w:r>
        <w:rPr>
          <w:noProof/>
        </w:rPr>
        <w:tab/>
      </w:r>
      <w:r>
        <w:rPr>
          <w:noProof/>
        </w:rPr>
        <w:fldChar w:fldCharType="begin"/>
      </w:r>
      <w:r>
        <w:rPr>
          <w:noProof/>
        </w:rPr>
        <w:instrText xml:space="preserve"> PAGEREF _Toc499216900 \h </w:instrText>
      </w:r>
      <w:r>
        <w:rPr>
          <w:noProof/>
        </w:rPr>
      </w:r>
      <w:r>
        <w:rPr>
          <w:noProof/>
        </w:rPr>
        <w:fldChar w:fldCharType="separate"/>
      </w:r>
      <w:r>
        <w:rPr>
          <w:noProof/>
        </w:rPr>
        <w:t>32</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8.4.1.</w:t>
      </w:r>
      <w:r>
        <w:rPr>
          <w:rFonts w:asciiTheme="minorHAnsi" w:eastAsiaTheme="minorEastAsia" w:hAnsiTheme="minorHAnsi" w:cstheme="minorBidi"/>
          <w:i w:val="0"/>
          <w:noProof/>
          <w:spacing w:val="0"/>
          <w:sz w:val="22"/>
          <w:szCs w:val="22"/>
          <w:lang w:eastAsia="en-GB"/>
        </w:rPr>
        <w:tab/>
      </w:r>
      <w:r>
        <w:rPr>
          <w:noProof/>
        </w:rPr>
        <w:t>Cancel Job</w:t>
      </w:r>
      <w:r>
        <w:rPr>
          <w:noProof/>
        </w:rPr>
        <w:tab/>
      </w:r>
      <w:r>
        <w:rPr>
          <w:noProof/>
        </w:rPr>
        <w:fldChar w:fldCharType="begin"/>
      </w:r>
      <w:r>
        <w:rPr>
          <w:noProof/>
        </w:rPr>
        <w:instrText xml:space="preserve"> PAGEREF _Toc499216901 \h </w:instrText>
      </w:r>
      <w:r>
        <w:rPr>
          <w:noProof/>
        </w:rPr>
      </w:r>
      <w:r>
        <w:rPr>
          <w:noProof/>
        </w:rPr>
        <w:fldChar w:fldCharType="separate"/>
      </w:r>
      <w:r>
        <w:rPr>
          <w:noProof/>
        </w:rPr>
        <w:t>33</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8.4.2.</w:t>
      </w:r>
      <w:r>
        <w:rPr>
          <w:rFonts w:asciiTheme="minorHAnsi" w:eastAsiaTheme="minorEastAsia" w:hAnsiTheme="minorHAnsi" w:cstheme="minorBidi"/>
          <w:i w:val="0"/>
          <w:noProof/>
          <w:spacing w:val="0"/>
          <w:sz w:val="22"/>
          <w:szCs w:val="22"/>
          <w:lang w:eastAsia="en-GB"/>
        </w:rPr>
        <w:tab/>
      </w:r>
      <w:r>
        <w:rPr>
          <w:noProof/>
        </w:rPr>
        <w:t>Reschedule Appointment Job</w:t>
      </w:r>
      <w:r>
        <w:rPr>
          <w:noProof/>
        </w:rPr>
        <w:tab/>
      </w:r>
      <w:r>
        <w:rPr>
          <w:noProof/>
        </w:rPr>
        <w:fldChar w:fldCharType="begin"/>
      </w:r>
      <w:r>
        <w:rPr>
          <w:noProof/>
        </w:rPr>
        <w:instrText xml:space="preserve"> PAGEREF _Toc499216902 \h </w:instrText>
      </w:r>
      <w:r>
        <w:rPr>
          <w:noProof/>
        </w:rPr>
      </w:r>
      <w:r>
        <w:rPr>
          <w:noProof/>
        </w:rPr>
        <w:fldChar w:fldCharType="separate"/>
      </w:r>
      <w:r>
        <w:rPr>
          <w:noProof/>
        </w:rPr>
        <w:t>33</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8.4.3.</w:t>
      </w:r>
      <w:r>
        <w:rPr>
          <w:rFonts w:asciiTheme="minorHAnsi" w:eastAsiaTheme="minorEastAsia" w:hAnsiTheme="minorHAnsi" w:cstheme="minorBidi"/>
          <w:i w:val="0"/>
          <w:noProof/>
          <w:spacing w:val="0"/>
          <w:sz w:val="22"/>
          <w:szCs w:val="22"/>
          <w:lang w:eastAsia="en-GB"/>
        </w:rPr>
        <w:tab/>
      </w:r>
      <w:r>
        <w:rPr>
          <w:noProof/>
        </w:rPr>
        <w:t>Cancel or Reschedule Job Confirmation</w:t>
      </w:r>
      <w:r>
        <w:rPr>
          <w:noProof/>
        </w:rPr>
        <w:tab/>
      </w:r>
      <w:r>
        <w:rPr>
          <w:noProof/>
        </w:rPr>
        <w:fldChar w:fldCharType="begin"/>
      </w:r>
      <w:r>
        <w:rPr>
          <w:noProof/>
        </w:rPr>
        <w:instrText xml:space="preserve"> PAGEREF _Toc499216903 \h </w:instrText>
      </w:r>
      <w:r>
        <w:rPr>
          <w:noProof/>
        </w:rPr>
      </w:r>
      <w:r>
        <w:rPr>
          <w:noProof/>
        </w:rPr>
        <w:fldChar w:fldCharType="separate"/>
      </w:r>
      <w:r>
        <w:rPr>
          <w:noProof/>
        </w:rPr>
        <w:t>33</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8.4.4.</w:t>
      </w:r>
      <w:r>
        <w:rPr>
          <w:rFonts w:asciiTheme="minorHAnsi" w:eastAsiaTheme="minorEastAsia" w:hAnsiTheme="minorHAnsi" w:cstheme="minorBidi"/>
          <w:i w:val="0"/>
          <w:noProof/>
          <w:spacing w:val="0"/>
          <w:sz w:val="22"/>
          <w:szCs w:val="22"/>
          <w:lang w:eastAsia="en-GB"/>
        </w:rPr>
        <w:tab/>
      </w:r>
      <w:r>
        <w:rPr>
          <w:noProof/>
        </w:rPr>
        <w:t>Job Notes</w:t>
      </w:r>
      <w:r>
        <w:rPr>
          <w:noProof/>
        </w:rPr>
        <w:tab/>
      </w:r>
      <w:r>
        <w:rPr>
          <w:noProof/>
        </w:rPr>
        <w:fldChar w:fldCharType="begin"/>
      </w:r>
      <w:r>
        <w:rPr>
          <w:noProof/>
        </w:rPr>
        <w:instrText xml:space="preserve"> PAGEREF _Toc499216904 \h </w:instrText>
      </w:r>
      <w:r>
        <w:rPr>
          <w:noProof/>
        </w:rPr>
      </w:r>
      <w:r>
        <w:rPr>
          <w:noProof/>
        </w:rPr>
        <w:fldChar w:fldCharType="separate"/>
      </w:r>
      <w:r>
        <w:rPr>
          <w:noProof/>
        </w:rPr>
        <w:t>34</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8.4.5.</w:t>
      </w:r>
      <w:r>
        <w:rPr>
          <w:rFonts w:asciiTheme="minorHAnsi" w:eastAsiaTheme="minorEastAsia" w:hAnsiTheme="minorHAnsi" w:cstheme="minorBidi"/>
          <w:i w:val="0"/>
          <w:noProof/>
          <w:spacing w:val="0"/>
          <w:sz w:val="22"/>
          <w:szCs w:val="22"/>
          <w:lang w:eastAsia="en-GB"/>
        </w:rPr>
        <w:tab/>
      </w:r>
      <w:r>
        <w:rPr>
          <w:noProof/>
        </w:rPr>
        <w:t>Job status</w:t>
      </w:r>
      <w:r>
        <w:rPr>
          <w:noProof/>
        </w:rPr>
        <w:tab/>
      </w:r>
      <w:r>
        <w:rPr>
          <w:noProof/>
        </w:rPr>
        <w:fldChar w:fldCharType="begin"/>
      </w:r>
      <w:r>
        <w:rPr>
          <w:noProof/>
        </w:rPr>
        <w:instrText xml:space="preserve"> PAGEREF _Toc499216905 \h </w:instrText>
      </w:r>
      <w:r>
        <w:rPr>
          <w:noProof/>
        </w:rPr>
      </w:r>
      <w:r>
        <w:rPr>
          <w:noProof/>
        </w:rPr>
        <w:fldChar w:fldCharType="separate"/>
      </w:r>
      <w:r>
        <w:rPr>
          <w:noProof/>
        </w:rPr>
        <w:t>34</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highlight w:val="magenta"/>
          <w14:scene3d>
            <w14:camera w14:prst="orthographicFront"/>
            <w14:lightRig w14:rig="threePt" w14:dir="t">
              <w14:rot w14:lat="0" w14:lon="0" w14:rev="0"/>
            </w14:lightRig>
          </w14:scene3d>
        </w:rPr>
        <w:t>8.4.6.</w:t>
      </w:r>
      <w:r>
        <w:rPr>
          <w:rFonts w:asciiTheme="minorHAnsi" w:eastAsiaTheme="minorEastAsia" w:hAnsiTheme="minorHAnsi" w:cstheme="minorBidi"/>
          <w:i w:val="0"/>
          <w:noProof/>
          <w:spacing w:val="0"/>
          <w:sz w:val="22"/>
          <w:szCs w:val="22"/>
          <w:lang w:eastAsia="en-GB"/>
        </w:rPr>
        <w:tab/>
      </w:r>
      <w:r w:rsidRPr="00EC066E">
        <w:rPr>
          <w:noProof/>
          <w:highlight w:val="magenta"/>
        </w:rPr>
        <w:t>Maximum number of job history</w:t>
      </w:r>
      <w:r>
        <w:rPr>
          <w:noProof/>
        </w:rPr>
        <w:tab/>
      </w:r>
      <w:r>
        <w:rPr>
          <w:noProof/>
        </w:rPr>
        <w:fldChar w:fldCharType="begin"/>
      </w:r>
      <w:r>
        <w:rPr>
          <w:noProof/>
        </w:rPr>
        <w:instrText xml:space="preserve"> PAGEREF _Toc499216906 \h </w:instrText>
      </w:r>
      <w:r>
        <w:rPr>
          <w:noProof/>
        </w:rPr>
      </w:r>
      <w:r>
        <w:rPr>
          <w:noProof/>
        </w:rPr>
        <w:fldChar w:fldCharType="separate"/>
      </w:r>
      <w:r>
        <w:rPr>
          <w:noProof/>
        </w:rPr>
        <w:t>34</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8.4.7.</w:t>
      </w:r>
      <w:r>
        <w:rPr>
          <w:rFonts w:asciiTheme="minorHAnsi" w:eastAsiaTheme="minorEastAsia" w:hAnsiTheme="minorHAnsi" w:cstheme="minorBidi"/>
          <w:i w:val="0"/>
          <w:noProof/>
          <w:spacing w:val="0"/>
          <w:sz w:val="22"/>
          <w:szCs w:val="22"/>
          <w:lang w:eastAsia="en-GB"/>
        </w:rPr>
        <w:tab/>
      </w:r>
      <w:r>
        <w:rPr>
          <w:noProof/>
        </w:rPr>
        <w:t>Repair Details</w:t>
      </w:r>
      <w:r>
        <w:rPr>
          <w:noProof/>
        </w:rPr>
        <w:tab/>
      </w:r>
      <w:r>
        <w:rPr>
          <w:noProof/>
        </w:rPr>
        <w:fldChar w:fldCharType="begin"/>
      </w:r>
      <w:r>
        <w:rPr>
          <w:noProof/>
        </w:rPr>
        <w:instrText xml:space="preserve"> PAGEREF _Toc499216907 \h </w:instrText>
      </w:r>
      <w:r>
        <w:rPr>
          <w:noProof/>
        </w:rPr>
      </w:r>
      <w:r>
        <w:rPr>
          <w:noProof/>
        </w:rPr>
        <w:fldChar w:fldCharType="separate"/>
      </w:r>
      <w:r>
        <w:rPr>
          <w:noProof/>
        </w:rPr>
        <w:t>34</w:t>
      </w:r>
      <w:r>
        <w:rPr>
          <w:noProof/>
        </w:rPr>
        <w:fldChar w:fldCharType="end"/>
      </w:r>
    </w:p>
    <w:p w:rsidR="00D15BC2" w:rsidRDefault="00D15BC2">
      <w:pPr>
        <w:pStyle w:val="TOC1"/>
        <w:tabs>
          <w:tab w:val="left" w:pos="400"/>
          <w:tab w:val="right" w:leader="dot" w:pos="8305"/>
        </w:tabs>
        <w:rPr>
          <w:rFonts w:asciiTheme="minorHAnsi" w:eastAsiaTheme="minorEastAsia" w:hAnsiTheme="minorHAnsi" w:cstheme="minorBidi"/>
          <w:b w:val="0"/>
          <w:caps w:val="0"/>
          <w:noProof/>
          <w:spacing w:val="0"/>
          <w:sz w:val="22"/>
          <w:szCs w:val="22"/>
          <w:lang w:eastAsia="en-GB"/>
        </w:rPr>
      </w:pPr>
      <w:r>
        <w:rPr>
          <w:noProof/>
        </w:rPr>
        <w:t>9.</w:t>
      </w:r>
      <w:r>
        <w:rPr>
          <w:rFonts w:asciiTheme="minorHAnsi" w:eastAsiaTheme="minorEastAsia" w:hAnsiTheme="minorHAnsi" w:cstheme="minorBidi"/>
          <w:b w:val="0"/>
          <w:caps w:val="0"/>
          <w:noProof/>
          <w:spacing w:val="0"/>
          <w:sz w:val="22"/>
          <w:szCs w:val="22"/>
          <w:lang w:eastAsia="en-GB"/>
        </w:rPr>
        <w:tab/>
      </w:r>
      <w:r>
        <w:rPr>
          <w:noProof/>
        </w:rPr>
        <w:t>Appendix</w:t>
      </w:r>
      <w:r>
        <w:rPr>
          <w:noProof/>
        </w:rPr>
        <w:tab/>
      </w:r>
      <w:r>
        <w:rPr>
          <w:noProof/>
        </w:rPr>
        <w:fldChar w:fldCharType="begin"/>
      </w:r>
      <w:r>
        <w:rPr>
          <w:noProof/>
        </w:rPr>
        <w:instrText xml:space="preserve"> PAGEREF _Toc499216908 \h </w:instrText>
      </w:r>
      <w:r>
        <w:rPr>
          <w:noProof/>
        </w:rPr>
      </w:r>
      <w:r>
        <w:rPr>
          <w:noProof/>
        </w:rPr>
        <w:fldChar w:fldCharType="separate"/>
      </w:r>
      <w:r>
        <w:rPr>
          <w:noProof/>
        </w:rPr>
        <w:t>34</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sidRPr="00EC066E">
        <w:rPr>
          <w:rFonts w:cs="Arial"/>
          <w:noProof/>
        </w:rPr>
        <w:t>9.1.</w:t>
      </w:r>
      <w:r>
        <w:rPr>
          <w:rFonts w:asciiTheme="minorHAnsi" w:eastAsiaTheme="minorEastAsia" w:hAnsiTheme="minorHAnsi" w:cstheme="minorBidi"/>
          <w:smallCaps w:val="0"/>
          <w:noProof/>
          <w:spacing w:val="0"/>
          <w:sz w:val="22"/>
          <w:szCs w:val="22"/>
          <w:lang w:eastAsia="en-GB"/>
        </w:rPr>
        <w:tab/>
      </w:r>
      <w:r>
        <w:rPr>
          <w:noProof/>
        </w:rPr>
        <w:t>Offline BER Rules</w:t>
      </w:r>
      <w:r>
        <w:rPr>
          <w:noProof/>
        </w:rPr>
        <w:tab/>
      </w:r>
      <w:r>
        <w:rPr>
          <w:noProof/>
        </w:rPr>
        <w:fldChar w:fldCharType="begin"/>
      </w:r>
      <w:r>
        <w:rPr>
          <w:noProof/>
        </w:rPr>
        <w:instrText xml:space="preserve"> PAGEREF _Toc499216909 \h </w:instrText>
      </w:r>
      <w:r>
        <w:rPr>
          <w:noProof/>
        </w:rPr>
      </w:r>
      <w:r>
        <w:rPr>
          <w:noProof/>
        </w:rPr>
        <w:fldChar w:fldCharType="separate"/>
      </w:r>
      <w:r>
        <w:rPr>
          <w:noProof/>
        </w:rPr>
        <w:t>34</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9.2.</w:t>
      </w:r>
      <w:r>
        <w:rPr>
          <w:rFonts w:asciiTheme="minorHAnsi" w:eastAsiaTheme="minorEastAsia" w:hAnsiTheme="minorHAnsi" w:cstheme="minorBidi"/>
          <w:smallCaps w:val="0"/>
          <w:noProof/>
          <w:spacing w:val="0"/>
          <w:sz w:val="22"/>
          <w:szCs w:val="22"/>
          <w:lang w:eastAsia="en-GB"/>
        </w:rPr>
        <w:tab/>
      </w:r>
      <w:r>
        <w:rPr>
          <w:noProof/>
        </w:rPr>
        <w:t>Low Cost Rule</w:t>
      </w:r>
      <w:r>
        <w:rPr>
          <w:noProof/>
        </w:rPr>
        <w:tab/>
      </w:r>
      <w:r>
        <w:rPr>
          <w:noProof/>
        </w:rPr>
        <w:fldChar w:fldCharType="begin"/>
      </w:r>
      <w:r>
        <w:rPr>
          <w:noProof/>
        </w:rPr>
        <w:instrText xml:space="preserve"> PAGEREF _Toc499216910 \h </w:instrText>
      </w:r>
      <w:r>
        <w:rPr>
          <w:noProof/>
        </w:rPr>
      </w:r>
      <w:r>
        <w:rPr>
          <w:noProof/>
        </w:rPr>
        <w:fldChar w:fldCharType="separate"/>
      </w:r>
      <w:r>
        <w:rPr>
          <w:noProof/>
        </w:rPr>
        <w:t>35</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9.3.</w:t>
      </w:r>
      <w:r>
        <w:rPr>
          <w:rFonts w:asciiTheme="minorHAnsi" w:eastAsiaTheme="minorEastAsia" w:hAnsiTheme="minorHAnsi" w:cstheme="minorBidi"/>
          <w:smallCaps w:val="0"/>
          <w:noProof/>
          <w:spacing w:val="0"/>
          <w:sz w:val="22"/>
          <w:szCs w:val="22"/>
          <w:lang w:eastAsia="en-GB"/>
        </w:rPr>
        <w:tab/>
      </w:r>
      <w:r>
        <w:rPr>
          <w:noProof/>
        </w:rPr>
        <w:t>Back to Base\ Engineer Repair</w:t>
      </w:r>
      <w:r>
        <w:rPr>
          <w:noProof/>
        </w:rPr>
        <w:tab/>
      </w:r>
      <w:r>
        <w:rPr>
          <w:noProof/>
        </w:rPr>
        <w:fldChar w:fldCharType="begin"/>
      </w:r>
      <w:r>
        <w:rPr>
          <w:noProof/>
        </w:rPr>
        <w:instrText xml:space="preserve"> PAGEREF _Toc499216911 \h </w:instrText>
      </w:r>
      <w:r>
        <w:rPr>
          <w:noProof/>
        </w:rPr>
      </w:r>
      <w:r>
        <w:rPr>
          <w:noProof/>
        </w:rPr>
        <w:fldChar w:fldCharType="separate"/>
      </w:r>
      <w:r>
        <w:rPr>
          <w:noProof/>
        </w:rPr>
        <w:t>36</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9.4.</w:t>
      </w:r>
      <w:r>
        <w:rPr>
          <w:rFonts w:asciiTheme="minorHAnsi" w:eastAsiaTheme="minorEastAsia" w:hAnsiTheme="minorHAnsi" w:cstheme="minorBidi"/>
          <w:smallCaps w:val="0"/>
          <w:noProof/>
          <w:spacing w:val="0"/>
          <w:sz w:val="22"/>
          <w:szCs w:val="22"/>
          <w:lang w:eastAsia="en-GB"/>
        </w:rPr>
        <w:tab/>
      </w:r>
      <w:r>
        <w:rPr>
          <w:noProof/>
        </w:rPr>
        <w:t>Web Services</w:t>
      </w:r>
      <w:r>
        <w:rPr>
          <w:noProof/>
        </w:rPr>
        <w:tab/>
      </w:r>
      <w:r>
        <w:rPr>
          <w:noProof/>
        </w:rPr>
        <w:fldChar w:fldCharType="begin"/>
      </w:r>
      <w:r>
        <w:rPr>
          <w:noProof/>
        </w:rPr>
        <w:instrText xml:space="preserve"> PAGEREF _Toc499216912 \h </w:instrText>
      </w:r>
      <w:r>
        <w:rPr>
          <w:noProof/>
        </w:rPr>
      </w:r>
      <w:r>
        <w:rPr>
          <w:noProof/>
        </w:rPr>
        <w:fldChar w:fldCharType="separate"/>
      </w:r>
      <w:r>
        <w:rPr>
          <w:noProof/>
        </w:rPr>
        <w:t>37</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9.5.</w:t>
      </w:r>
      <w:r>
        <w:rPr>
          <w:rFonts w:asciiTheme="minorHAnsi" w:eastAsiaTheme="minorEastAsia" w:hAnsiTheme="minorHAnsi" w:cstheme="minorBidi"/>
          <w:smallCaps w:val="0"/>
          <w:noProof/>
          <w:spacing w:val="0"/>
          <w:sz w:val="22"/>
          <w:szCs w:val="22"/>
          <w:lang w:eastAsia="en-GB"/>
        </w:rPr>
        <w:tab/>
      </w:r>
      <w:r>
        <w:rPr>
          <w:noProof/>
        </w:rPr>
        <w:t>Management Information</w:t>
      </w:r>
      <w:r>
        <w:rPr>
          <w:noProof/>
        </w:rPr>
        <w:tab/>
      </w:r>
      <w:r>
        <w:rPr>
          <w:noProof/>
        </w:rPr>
        <w:fldChar w:fldCharType="begin"/>
      </w:r>
      <w:r>
        <w:rPr>
          <w:noProof/>
        </w:rPr>
        <w:instrText xml:space="preserve"> PAGEREF _Toc499216913 \h </w:instrText>
      </w:r>
      <w:r>
        <w:rPr>
          <w:noProof/>
        </w:rPr>
      </w:r>
      <w:r>
        <w:rPr>
          <w:noProof/>
        </w:rPr>
        <w:fldChar w:fldCharType="separate"/>
      </w:r>
      <w:r>
        <w:rPr>
          <w:noProof/>
        </w:rPr>
        <w:t>38</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9.6.</w:t>
      </w:r>
      <w:r>
        <w:rPr>
          <w:rFonts w:asciiTheme="minorHAnsi" w:eastAsiaTheme="minorEastAsia" w:hAnsiTheme="minorHAnsi" w:cstheme="minorBidi"/>
          <w:smallCaps w:val="0"/>
          <w:noProof/>
          <w:spacing w:val="0"/>
          <w:sz w:val="22"/>
          <w:szCs w:val="22"/>
          <w:lang w:eastAsia="en-GB"/>
        </w:rPr>
        <w:tab/>
      </w:r>
      <w:r>
        <w:rPr>
          <w:noProof/>
        </w:rPr>
        <w:t>Communication Content</w:t>
      </w:r>
      <w:r>
        <w:rPr>
          <w:noProof/>
        </w:rPr>
        <w:tab/>
      </w:r>
      <w:r>
        <w:rPr>
          <w:noProof/>
        </w:rPr>
        <w:fldChar w:fldCharType="begin"/>
      </w:r>
      <w:r>
        <w:rPr>
          <w:noProof/>
        </w:rPr>
        <w:instrText xml:space="preserve"> PAGEREF _Toc499216914 \h </w:instrText>
      </w:r>
      <w:r>
        <w:rPr>
          <w:noProof/>
        </w:rPr>
      </w:r>
      <w:r>
        <w:rPr>
          <w:noProof/>
        </w:rPr>
        <w:fldChar w:fldCharType="separate"/>
      </w:r>
      <w:r>
        <w:rPr>
          <w:noProof/>
        </w:rPr>
        <w:t>47</w:t>
      </w:r>
      <w:r>
        <w:rPr>
          <w:noProof/>
        </w:rPr>
        <w:fldChar w:fldCharType="end"/>
      </w:r>
    </w:p>
    <w:p w:rsidR="00D15BC2" w:rsidRDefault="00D15BC2">
      <w:pPr>
        <w:pStyle w:val="TOC3"/>
        <w:tabs>
          <w:tab w:val="left" w:pos="1200"/>
          <w:tab w:val="right" w:leader="dot" w:pos="8305"/>
        </w:tabs>
        <w:rPr>
          <w:rFonts w:asciiTheme="minorHAnsi" w:eastAsiaTheme="minorEastAsia" w:hAnsiTheme="minorHAnsi" w:cstheme="minorBidi"/>
          <w:i w:val="0"/>
          <w:noProof/>
          <w:spacing w:val="0"/>
          <w:sz w:val="22"/>
          <w:szCs w:val="22"/>
          <w:lang w:eastAsia="en-GB"/>
        </w:rPr>
      </w:pPr>
      <w:r w:rsidRPr="00EC066E">
        <w:rPr>
          <w:noProof/>
          <w14:scene3d>
            <w14:camera w14:prst="orthographicFront"/>
            <w14:lightRig w14:rig="threePt" w14:dir="t">
              <w14:rot w14:lat="0" w14:lon="0" w14:rev="0"/>
            </w14:lightRig>
          </w14:scene3d>
        </w:rPr>
        <w:t>9.6.1.</w:t>
      </w:r>
      <w:r>
        <w:rPr>
          <w:rFonts w:asciiTheme="minorHAnsi" w:eastAsiaTheme="minorEastAsia" w:hAnsiTheme="minorHAnsi" w:cstheme="minorBidi"/>
          <w:i w:val="0"/>
          <w:noProof/>
          <w:spacing w:val="0"/>
          <w:sz w:val="22"/>
          <w:szCs w:val="22"/>
          <w:lang w:eastAsia="en-GB"/>
        </w:rPr>
        <w:tab/>
      </w:r>
      <w:r>
        <w:rPr>
          <w:noProof/>
        </w:rPr>
        <w:t>Customer Surveys</w:t>
      </w:r>
      <w:r>
        <w:rPr>
          <w:noProof/>
        </w:rPr>
        <w:tab/>
      </w:r>
      <w:r>
        <w:rPr>
          <w:noProof/>
        </w:rPr>
        <w:fldChar w:fldCharType="begin"/>
      </w:r>
      <w:r>
        <w:rPr>
          <w:noProof/>
        </w:rPr>
        <w:instrText xml:space="preserve"> PAGEREF _Toc499216915 \h </w:instrText>
      </w:r>
      <w:r>
        <w:rPr>
          <w:noProof/>
        </w:rPr>
      </w:r>
      <w:r>
        <w:rPr>
          <w:noProof/>
        </w:rPr>
        <w:fldChar w:fldCharType="separate"/>
      </w:r>
      <w:r>
        <w:rPr>
          <w:noProof/>
        </w:rPr>
        <w:t>49</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9.7.</w:t>
      </w:r>
      <w:r>
        <w:rPr>
          <w:rFonts w:asciiTheme="minorHAnsi" w:eastAsiaTheme="minorEastAsia" w:hAnsiTheme="minorHAnsi" w:cstheme="minorBidi"/>
          <w:smallCaps w:val="0"/>
          <w:noProof/>
          <w:spacing w:val="0"/>
          <w:sz w:val="22"/>
          <w:szCs w:val="22"/>
          <w:lang w:eastAsia="en-GB"/>
        </w:rPr>
        <w:tab/>
      </w:r>
      <w:r>
        <w:rPr>
          <w:noProof/>
        </w:rPr>
        <w:t>Customer Status Conversion</w:t>
      </w:r>
      <w:r>
        <w:rPr>
          <w:noProof/>
        </w:rPr>
        <w:tab/>
      </w:r>
      <w:r>
        <w:rPr>
          <w:noProof/>
        </w:rPr>
        <w:fldChar w:fldCharType="begin"/>
      </w:r>
      <w:r>
        <w:rPr>
          <w:noProof/>
        </w:rPr>
        <w:instrText xml:space="preserve"> PAGEREF _Toc499216916 \h </w:instrText>
      </w:r>
      <w:r>
        <w:rPr>
          <w:noProof/>
        </w:rPr>
      </w:r>
      <w:r>
        <w:rPr>
          <w:noProof/>
        </w:rPr>
        <w:fldChar w:fldCharType="separate"/>
      </w:r>
      <w:r>
        <w:rPr>
          <w:noProof/>
        </w:rPr>
        <w:t>50</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9.8.</w:t>
      </w:r>
      <w:r>
        <w:rPr>
          <w:rFonts w:asciiTheme="minorHAnsi" w:eastAsiaTheme="minorEastAsia" w:hAnsiTheme="minorHAnsi" w:cstheme="minorBidi"/>
          <w:smallCaps w:val="0"/>
          <w:noProof/>
          <w:spacing w:val="0"/>
          <w:sz w:val="22"/>
          <w:szCs w:val="22"/>
          <w:lang w:eastAsia="en-GB"/>
        </w:rPr>
        <w:tab/>
      </w:r>
      <w:r>
        <w:rPr>
          <w:noProof/>
        </w:rPr>
        <w:t>Non-Functional Requirements</w:t>
      </w:r>
      <w:r>
        <w:rPr>
          <w:noProof/>
        </w:rPr>
        <w:tab/>
      </w:r>
      <w:r>
        <w:rPr>
          <w:noProof/>
        </w:rPr>
        <w:fldChar w:fldCharType="begin"/>
      </w:r>
      <w:r>
        <w:rPr>
          <w:noProof/>
        </w:rPr>
        <w:instrText xml:space="preserve"> PAGEREF _Toc499216917 \h </w:instrText>
      </w:r>
      <w:r>
        <w:rPr>
          <w:noProof/>
        </w:rPr>
      </w:r>
      <w:r>
        <w:rPr>
          <w:noProof/>
        </w:rPr>
        <w:fldChar w:fldCharType="separate"/>
      </w:r>
      <w:r>
        <w:rPr>
          <w:noProof/>
        </w:rPr>
        <w:t>51</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9.9.</w:t>
      </w:r>
      <w:r>
        <w:rPr>
          <w:rFonts w:asciiTheme="minorHAnsi" w:eastAsiaTheme="minorEastAsia" w:hAnsiTheme="minorHAnsi" w:cstheme="minorBidi"/>
          <w:smallCaps w:val="0"/>
          <w:noProof/>
          <w:spacing w:val="0"/>
          <w:sz w:val="22"/>
          <w:szCs w:val="22"/>
          <w:lang w:eastAsia="en-GB"/>
        </w:rPr>
        <w:tab/>
      </w:r>
      <w:r>
        <w:rPr>
          <w:noProof/>
        </w:rPr>
        <w:t>Services Available on Launch</w:t>
      </w:r>
      <w:r>
        <w:rPr>
          <w:noProof/>
        </w:rPr>
        <w:tab/>
      </w:r>
      <w:r>
        <w:rPr>
          <w:noProof/>
        </w:rPr>
        <w:fldChar w:fldCharType="begin"/>
      </w:r>
      <w:r>
        <w:rPr>
          <w:noProof/>
        </w:rPr>
        <w:instrText xml:space="preserve"> PAGEREF _Toc499216918 \h </w:instrText>
      </w:r>
      <w:r>
        <w:rPr>
          <w:noProof/>
        </w:rPr>
      </w:r>
      <w:r>
        <w:rPr>
          <w:noProof/>
        </w:rPr>
        <w:fldChar w:fldCharType="separate"/>
      </w:r>
      <w:r>
        <w:rPr>
          <w:noProof/>
        </w:rPr>
        <w:t>53</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10.</w:t>
      </w:r>
      <w:r>
        <w:rPr>
          <w:rFonts w:asciiTheme="minorHAnsi" w:eastAsiaTheme="minorEastAsia" w:hAnsiTheme="minorHAnsi" w:cstheme="minorBidi"/>
          <w:b w:val="0"/>
          <w:caps w:val="0"/>
          <w:noProof/>
          <w:spacing w:val="0"/>
          <w:sz w:val="22"/>
          <w:szCs w:val="22"/>
          <w:lang w:eastAsia="en-GB"/>
        </w:rPr>
        <w:tab/>
      </w:r>
      <w:r>
        <w:rPr>
          <w:noProof/>
        </w:rPr>
        <w:t>Customer Table</w:t>
      </w:r>
      <w:r>
        <w:rPr>
          <w:noProof/>
        </w:rPr>
        <w:tab/>
      </w:r>
      <w:r>
        <w:rPr>
          <w:noProof/>
        </w:rPr>
        <w:fldChar w:fldCharType="begin"/>
      </w:r>
      <w:r>
        <w:rPr>
          <w:noProof/>
        </w:rPr>
        <w:instrText xml:space="preserve"> PAGEREF _Toc499216919 \h </w:instrText>
      </w:r>
      <w:r>
        <w:rPr>
          <w:noProof/>
        </w:rPr>
      </w:r>
      <w:r>
        <w:rPr>
          <w:noProof/>
        </w:rPr>
        <w:fldChar w:fldCharType="separate"/>
      </w:r>
      <w:r>
        <w:rPr>
          <w:noProof/>
        </w:rPr>
        <w:t>61</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10.1.</w:t>
      </w:r>
      <w:r>
        <w:rPr>
          <w:rFonts w:asciiTheme="minorHAnsi" w:eastAsiaTheme="minorEastAsia" w:hAnsiTheme="minorHAnsi" w:cstheme="minorBidi"/>
          <w:smallCaps w:val="0"/>
          <w:noProof/>
          <w:spacing w:val="0"/>
          <w:sz w:val="22"/>
          <w:szCs w:val="22"/>
          <w:lang w:eastAsia="en-GB"/>
        </w:rPr>
        <w:tab/>
      </w:r>
      <w:r>
        <w:rPr>
          <w:noProof/>
        </w:rPr>
        <w:t>System Record Structure (CUSTOMER)</w:t>
      </w:r>
      <w:r>
        <w:rPr>
          <w:noProof/>
        </w:rPr>
        <w:tab/>
      </w:r>
      <w:r>
        <w:rPr>
          <w:noProof/>
        </w:rPr>
        <w:fldChar w:fldCharType="begin"/>
      </w:r>
      <w:r>
        <w:rPr>
          <w:noProof/>
        </w:rPr>
        <w:instrText xml:space="preserve"> PAGEREF _Toc499216920 \h </w:instrText>
      </w:r>
      <w:r>
        <w:rPr>
          <w:noProof/>
        </w:rPr>
      </w:r>
      <w:r>
        <w:rPr>
          <w:noProof/>
        </w:rPr>
        <w:fldChar w:fldCharType="separate"/>
      </w:r>
      <w:r>
        <w:rPr>
          <w:noProof/>
        </w:rPr>
        <w:t>61</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11.</w:t>
      </w:r>
      <w:r>
        <w:rPr>
          <w:rFonts w:asciiTheme="minorHAnsi" w:eastAsiaTheme="minorEastAsia" w:hAnsiTheme="minorHAnsi" w:cstheme="minorBidi"/>
          <w:b w:val="0"/>
          <w:caps w:val="0"/>
          <w:noProof/>
          <w:spacing w:val="0"/>
          <w:sz w:val="22"/>
          <w:szCs w:val="22"/>
          <w:lang w:eastAsia="en-GB"/>
        </w:rPr>
        <w:tab/>
      </w:r>
      <w:r>
        <w:rPr>
          <w:noProof/>
        </w:rPr>
        <w:t>Service Table</w:t>
      </w:r>
      <w:r>
        <w:rPr>
          <w:noProof/>
        </w:rPr>
        <w:tab/>
      </w:r>
      <w:r>
        <w:rPr>
          <w:noProof/>
        </w:rPr>
        <w:fldChar w:fldCharType="begin"/>
      </w:r>
      <w:r>
        <w:rPr>
          <w:noProof/>
        </w:rPr>
        <w:instrText xml:space="preserve"> PAGEREF _Toc499216921 \h </w:instrText>
      </w:r>
      <w:r>
        <w:rPr>
          <w:noProof/>
        </w:rPr>
      </w:r>
      <w:r>
        <w:rPr>
          <w:noProof/>
        </w:rPr>
        <w:fldChar w:fldCharType="separate"/>
      </w:r>
      <w:r>
        <w:rPr>
          <w:noProof/>
        </w:rPr>
        <w:t>62</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11.1.</w:t>
      </w:r>
      <w:r>
        <w:rPr>
          <w:rFonts w:asciiTheme="minorHAnsi" w:eastAsiaTheme="minorEastAsia" w:hAnsiTheme="minorHAnsi" w:cstheme="minorBidi"/>
          <w:smallCaps w:val="0"/>
          <w:noProof/>
          <w:spacing w:val="0"/>
          <w:sz w:val="22"/>
          <w:szCs w:val="22"/>
          <w:lang w:eastAsia="en-GB"/>
        </w:rPr>
        <w:tab/>
      </w:r>
      <w:r>
        <w:rPr>
          <w:noProof/>
        </w:rPr>
        <w:t>System Record Structure (SERVICE)</w:t>
      </w:r>
      <w:r>
        <w:rPr>
          <w:noProof/>
        </w:rPr>
        <w:tab/>
      </w:r>
      <w:r>
        <w:rPr>
          <w:noProof/>
        </w:rPr>
        <w:fldChar w:fldCharType="begin"/>
      </w:r>
      <w:r>
        <w:rPr>
          <w:noProof/>
        </w:rPr>
        <w:instrText xml:space="preserve"> PAGEREF _Toc499216922 \h </w:instrText>
      </w:r>
      <w:r>
        <w:rPr>
          <w:noProof/>
        </w:rPr>
      </w:r>
      <w:r>
        <w:rPr>
          <w:noProof/>
        </w:rPr>
        <w:fldChar w:fldCharType="separate"/>
      </w:r>
      <w:r>
        <w:rPr>
          <w:noProof/>
        </w:rPr>
        <w:t>62</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12.</w:t>
      </w:r>
      <w:r>
        <w:rPr>
          <w:rFonts w:asciiTheme="minorHAnsi" w:eastAsiaTheme="minorEastAsia" w:hAnsiTheme="minorHAnsi" w:cstheme="minorBidi"/>
          <w:b w:val="0"/>
          <w:caps w:val="0"/>
          <w:noProof/>
          <w:spacing w:val="0"/>
          <w:sz w:val="22"/>
          <w:szCs w:val="22"/>
          <w:lang w:eastAsia="en-GB"/>
        </w:rPr>
        <w:tab/>
      </w:r>
      <w:r>
        <w:rPr>
          <w:noProof/>
        </w:rPr>
        <w:t>Service Visit Reason Table</w:t>
      </w:r>
      <w:r>
        <w:rPr>
          <w:noProof/>
        </w:rPr>
        <w:tab/>
      </w:r>
      <w:r>
        <w:rPr>
          <w:noProof/>
        </w:rPr>
        <w:fldChar w:fldCharType="begin"/>
      </w:r>
      <w:r>
        <w:rPr>
          <w:noProof/>
        </w:rPr>
        <w:instrText xml:space="preserve"> PAGEREF _Toc499216923 \h </w:instrText>
      </w:r>
      <w:r>
        <w:rPr>
          <w:noProof/>
        </w:rPr>
      </w:r>
      <w:r>
        <w:rPr>
          <w:noProof/>
        </w:rPr>
        <w:fldChar w:fldCharType="separate"/>
      </w:r>
      <w:r>
        <w:rPr>
          <w:noProof/>
        </w:rPr>
        <w:t>64</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12.1.</w:t>
      </w:r>
      <w:r>
        <w:rPr>
          <w:rFonts w:asciiTheme="minorHAnsi" w:eastAsiaTheme="minorEastAsia" w:hAnsiTheme="minorHAnsi" w:cstheme="minorBidi"/>
          <w:smallCaps w:val="0"/>
          <w:noProof/>
          <w:spacing w:val="0"/>
          <w:sz w:val="22"/>
          <w:szCs w:val="22"/>
          <w:lang w:eastAsia="en-GB"/>
        </w:rPr>
        <w:tab/>
      </w:r>
      <w:r>
        <w:rPr>
          <w:noProof/>
        </w:rPr>
        <w:t>System Record Structure (POP_CC)</w:t>
      </w:r>
      <w:r>
        <w:rPr>
          <w:noProof/>
        </w:rPr>
        <w:tab/>
      </w:r>
      <w:r>
        <w:rPr>
          <w:noProof/>
        </w:rPr>
        <w:fldChar w:fldCharType="begin"/>
      </w:r>
      <w:r>
        <w:rPr>
          <w:noProof/>
        </w:rPr>
        <w:instrText xml:space="preserve"> PAGEREF _Toc499216924 \h </w:instrText>
      </w:r>
      <w:r>
        <w:rPr>
          <w:noProof/>
        </w:rPr>
      </w:r>
      <w:r>
        <w:rPr>
          <w:noProof/>
        </w:rPr>
        <w:fldChar w:fldCharType="separate"/>
      </w:r>
      <w:r>
        <w:rPr>
          <w:noProof/>
        </w:rPr>
        <w:t>64</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13.</w:t>
      </w:r>
      <w:r>
        <w:rPr>
          <w:rFonts w:asciiTheme="minorHAnsi" w:eastAsiaTheme="minorEastAsia" w:hAnsiTheme="minorHAnsi" w:cstheme="minorBidi"/>
          <w:b w:val="0"/>
          <w:caps w:val="0"/>
          <w:noProof/>
          <w:spacing w:val="0"/>
          <w:sz w:val="22"/>
          <w:szCs w:val="22"/>
          <w:lang w:eastAsia="en-GB"/>
        </w:rPr>
        <w:tab/>
      </w:r>
      <w:r>
        <w:rPr>
          <w:noProof/>
        </w:rPr>
        <w:t>Parts Table</w:t>
      </w:r>
      <w:r>
        <w:rPr>
          <w:noProof/>
        </w:rPr>
        <w:tab/>
      </w:r>
      <w:r>
        <w:rPr>
          <w:noProof/>
        </w:rPr>
        <w:fldChar w:fldCharType="begin"/>
      </w:r>
      <w:r>
        <w:rPr>
          <w:noProof/>
        </w:rPr>
        <w:instrText xml:space="preserve"> PAGEREF _Toc499216925 \h </w:instrText>
      </w:r>
      <w:r>
        <w:rPr>
          <w:noProof/>
        </w:rPr>
      </w:r>
      <w:r>
        <w:rPr>
          <w:noProof/>
        </w:rPr>
        <w:fldChar w:fldCharType="separate"/>
      </w:r>
      <w:r>
        <w:rPr>
          <w:noProof/>
        </w:rPr>
        <w:t>65</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13.1.</w:t>
      </w:r>
      <w:r>
        <w:rPr>
          <w:rFonts w:asciiTheme="minorHAnsi" w:eastAsiaTheme="minorEastAsia" w:hAnsiTheme="minorHAnsi" w:cstheme="minorBidi"/>
          <w:smallCaps w:val="0"/>
          <w:noProof/>
          <w:spacing w:val="0"/>
          <w:sz w:val="22"/>
          <w:szCs w:val="22"/>
          <w:lang w:eastAsia="en-GB"/>
        </w:rPr>
        <w:tab/>
      </w:r>
      <w:r>
        <w:rPr>
          <w:noProof/>
        </w:rPr>
        <w:t>System Record Structure (PARTS)</w:t>
      </w:r>
      <w:r>
        <w:rPr>
          <w:noProof/>
        </w:rPr>
        <w:tab/>
      </w:r>
      <w:r>
        <w:rPr>
          <w:noProof/>
        </w:rPr>
        <w:fldChar w:fldCharType="begin"/>
      </w:r>
      <w:r>
        <w:rPr>
          <w:noProof/>
        </w:rPr>
        <w:instrText xml:space="preserve"> PAGEREF _Toc499216926 \h </w:instrText>
      </w:r>
      <w:r>
        <w:rPr>
          <w:noProof/>
        </w:rPr>
      </w:r>
      <w:r>
        <w:rPr>
          <w:noProof/>
        </w:rPr>
        <w:fldChar w:fldCharType="separate"/>
      </w:r>
      <w:r>
        <w:rPr>
          <w:noProof/>
        </w:rPr>
        <w:t>65</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14.</w:t>
      </w:r>
      <w:r>
        <w:rPr>
          <w:rFonts w:asciiTheme="minorHAnsi" w:eastAsiaTheme="minorEastAsia" w:hAnsiTheme="minorHAnsi" w:cstheme="minorBidi"/>
          <w:b w:val="0"/>
          <w:caps w:val="0"/>
          <w:noProof/>
          <w:spacing w:val="0"/>
          <w:sz w:val="22"/>
          <w:szCs w:val="22"/>
          <w:lang w:eastAsia="en-GB"/>
        </w:rPr>
        <w:tab/>
      </w:r>
      <w:r>
        <w:rPr>
          <w:noProof/>
        </w:rPr>
        <w:t>Engineers Table</w:t>
      </w:r>
      <w:r>
        <w:rPr>
          <w:noProof/>
        </w:rPr>
        <w:tab/>
      </w:r>
      <w:r>
        <w:rPr>
          <w:noProof/>
        </w:rPr>
        <w:fldChar w:fldCharType="begin"/>
      </w:r>
      <w:r>
        <w:rPr>
          <w:noProof/>
        </w:rPr>
        <w:instrText xml:space="preserve"> PAGEREF _Toc499216927 \h </w:instrText>
      </w:r>
      <w:r>
        <w:rPr>
          <w:noProof/>
        </w:rPr>
      </w:r>
      <w:r>
        <w:rPr>
          <w:noProof/>
        </w:rPr>
        <w:fldChar w:fldCharType="separate"/>
      </w:r>
      <w:r>
        <w:rPr>
          <w:noProof/>
        </w:rPr>
        <w:t>66</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14.1.</w:t>
      </w:r>
      <w:r>
        <w:rPr>
          <w:rFonts w:asciiTheme="minorHAnsi" w:eastAsiaTheme="minorEastAsia" w:hAnsiTheme="minorHAnsi" w:cstheme="minorBidi"/>
          <w:smallCaps w:val="0"/>
          <w:noProof/>
          <w:spacing w:val="0"/>
          <w:sz w:val="22"/>
          <w:szCs w:val="22"/>
          <w:lang w:eastAsia="en-GB"/>
        </w:rPr>
        <w:tab/>
      </w:r>
      <w:r>
        <w:rPr>
          <w:noProof/>
        </w:rPr>
        <w:t>System Record Structure (ENGNRS)</w:t>
      </w:r>
      <w:r>
        <w:rPr>
          <w:noProof/>
        </w:rPr>
        <w:tab/>
      </w:r>
      <w:r>
        <w:rPr>
          <w:noProof/>
        </w:rPr>
        <w:fldChar w:fldCharType="begin"/>
      </w:r>
      <w:r>
        <w:rPr>
          <w:noProof/>
        </w:rPr>
        <w:instrText xml:space="preserve"> PAGEREF _Toc499216928 \h </w:instrText>
      </w:r>
      <w:r>
        <w:rPr>
          <w:noProof/>
        </w:rPr>
      </w:r>
      <w:r>
        <w:rPr>
          <w:noProof/>
        </w:rPr>
        <w:fldChar w:fldCharType="separate"/>
      </w:r>
      <w:r>
        <w:rPr>
          <w:noProof/>
        </w:rPr>
        <w:t>66</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15.</w:t>
      </w:r>
      <w:r>
        <w:rPr>
          <w:rFonts w:asciiTheme="minorHAnsi" w:eastAsiaTheme="minorEastAsia" w:hAnsiTheme="minorHAnsi" w:cstheme="minorBidi"/>
          <w:b w:val="0"/>
          <w:caps w:val="0"/>
          <w:noProof/>
          <w:spacing w:val="0"/>
          <w:sz w:val="22"/>
          <w:szCs w:val="22"/>
          <w:lang w:eastAsia="en-GB"/>
        </w:rPr>
        <w:tab/>
      </w:r>
      <w:r>
        <w:rPr>
          <w:noProof/>
        </w:rPr>
        <w:t>Customer Appliance Table</w:t>
      </w:r>
      <w:r>
        <w:rPr>
          <w:noProof/>
        </w:rPr>
        <w:tab/>
      </w:r>
      <w:r>
        <w:rPr>
          <w:noProof/>
        </w:rPr>
        <w:fldChar w:fldCharType="begin"/>
      </w:r>
      <w:r>
        <w:rPr>
          <w:noProof/>
        </w:rPr>
        <w:instrText xml:space="preserve"> PAGEREF _Toc499216929 \h </w:instrText>
      </w:r>
      <w:r>
        <w:rPr>
          <w:noProof/>
        </w:rPr>
      </w:r>
      <w:r>
        <w:rPr>
          <w:noProof/>
        </w:rPr>
        <w:fldChar w:fldCharType="separate"/>
      </w:r>
      <w:r>
        <w:rPr>
          <w:noProof/>
        </w:rPr>
        <w:t>67</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15.1.</w:t>
      </w:r>
      <w:r>
        <w:rPr>
          <w:rFonts w:asciiTheme="minorHAnsi" w:eastAsiaTheme="minorEastAsia" w:hAnsiTheme="minorHAnsi" w:cstheme="minorBidi"/>
          <w:smallCaps w:val="0"/>
          <w:noProof/>
          <w:spacing w:val="0"/>
          <w:sz w:val="22"/>
          <w:szCs w:val="22"/>
          <w:lang w:eastAsia="en-GB"/>
        </w:rPr>
        <w:tab/>
      </w:r>
      <w:r>
        <w:rPr>
          <w:noProof/>
        </w:rPr>
        <w:t>System Record Structure (CUSTAPL)</w:t>
      </w:r>
      <w:r>
        <w:rPr>
          <w:noProof/>
        </w:rPr>
        <w:tab/>
      </w:r>
      <w:r>
        <w:rPr>
          <w:noProof/>
        </w:rPr>
        <w:fldChar w:fldCharType="begin"/>
      </w:r>
      <w:r>
        <w:rPr>
          <w:noProof/>
        </w:rPr>
        <w:instrText xml:space="preserve"> PAGEREF _Toc499216930 \h </w:instrText>
      </w:r>
      <w:r>
        <w:rPr>
          <w:noProof/>
        </w:rPr>
      </w:r>
      <w:r>
        <w:rPr>
          <w:noProof/>
        </w:rPr>
        <w:fldChar w:fldCharType="separate"/>
      </w:r>
      <w:r>
        <w:rPr>
          <w:noProof/>
        </w:rPr>
        <w:t>67</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16.</w:t>
      </w:r>
      <w:r>
        <w:rPr>
          <w:rFonts w:asciiTheme="minorHAnsi" w:eastAsiaTheme="minorEastAsia" w:hAnsiTheme="minorHAnsi" w:cstheme="minorBidi"/>
          <w:b w:val="0"/>
          <w:caps w:val="0"/>
          <w:noProof/>
          <w:spacing w:val="0"/>
          <w:sz w:val="22"/>
          <w:szCs w:val="22"/>
          <w:lang w:eastAsia="en-GB"/>
        </w:rPr>
        <w:tab/>
      </w:r>
      <w:r>
        <w:rPr>
          <w:noProof/>
        </w:rPr>
        <w:t>Appliance Table</w:t>
      </w:r>
      <w:r>
        <w:rPr>
          <w:noProof/>
        </w:rPr>
        <w:tab/>
      </w:r>
      <w:r>
        <w:rPr>
          <w:noProof/>
        </w:rPr>
        <w:fldChar w:fldCharType="begin"/>
      </w:r>
      <w:r>
        <w:rPr>
          <w:noProof/>
        </w:rPr>
        <w:instrText xml:space="preserve"> PAGEREF _Toc499216931 \h </w:instrText>
      </w:r>
      <w:r>
        <w:rPr>
          <w:noProof/>
        </w:rPr>
      </w:r>
      <w:r>
        <w:rPr>
          <w:noProof/>
        </w:rPr>
        <w:fldChar w:fldCharType="separate"/>
      </w:r>
      <w:r>
        <w:rPr>
          <w:noProof/>
        </w:rPr>
        <w:t>69</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16.1.</w:t>
      </w:r>
      <w:r>
        <w:rPr>
          <w:rFonts w:asciiTheme="minorHAnsi" w:eastAsiaTheme="minorEastAsia" w:hAnsiTheme="minorHAnsi" w:cstheme="minorBidi"/>
          <w:smallCaps w:val="0"/>
          <w:noProof/>
          <w:spacing w:val="0"/>
          <w:sz w:val="22"/>
          <w:szCs w:val="22"/>
          <w:lang w:eastAsia="en-GB"/>
        </w:rPr>
        <w:tab/>
      </w:r>
      <w:r>
        <w:rPr>
          <w:noProof/>
        </w:rPr>
        <w:t>System Record Structure (POP_APL)</w:t>
      </w:r>
      <w:r>
        <w:rPr>
          <w:noProof/>
        </w:rPr>
        <w:tab/>
      </w:r>
      <w:r>
        <w:rPr>
          <w:noProof/>
        </w:rPr>
        <w:fldChar w:fldCharType="begin"/>
      </w:r>
      <w:r>
        <w:rPr>
          <w:noProof/>
        </w:rPr>
        <w:instrText xml:space="preserve"> PAGEREF _Toc499216932 \h </w:instrText>
      </w:r>
      <w:r>
        <w:rPr>
          <w:noProof/>
        </w:rPr>
      </w:r>
      <w:r>
        <w:rPr>
          <w:noProof/>
        </w:rPr>
        <w:fldChar w:fldCharType="separate"/>
      </w:r>
      <w:r>
        <w:rPr>
          <w:noProof/>
        </w:rPr>
        <w:t>69</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17.</w:t>
      </w:r>
      <w:r>
        <w:rPr>
          <w:rFonts w:asciiTheme="minorHAnsi" w:eastAsiaTheme="minorEastAsia" w:hAnsiTheme="minorHAnsi" w:cstheme="minorBidi"/>
          <w:b w:val="0"/>
          <w:caps w:val="0"/>
          <w:noProof/>
          <w:spacing w:val="0"/>
          <w:sz w:val="22"/>
          <w:szCs w:val="22"/>
          <w:lang w:eastAsia="en-GB"/>
        </w:rPr>
        <w:tab/>
      </w:r>
      <w:r>
        <w:rPr>
          <w:noProof/>
        </w:rPr>
        <w:t>Manufacturer Table</w:t>
      </w:r>
      <w:r>
        <w:rPr>
          <w:noProof/>
        </w:rPr>
        <w:tab/>
      </w:r>
      <w:r>
        <w:rPr>
          <w:noProof/>
        </w:rPr>
        <w:fldChar w:fldCharType="begin"/>
      </w:r>
      <w:r>
        <w:rPr>
          <w:noProof/>
        </w:rPr>
        <w:instrText xml:space="preserve"> PAGEREF _Toc499216933 \h </w:instrText>
      </w:r>
      <w:r>
        <w:rPr>
          <w:noProof/>
        </w:rPr>
      </w:r>
      <w:r>
        <w:rPr>
          <w:noProof/>
        </w:rPr>
        <w:fldChar w:fldCharType="separate"/>
      </w:r>
      <w:r>
        <w:rPr>
          <w:noProof/>
        </w:rPr>
        <w:t>70</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17.1.</w:t>
      </w:r>
      <w:r>
        <w:rPr>
          <w:rFonts w:asciiTheme="minorHAnsi" w:eastAsiaTheme="minorEastAsia" w:hAnsiTheme="minorHAnsi" w:cstheme="minorBidi"/>
          <w:smallCaps w:val="0"/>
          <w:noProof/>
          <w:spacing w:val="0"/>
          <w:sz w:val="22"/>
          <w:szCs w:val="22"/>
          <w:lang w:eastAsia="en-GB"/>
        </w:rPr>
        <w:tab/>
      </w:r>
      <w:r>
        <w:rPr>
          <w:noProof/>
        </w:rPr>
        <w:t>System Record Structure (MANUFACT)</w:t>
      </w:r>
      <w:r>
        <w:rPr>
          <w:noProof/>
        </w:rPr>
        <w:tab/>
      </w:r>
      <w:r>
        <w:rPr>
          <w:noProof/>
        </w:rPr>
        <w:fldChar w:fldCharType="begin"/>
      </w:r>
      <w:r>
        <w:rPr>
          <w:noProof/>
        </w:rPr>
        <w:instrText xml:space="preserve"> PAGEREF _Toc499216934 \h </w:instrText>
      </w:r>
      <w:r>
        <w:rPr>
          <w:noProof/>
        </w:rPr>
      </w:r>
      <w:r>
        <w:rPr>
          <w:noProof/>
        </w:rPr>
        <w:fldChar w:fldCharType="separate"/>
      </w:r>
      <w:r>
        <w:rPr>
          <w:noProof/>
        </w:rPr>
        <w:t>70</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18.</w:t>
      </w:r>
      <w:r>
        <w:rPr>
          <w:rFonts w:asciiTheme="minorHAnsi" w:eastAsiaTheme="minorEastAsia" w:hAnsiTheme="minorHAnsi" w:cstheme="minorBidi"/>
          <w:b w:val="0"/>
          <w:caps w:val="0"/>
          <w:noProof/>
          <w:spacing w:val="0"/>
          <w:sz w:val="22"/>
          <w:szCs w:val="22"/>
          <w:lang w:eastAsia="en-GB"/>
        </w:rPr>
        <w:tab/>
      </w:r>
      <w:r>
        <w:rPr>
          <w:noProof/>
        </w:rPr>
        <w:t>Appliance Model Table</w:t>
      </w:r>
      <w:r>
        <w:rPr>
          <w:noProof/>
        </w:rPr>
        <w:tab/>
      </w:r>
      <w:r>
        <w:rPr>
          <w:noProof/>
        </w:rPr>
        <w:fldChar w:fldCharType="begin"/>
      </w:r>
      <w:r>
        <w:rPr>
          <w:noProof/>
        </w:rPr>
        <w:instrText xml:space="preserve"> PAGEREF _Toc499216935 \h </w:instrText>
      </w:r>
      <w:r>
        <w:rPr>
          <w:noProof/>
        </w:rPr>
      </w:r>
      <w:r>
        <w:rPr>
          <w:noProof/>
        </w:rPr>
        <w:fldChar w:fldCharType="separate"/>
      </w:r>
      <w:r>
        <w:rPr>
          <w:noProof/>
        </w:rPr>
        <w:t>71</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18.1.</w:t>
      </w:r>
      <w:r>
        <w:rPr>
          <w:rFonts w:asciiTheme="minorHAnsi" w:eastAsiaTheme="minorEastAsia" w:hAnsiTheme="minorHAnsi" w:cstheme="minorBidi"/>
          <w:smallCaps w:val="0"/>
          <w:noProof/>
          <w:spacing w:val="0"/>
          <w:sz w:val="22"/>
          <w:szCs w:val="22"/>
          <w:lang w:eastAsia="en-GB"/>
        </w:rPr>
        <w:tab/>
      </w:r>
      <w:r>
        <w:rPr>
          <w:noProof/>
        </w:rPr>
        <w:t>System Record Structure (MODEL)</w:t>
      </w:r>
      <w:r>
        <w:rPr>
          <w:noProof/>
        </w:rPr>
        <w:tab/>
      </w:r>
      <w:r>
        <w:rPr>
          <w:noProof/>
        </w:rPr>
        <w:fldChar w:fldCharType="begin"/>
      </w:r>
      <w:r>
        <w:rPr>
          <w:noProof/>
        </w:rPr>
        <w:instrText xml:space="preserve"> PAGEREF _Toc499216936 \h </w:instrText>
      </w:r>
      <w:r>
        <w:rPr>
          <w:noProof/>
        </w:rPr>
      </w:r>
      <w:r>
        <w:rPr>
          <w:noProof/>
        </w:rPr>
        <w:fldChar w:fldCharType="separate"/>
      </w:r>
      <w:r>
        <w:rPr>
          <w:noProof/>
        </w:rPr>
        <w:t>71</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19.</w:t>
      </w:r>
      <w:r>
        <w:rPr>
          <w:rFonts w:asciiTheme="minorHAnsi" w:eastAsiaTheme="minorEastAsia" w:hAnsiTheme="minorHAnsi" w:cstheme="minorBidi"/>
          <w:b w:val="0"/>
          <w:caps w:val="0"/>
          <w:noProof/>
          <w:spacing w:val="0"/>
          <w:sz w:val="22"/>
          <w:szCs w:val="22"/>
          <w:lang w:eastAsia="en-GB"/>
        </w:rPr>
        <w:tab/>
      </w:r>
      <w:r>
        <w:rPr>
          <w:noProof/>
        </w:rPr>
        <w:t>Faults Table</w:t>
      </w:r>
      <w:r>
        <w:rPr>
          <w:noProof/>
        </w:rPr>
        <w:tab/>
      </w:r>
      <w:r>
        <w:rPr>
          <w:noProof/>
        </w:rPr>
        <w:fldChar w:fldCharType="begin"/>
      </w:r>
      <w:r>
        <w:rPr>
          <w:noProof/>
        </w:rPr>
        <w:instrText xml:space="preserve"> PAGEREF _Toc499216937 \h </w:instrText>
      </w:r>
      <w:r>
        <w:rPr>
          <w:noProof/>
        </w:rPr>
      </w:r>
      <w:r>
        <w:rPr>
          <w:noProof/>
        </w:rPr>
        <w:fldChar w:fldCharType="separate"/>
      </w:r>
      <w:r>
        <w:rPr>
          <w:noProof/>
        </w:rPr>
        <w:t>72</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19.1.</w:t>
      </w:r>
      <w:r>
        <w:rPr>
          <w:rFonts w:asciiTheme="minorHAnsi" w:eastAsiaTheme="minorEastAsia" w:hAnsiTheme="minorHAnsi" w:cstheme="minorBidi"/>
          <w:smallCaps w:val="0"/>
          <w:noProof/>
          <w:spacing w:val="0"/>
          <w:sz w:val="22"/>
          <w:szCs w:val="22"/>
          <w:lang w:eastAsia="en-GB"/>
        </w:rPr>
        <w:tab/>
      </w:r>
      <w:r>
        <w:rPr>
          <w:noProof/>
        </w:rPr>
        <w:t>System Record Structure (POP_FAUL)</w:t>
      </w:r>
      <w:r>
        <w:rPr>
          <w:noProof/>
        </w:rPr>
        <w:tab/>
      </w:r>
      <w:r>
        <w:rPr>
          <w:noProof/>
        </w:rPr>
        <w:fldChar w:fldCharType="begin"/>
      </w:r>
      <w:r>
        <w:rPr>
          <w:noProof/>
        </w:rPr>
        <w:instrText xml:space="preserve"> PAGEREF _Toc499216938 \h </w:instrText>
      </w:r>
      <w:r>
        <w:rPr>
          <w:noProof/>
        </w:rPr>
      </w:r>
      <w:r>
        <w:rPr>
          <w:noProof/>
        </w:rPr>
        <w:fldChar w:fldCharType="separate"/>
      </w:r>
      <w:r>
        <w:rPr>
          <w:noProof/>
        </w:rPr>
        <w:t>72</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20.</w:t>
      </w:r>
      <w:r>
        <w:rPr>
          <w:rFonts w:asciiTheme="minorHAnsi" w:eastAsiaTheme="minorEastAsia" w:hAnsiTheme="minorHAnsi" w:cstheme="minorBidi"/>
          <w:b w:val="0"/>
          <w:caps w:val="0"/>
          <w:noProof/>
          <w:spacing w:val="0"/>
          <w:sz w:val="22"/>
          <w:szCs w:val="22"/>
          <w:lang w:eastAsia="en-GB"/>
        </w:rPr>
        <w:tab/>
      </w:r>
      <w:r>
        <w:rPr>
          <w:noProof/>
        </w:rPr>
        <w:t>Appliance Parts Table</w:t>
      </w:r>
      <w:r>
        <w:rPr>
          <w:noProof/>
        </w:rPr>
        <w:tab/>
      </w:r>
      <w:r>
        <w:rPr>
          <w:noProof/>
        </w:rPr>
        <w:fldChar w:fldCharType="begin"/>
      </w:r>
      <w:r>
        <w:rPr>
          <w:noProof/>
        </w:rPr>
        <w:instrText xml:space="preserve"> PAGEREF _Toc499216939 \h </w:instrText>
      </w:r>
      <w:r>
        <w:rPr>
          <w:noProof/>
        </w:rPr>
      </w:r>
      <w:r>
        <w:rPr>
          <w:noProof/>
        </w:rPr>
        <w:fldChar w:fldCharType="separate"/>
      </w:r>
      <w:r>
        <w:rPr>
          <w:noProof/>
        </w:rPr>
        <w:t>73</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20.1.</w:t>
      </w:r>
      <w:r>
        <w:rPr>
          <w:rFonts w:asciiTheme="minorHAnsi" w:eastAsiaTheme="minorEastAsia" w:hAnsiTheme="minorHAnsi" w:cstheme="minorBidi"/>
          <w:smallCaps w:val="0"/>
          <w:noProof/>
          <w:spacing w:val="0"/>
          <w:sz w:val="22"/>
          <w:szCs w:val="22"/>
          <w:lang w:eastAsia="en-GB"/>
        </w:rPr>
        <w:tab/>
      </w:r>
      <w:r>
        <w:rPr>
          <w:noProof/>
        </w:rPr>
        <w:t>System Record Structure (APLPARTS)</w:t>
      </w:r>
      <w:r>
        <w:rPr>
          <w:noProof/>
        </w:rPr>
        <w:tab/>
      </w:r>
      <w:r>
        <w:rPr>
          <w:noProof/>
        </w:rPr>
        <w:fldChar w:fldCharType="begin"/>
      </w:r>
      <w:r>
        <w:rPr>
          <w:noProof/>
        </w:rPr>
        <w:instrText xml:space="preserve"> PAGEREF _Toc499216940 \h </w:instrText>
      </w:r>
      <w:r>
        <w:rPr>
          <w:noProof/>
        </w:rPr>
      </w:r>
      <w:r>
        <w:rPr>
          <w:noProof/>
        </w:rPr>
        <w:fldChar w:fldCharType="separate"/>
      </w:r>
      <w:r>
        <w:rPr>
          <w:noProof/>
        </w:rPr>
        <w:t>73</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lastRenderedPageBreak/>
        <w:t>21.</w:t>
      </w:r>
      <w:r>
        <w:rPr>
          <w:rFonts w:asciiTheme="minorHAnsi" w:eastAsiaTheme="minorEastAsia" w:hAnsiTheme="minorHAnsi" w:cstheme="minorBidi"/>
          <w:b w:val="0"/>
          <w:caps w:val="0"/>
          <w:noProof/>
          <w:spacing w:val="0"/>
          <w:sz w:val="22"/>
          <w:szCs w:val="22"/>
          <w:lang w:eastAsia="en-GB"/>
        </w:rPr>
        <w:tab/>
      </w:r>
      <w:r>
        <w:rPr>
          <w:noProof/>
        </w:rPr>
        <w:t>Diary Table</w:t>
      </w:r>
      <w:r>
        <w:rPr>
          <w:noProof/>
        </w:rPr>
        <w:tab/>
      </w:r>
      <w:r>
        <w:rPr>
          <w:noProof/>
        </w:rPr>
        <w:fldChar w:fldCharType="begin"/>
      </w:r>
      <w:r>
        <w:rPr>
          <w:noProof/>
        </w:rPr>
        <w:instrText xml:space="preserve"> PAGEREF _Toc499216941 \h </w:instrText>
      </w:r>
      <w:r>
        <w:rPr>
          <w:noProof/>
        </w:rPr>
      </w:r>
      <w:r>
        <w:rPr>
          <w:noProof/>
        </w:rPr>
        <w:fldChar w:fldCharType="separate"/>
      </w:r>
      <w:r>
        <w:rPr>
          <w:noProof/>
        </w:rPr>
        <w:t>74</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21.1.</w:t>
      </w:r>
      <w:r>
        <w:rPr>
          <w:rFonts w:asciiTheme="minorHAnsi" w:eastAsiaTheme="minorEastAsia" w:hAnsiTheme="minorHAnsi" w:cstheme="minorBidi"/>
          <w:smallCaps w:val="0"/>
          <w:noProof/>
          <w:spacing w:val="0"/>
          <w:sz w:val="22"/>
          <w:szCs w:val="22"/>
          <w:lang w:eastAsia="en-GB"/>
        </w:rPr>
        <w:tab/>
      </w:r>
      <w:r>
        <w:rPr>
          <w:noProof/>
        </w:rPr>
        <w:t>System Record Structure (DIARY)</w:t>
      </w:r>
      <w:r>
        <w:rPr>
          <w:noProof/>
        </w:rPr>
        <w:tab/>
      </w:r>
      <w:r>
        <w:rPr>
          <w:noProof/>
        </w:rPr>
        <w:fldChar w:fldCharType="begin"/>
      </w:r>
      <w:r>
        <w:rPr>
          <w:noProof/>
        </w:rPr>
        <w:instrText xml:space="preserve"> PAGEREF _Toc499216942 \h </w:instrText>
      </w:r>
      <w:r>
        <w:rPr>
          <w:noProof/>
        </w:rPr>
      </w:r>
      <w:r>
        <w:rPr>
          <w:noProof/>
        </w:rPr>
        <w:fldChar w:fldCharType="separate"/>
      </w:r>
      <w:r>
        <w:rPr>
          <w:noProof/>
        </w:rPr>
        <w:t>74</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22.</w:t>
      </w:r>
      <w:r>
        <w:rPr>
          <w:rFonts w:asciiTheme="minorHAnsi" w:eastAsiaTheme="minorEastAsia" w:hAnsiTheme="minorHAnsi" w:cstheme="minorBidi"/>
          <w:b w:val="0"/>
          <w:caps w:val="0"/>
          <w:noProof/>
          <w:spacing w:val="0"/>
          <w:sz w:val="22"/>
          <w:szCs w:val="22"/>
          <w:lang w:eastAsia="en-GB"/>
        </w:rPr>
        <w:tab/>
      </w:r>
      <w:r>
        <w:rPr>
          <w:noProof/>
        </w:rPr>
        <w:t>Diary Entry Table</w:t>
      </w:r>
      <w:r>
        <w:rPr>
          <w:noProof/>
        </w:rPr>
        <w:tab/>
      </w:r>
      <w:r>
        <w:rPr>
          <w:noProof/>
        </w:rPr>
        <w:fldChar w:fldCharType="begin"/>
      </w:r>
      <w:r>
        <w:rPr>
          <w:noProof/>
        </w:rPr>
        <w:instrText xml:space="preserve"> PAGEREF _Toc499216943 \h </w:instrText>
      </w:r>
      <w:r>
        <w:rPr>
          <w:noProof/>
        </w:rPr>
      </w:r>
      <w:r>
        <w:rPr>
          <w:noProof/>
        </w:rPr>
        <w:fldChar w:fldCharType="separate"/>
      </w:r>
      <w:r>
        <w:rPr>
          <w:noProof/>
        </w:rPr>
        <w:t>75</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22.1.</w:t>
      </w:r>
      <w:r>
        <w:rPr>
          <w:rFonts w:asciiTheme="minorHAnsi" w:eastAsiaTheme="minorEastAsia" w:hAnsiTheme="minorHAnsi" w:cstheme="minorBidi"/>
          <w:smallCaps w:val="0"/>
          <w:noProof/>
          <w:spacing w:val="0"/>
          <w:sz w:val="22"/>
          <w:szCs w:val="22"/>
          <w:lang w:eastAsia="en-GB"/>
        </w:rPr>
        <w:tab/>
      </w:r>
      <w:r>
        <w:rPr>
          <w:noProof/>
        </w:rPr>
        <w:t>System Record Structure (DIARYENT)</w:t>
      </w:r>
      <w:r>
        <w:rPr>
          <w:noProof/>
        </w:rPr>
        <w:tab/>
      </w:r>
      <w:r>
        <w:rPr>
          <w:noProof/>
        </w:rPr>
        <w:fldChar w:fldCharType="begin"/>
      </w:r>
      <w:r>
        <w:rPr>
          <w:noProof/>
        </w:rPr>
        <w:instrText xml:space="preserve"> PAGEREF _Toc499216944 \h </w:instrText>
      </w:r>
      <w:r>
        <w:rPr>
          <w:noProof/>
        </w:rPr>
      </w:r>
      <w:r>
        <w:rPr>
          <w:noProof/>
        </w:rPr>
        <w:fldChar w:fldCharType="separate"/>
      </w:r>
      <w:r>
        <w:rPr>
          <w:noProof/>
        </w:rPr>
        <w:t>75</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23.</w:t>
      </w:r>
      <w:r>
        <w:rPr>
          <w:rFonts w:asciiTheme="minorHAnsi" w:eastAsiaTheme="minorEastAsia" w:hAnsiTheme="minorHAnsi" w:cstheme="minorBidi"/>
          <w:b w:val="0"/>
          <w:caps w:val="0"/>
          <w:noProof/>
          <w:spacing w:val="0"/>
          <w:sz w:val="22"/>
          <w:szCs w:val="22"/>
          <w:lang w:eastAsia="en-GB"/>
        </w:rPr>
        <w:tab/>
      </w:r>
      <w:r>
        <w:rPr>
          <w:noProof/>
        </w:rPr>
        <w:t>Web User Table – Client Connect Only</w:t>
      </w:r>
      <w:r>
        <w:rPr>
          <w:noProof/>
        </w:rPr>
        <w:tab/>
      </w:r>
      <w:r>
        <w:rPr>
          <w:noProof/>
        </w:rPr>
        <w:fldChar w:fldCharType="begin"/>
      </w:r>
      <w:r>
        <w:rPr>
          <w:noProof/>
        </w:rPr>
        <w:instrText xml:space="preserve"> PAGEREF _Toc499216945 \h </w:instrText>
      </w:r>
      <w:r>
        <w:rPr>
          <w:noProof/>
        </w:rPr>
      </w:r>
      <w:r>
        <w:rPr>
          <w:noProof/>
        </w:rPr>
        <w:fldChar w:fldCharType="separate"/>
      </w:r>
      <w:r>
        <w:rPr>
          <w:noProof/>
        </w:rPr>
        <w:t>76</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23.1.</w:t>
      </w:r>
      <w:r>
        <w:rPr>
          <w:rFonts w:asciiTheme="minorHAnsi" w:eastAsiaTheme="minorEastAsia" w:hAnsiTheme="minorHAnsi" w:cstheme="minorBidi"/>
          <w:smallCaps w:val="0"/>
          <w:noProof/>
          <w:spacing w:val="0"/>
          <w:sz w:val="22"/>
          <w:szCs w:val="22"/>
          <w:lang w:eastAsia="en-GB"/>
        </w:rPr>
        <w:tab/>
      </w:r>
      <w:r>
        <w:rPr>
          <w:noProof/>
        </w:rPr>
        <w:t>User Record Structure (USERWEB)</w:t>
      </w:r>
      <w:r>
        <w:rPr>
          <w:noProof/>
        </w:rPr>
        <w:tab/>
      </w:r>
      <w:r>
        <w:rPr>
          <w:noProof/>
        </w:rPr>
        <w:fldChar w:fldCharType="begin"/>
      </w:r>
      <w:r>
        <w:rPr>
          <w:noProof/>
        </w:rPr>
        <w:instrText xml:space="preserve"> PAGEREF _Toc499216946 \h </w:instrText>
      </w:r>
      <w:r>
        <w:rPr>
          <w:noProof/>
        </w:rPr>
      </w:r>
      <w:r>
        <w:rPr>
          <w:noProof/>
        </w:rPr>
        <w:fldChar w:fldCharType="separate"/>
      </w:r>
      <w:r>
        <w:rPr>
          <w:noProof/>
        </w:rPr>
        <w:t>76</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24.</w:t>
      </w:r>
      <w:r>
        <w:rPr>
          <w:rFonts w:asciiTheme="minorHAnsi" w:eastAsiaTheme="minorEastAsia" w:hAnsiTheme="minorHAnsi" w:cstheme="minorBidi"/>
          <w:b w:val="0"/>
          <w:caps w:val="0"/>
          <w:noProof/>
          <w:spacing w:val="0"/>
          <w:sz w:val="22"/>
          <w:szCs w:val="22"/>
          <w:lang w:eastAsia="en-GB"/>
        </w:rPr>
        <w:tab/>
      </w:r>
      <w:r>
        <w:rPr>
          <w:noProof/>
        </w:rPr>
        <w:t>Web Customer Password Table</w:t>
      </w:r>
      <w:r>
        <w:rPr>
          <w:noProof/>
        </w:rPr>
        <w:tab/>
      </w:r>
      <w:r>
        <w:rPr>
          <w:noProof/>
        </w:rPr>
        <w:fldChar w:fldCharType="begin"/>
      </w:r>
      <w:r>
        <w:rPr>
          <w:noProof/>
        </w:rPr>
        <w:instrText xml:space="preserve"> PAGEREF _Toc499216947 \h </w:instrText>
      </w:r>
      <w:r>
        <w:rPr>
          <w:noProof/>
        </w:rPr>
      </w:r>
      <w:r>
        <w:rPr>
          <w:noProof/>
        </w:rPr>
        <w:fldChar w:fldCharType="separate"/>
      </w:r>
      <w:r>
        <w:rPr>
          <w:noProof/>
        </w:rPr>
        <w:t>77</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24.1.</w:t>
      </w:r>
      <w:r>
        <w:rPr>
          <w:rFonts w:asciiTheme="minorHAnsi" w:eastAsiaTheme="minorEastAsia" w:hAnsiTheme="minorHAnsi" w:cstheme="minorBidi"/>
          <w:smallCaps w:val="0"/>
          <w:noProof/>
          <w:spacing w:val="0"/>
          <w:sz w:val="22"/>
          <w:szCs w:val="22"/>
          <w:lang w:eastAsia="en-GB"/>
        </w:rPr>
        <w:tab/>
      </w:r>
      <w:r>
        <w:rPr>
          <w:noProof/>
        </w:rPr>
        <w:t>Customer Password Record Structure</w:t>
      </w:r>
      <w:r>
        <w:rPr>
          <w:noProof/>
        </w:rPr>
        <w:tab/>
      </w:r>
      <w:r>
        <w:rPr>
          <w:noProof/>
        </w:rPr>
        <w:fldChar w:fldCharType="begin"/>
      </w:r>
      <w:r>
        <w:rPr>
          <w:noProof/>
        </w:rPr>
        <w:instrText xml:space="preserve"> PAGEREF _Toc499216948 \h </w:instrText>
      </w:r>
      <w:r>
        <w:rPr>
          <w:noProof/>
        </w:rPr>
      </w:r>
      <w:r>
        <w:rPr>
          <w:noProof/>
        </w:rPr>
        <w:fldChar w:fldCharType="separate"/>
      </w:r>
      <w:r>
        <w:rPr>
          <w:noProof/>
        </w:rPr>
        <w:t>77</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25.</w:t>
      </w:r>
      <w:r>
        <w:rPr>
          <w:rFonts w:asciiTheme="minorHAnsi" w:eastAsiaTheme="minorEastAsia" w:hAnsiTheme="minorHAnsi" w:cstheme="minorBidi"/>
          <w:b w:val="0"/>
          <w:caps w:val="0"/>
          <w:noProof/>
          <w:spacing w:val="0"/>
          <w:sz w:val="22"/>
          <w:szCs w:val="22"/>
          <w:lang w:eastAsia="en-GB"/>
        </w:rPr>
        <w:tab/>
      </w:r>
      <w:r>
        <w:rPr>
          <w:noProof/>
        </w:rPr>
        <w:t>Enrolment Code Table</w:t>
      </w:r>
      <w:r>
        <w:rPr>
          <w:noProof/>
        </w:rPr>
        <w:tab/>
      </w:r>
      <w:r>
        <w:rPr>
          <w:noProof/>
        </w:rPr>
        <w:fldChar w:fldCharType="begin"/>
      </w:r>
      <w:r>
        <w:rPr>
          <w:noProof/>
        </w:rPr>
        <w:instrText xml:space="preserve"> PAGEREF _Toc499216949 \h </w:instrText>
      </w:r>
      <w:r>
        <w:rPr>
          <w:noProof/>
        </w:rPr>
      </w:r>
      <w:r>
        <w:rPr>
          <w:noProof/>
        </w:rPr>
        <w:fldChar w:fldCharType="separate"/>
      </w:r>
      <w:r>
        <w:rPr>
          <w:noProof/>
        </w:rPr>
        <w:t>78</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25.1.</w:t>
      </w:r>
      <w:r>
        <w:rPr>
          <w:rFonts w:asciiTheme="minorHAnsi" w:eastAsiaTheme="minorEastAsia" w:hAnsiTheme="minorHAnsi" w:cstheme="minorBidi"/>
          <w:smallCaps w:val="0"/>
          <w:noProof/>
          <w:spacing w:val="0"/>
          <w:sz w:val="22"/>
          <w:szCs w:val="22"/>
          <w:lang w:eastAsia="en-GB"/>
        </w:rPr>
        <w:tab/>
      </w:r>
      <w:r>
        <w:rPr>
          <w:noProof/>
        </w:rPr>
        <w:t>Customer Password Record Structure (CustomerEnrolement)</w:t>
      </w:r>
      <w:r>
        <w:rPr>
          <w:noProof/>
        </w:rPr>
        <w:tab/>
      </w:r>
      <w:r>
        <w:rPr>
          <w:noProof/>
        </w:rPr>
        <w:fldChar w:fldCharType="begin"/>
      </w:r>
      <w:r>
        <w:rPr>
          <w:noProof/>
        </w:rPr>
        <w:instrText xml:space="preserve"> PAGEREF _Toc499216950 \h </w:instrText>
      </w:r>
      <w:r>
        <w:rPr>
          <w:noProof/>
        </w:rPr>
      </w:r>
      <w:r>
        <w:rPr>
          <w:noProof/>
        </w:rPr>
        <w:fldChar w:fldCharType="separate"/>
      </w:r>
      <w:r>
        <w:rPr>
          <w:noProof/>
        </w:rPr>
        <w:t>78</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26.</w:t>
      </w:r>
      <w:r>
        <w:rPr>
          <w:rFonts w:asciiTheme="minorHAnsi" w:eastAsiaTheme="minorEastAsia" w:hAnsiTheme="minorHAnsi" w:cstheme="minorBidi"/>
          <w:b w:val="0"/>
          <w:caps w:val="0"/>
          <w:noProof/>
          <w:spacing w:val="0"/>
          <w:sz w:val="22"/>
          <w:szCs w:val="22"/>
          <w:lang w:eastAsia="en-GB"/>
        </w:rPr>
        <w:tab/>
      </w:r>
      <w:r>
        <w:rPr>
          <w:noProof/>
        </w:rPr>
        <w:t>Customer Activity Log Table</w:t>
      </w:r>
      <w:r>
        <w:rPr>
          <w:noProof/>
        </w:rPr>
        <w:tab/>
      </w:r>
      <w:r>
        <w:rPr>
          <w:noProof/>
        </w:rPr>
        <w:fldChar w:fldCharType="begin"/>
      </w:r>
      <w:r>
        <w:rPr>
          <w:noProof/>
        </w:rPr>
        <w:instrText xml:space="preserve"> PAGEREF _Toc499216951 \h </w:instrText>
      </w:r>
      <w:r>
        <w:rPr>
          <w:noProof/>
        </w:rPr>
      </w:r>
      <w:r>
        <w:rPr>
          <w:noProof/>
        </w:rPr>
        <w:fldChar w:fldCharType="separate"/>
      </w:r>
      <w:r>
        <w:rPr>
          <w:noProof/>
        </w:rPr>
        <w:t>79</w:t>
      </w:r>
      <w:r>
        <w:rPr>
          <w:noProof/>
        </w:rPr>
        <w:fldChar w:fldCharType="end"/>
      </w:r>
    </w:p>
    <w:p w:rsidR="00D15BC2" w:rsidRDefault="00D15BC2">
      <w:pPr>
        <w:pStyle w:val="TOC2"/>
        <w:tabs>
          <w:tab w:val="left" w:pos="800"/>
          <w:tab w:val="right" w:leader="dot" w:pos="8305"/>
        </w:tabs>
        <w:rPr>
          <w:rFonts w:asciiTheme="minorHAnsi" w:eastAsiaTheme="minorEastAsia" w:hAnsiTheme="minorHAnsi" w:cstheme="minorBidi"/>
          <w:smallCaps w:val="0"/>
          <w:noProof/>
          <w:spacing w:val="0"/>
          <w:sz w:val="22"/>
          <w:szCs w:val="22"/>
          <w:lang w:eastAsia="en-GB"/>
        </w:rPr>
      </w:pPr>
      <w:r>
        <w:rPr>
          <w:noProof/>
        </w:rPr>
        <w:t>26.1.</w:t>
      </w:r>
      <w:r>
        <w:rPr>
          <w:rFonts w:asciiTheme="minorHAnsi" w:eastAsiaTheme="minorEastAsia" w:hAnsiTheme="minorHAnsi" w:cstheme="minorBidi"/>
          <w:smallCaps w:val="0"/>
          <w:noProof/>
          <w:spacing w:val="0"/>
          <w:sz w:val="22"/>
          <w:szCs w:val="22"/>
          <w:lang w:eastAsia="en-GB"/>
        </w:rPr>
        <w:tab/>
      </w:r>
      <w:r>
        <w:rPr>
          <w:noProof/>
        </w:rPr>
        <w:t>Activity Log Structure</w:t>
      </w:r>
      <w:r>
        <w:rPr>
          <w:noProof/>
        </w:rPr>
        <w:tab/>
      </w:r>
      <w:r>
        <w:rPr>
          <w:noProof/>
        </w:rPr>
        <w:fldChar w:fldCharType="begin"/>
      </w:r>
      <w:r>
        <w:rPr>
          <w:noProof/>
        </w:rPr>
        <w:instrText xml:space="preserve"> PAGEREF _Toc499216952 \h </w:instrText>
      </w:r>
      <w:r>
        <w:rPr>
          <w:noProof/>
        </w:rPr>
      </w:r>
      <w:r>
        <w:rPr>
          <w:noProof/>
        </w:rPr>
        <w:fldChar w:fldCharType="separate"/>
      </w:r>
      <w:r>
        <w:rPr>
          <w:noProof/>
        </w:rPr>
        <w:t>79</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27.</w:t>
      </w:r>
      <w:r>
        <w:rPr>
          <w:rFonts w:asciiTheme="minorHAnsi" w:eastAsiaTheme="minorEastAsia" w:hAnsiTheme="minorHAnsi" w:cstheme="minorBidi"/>
          <w:b w:val="0"/>
          <w:caps w:val="0"/>
          <w:noProof/>
          <w:spacing w:val="0"/>
          <w:sz w:val="22"/>
          <w:szCs w:val="22"/>
          <w:lang w:eastAsia="en-GB"/>
        </w:rPr>
        <w:tab/>
      </w:r>
      <w:r>
        <w:rPr>
          <w:noProof/>
        </w:rPr>
        <w:t>Recommended Communication Template Fields</w:t>
      </w:r>
      <w:r>
        <w:rPr>
          <w:noProof/>
        </w:rPr>
        <w:tab/>
      </w:r>
      <w:r>
        <w:rPr>
          <w:noProof/>
        </w:rPr>
        <w:fldChar w:fldCharType="begin"/>
      </w:r>
      <w:r>
        <w:rPr>
          <w:noProof/>
        </w:rPr>
        <w:instrText xml:space="preserve"> PAGEREF _Toc499216953 \h </w:instrText>
      </w:r>
      <w:r>
        <w:rPr>
          <w:noProof/>
        </w:rPr>
      </w:r>
      <w:r>
        <w:rPr>
          <w:noProof/>
        </w:rPr>
        <w:fldChar w:fldCharType="separate"/>
      </w:r>
      <w:r>
        <w:rPr>
          <w:noProof/>
        </w:rPr>
        <w:t>80</w:t>
      </w:r>
      <w:r>
        <w:rPr>
          <w:noProof/>
        </w:rPr>
        <w:fldChar w:fldCharType="end"/>
      </w:r>
    </w:p>
    <w:p w:rsidR="00D15BC2" w:rsidRDefault="00D15BC2">
      <w:pPr>
        <w:pStyle w:val="TOC1"/>
        <w:tabs>
          <w:tab w:val="left" w:pos="600"/>
          <w:tab w:val="right" w:leader="dot" w:pos="8305"/>
        </w:tabs>
        <w:rPr>
          <w:rFonts w:asciiTheme="minorHAnsi" w:eastAsiaTheme="minorEastAsia" w:hAnsiTheme="minorHAnsi" w:cstheme="minorBidi"/>
          <w:b w:val="0"/>
          <w:caps w:val="0"/>
          <w:noProof/>
          <w:spacing w:val="0"/>
          <w:sz w:val="22"/>
          <w:szCs w:val="22"/>
          <w:lang w:eastAsia="en-GB"/>
        </w:rPr>
      </w:pPr>
      <w:r>
        <w:rPr>
          <w:noProof/>
        </w:rPr>
        <w:t>28.</w:t>
      </w:r>
      <w:r>
        <w:rPr>
          <w:rFonts w:asciiTheme="minorHAnsi" w:eastAsiaTheme="minorEastAsia" w:hAnsiTheme="minorHAnsi" w:cstheme="minorBidi"/>
          <w:b w:val="0"/>
          <w:caps w:val="0"/>
          <w:noProof/>
          <w:spacing w:val="0"/>
          <w:sz w:val="22"/>
          <w:szCs w:val="22"/>
          <w:lang w:eastAsia="en-GB"/>
        </w:rPr>
        <w:tab/>
      </w:r>
      <w:r>
        <w:rPr>
          <w:noProof/>
        </w:rPr>
        <w:t>Shop Direct Policy Data Conversion</w:t>
      </w:r>
      <w:r>
        <w:rPr>
          <w:noProof/>
        </w:rPr>
        <w:tab/>
      </w:r>
      <w:r>
        <w:rPr>
          <w:noProof/>
        </w:rPr>
        <w:fldChar w:fldCharType="begin"/>
      </w:r>
      <w:r>
        <w:rPr>
          <w:noProof/>
        </w:rPr>
        <w:instrText xml:space="preserve"> PAGEREF _Toc499216954 \h </w:instrText>
      </w:r>
      <w:r>
        <w:rPr>
          <w:noProof/>
        </w:rPr>
      </w:r>
      <w:r>
        <w:rPr>
          <w:noProof/>
        </w:rPr>
        <w:fldChar w:fldCharType="separate"/>
      </w:r>
      <w:r>
        <w:rPr>
          <w:noProof/>
        </w:rPr>
        <w:t>82</w:t>
      </w:r>
      <w:r>
        <w:rPr>
          <w:noProof/>
        </w:rPr>
        <w:fldChar w:fldCharType="end"/>
      </w:r>
    </w:p>
    <w:p w:rsidR="000F0330" w:rsidRDefault="0042512D">
      <w:pPr>
        <w:pStyle w:val="BodyText"/>
      </w:pPr>
      <w:r w:rsidRPr="00660422">
        <w:rPr>
          <w:rFonts w:ascii="Trebuchet MS" w:hAnsi="Trebuchet MS" w:cs="Arial"/>
        </w:rPr>
        <w:fldChar w:fldCharType="end"/>
      </w:r>
    </w:p>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RDefault="00C41699"/>
    <w:p w:rsidR="00C41699" w:rsidDel="003129A4" w:rsidRDefault="00C41699">
      <w:pPr>
        <w:rPr>
          <w:del w:id="6" w:author="Wright, Phil" w:date="2017-11-24T12:36:00Z"/>
        </w:rPr>
      </w:pPr>
    </w:p>
    <w:p w:rsidR="00C41699" w:rsidDel="003129A4" w:rsidRDefault="00C41699">
      <w:pPr>
        <w:rPr>
          <w:del w:id="7" w:author="Wright, Phil" w:date="2017-11-24T12:36:00Z"/>
        </w:rPr>
      </w:pPr>
    </w:p>
    <w:p w:rsidR="00C41699" w:rsidDel="003129A4" w:rsidRDefault="00C41699">
      <w:pPr>
        <w:rPr>
          <w:del w:id="8" w:author="Wright, Phil" w:date="2017-11-24T12:36:00Z"/>
        </w:rPr>
      </w:pPr>
    </w:p>
    <w:p w:rsidR="00C41699" w:rsidDel="003129A4" w:rsidRDefault="00C41699">
      <w:pPr>
        <w:rPr>
          <w:del w:id="9" w:author="Wright, Phil" w:date="2017-11-24T12:36:00Z"/>
        </w:rPr>
      </w:pPr>
    </w:p>
    <w:p w:rsidR="00C41699" w:rsidDel="003129A4" w:rsidRDefault="00C41699">
      <w:pPr>
        <w:rPr>
          <w:del w:id="10" w:author="Wright, Phil" w:date="2017-11-24T12:36:00Z"/>
        </w:rPr>
      </w:pPr>
    </w:p>
    <w:p w:rsidR="00C41699" w:rsidDel="003129A4" w:rsidRDefault="00C41699">
      <w:pPr>
        <w:rPr>
          <w:del w:id="11" w:author="Wright, Phil" w:date="2017-11-24T12:36:00Z"/>
        </w:rPr>
      </w:pPr>
    </w:p>
    <w:p w:rsidR="00C41699" w:rsidDel="003129A4" w:rsidRDefault="00C41699">
      <w:pPr>
        <w:rPr>
          <w:del w:id="12" w:author="Wright, Phil" w:date="2017-11-24T12:36:00Z"/>
        </w:rPr>
      </w:pPr>
    </w:p>
    <w:p w:rsidR="00C41699" w:rsidDel="003129A4" w:rsidRDefault="00C41699">
      <w:pPr>
        <w:rPr>
          <w:del w:id="13" w:author="Wright, Phil" w:date="2017-11-24T12:36:00Z"/>
        </w:rPr>
      </w:pPr>
    </w:p>
    <w:p w:rsidR="00C41699" w:rsidDel="003129A4" w:rsidRDefault="00C41699">
      <w:pPr>
        <w:rPr>
          <w:del w:id="14" w:author="Wright, Phil" w:date="2017-11-24T12:36:00Z"/>
        </w:rPr>
      </w:pPr>
    </w:p>
    <w:p w:rsidR="00C41699" w:rsidRDefault="00C41699"/>
    <w:p w:rsidR="00C41699" w:rsidRDefault="00C41699" w:rsidP="00A92334">
      <w:pPr>
        <w:pStyle w:val="Heading1"/>
      </w:pPr>
      <w:bookmarkStart w:id="15" w:name="_Toc499216841"/>
      <w:r>
        <w:t>Version Control</w:t>
      </w:r>
      <w:bookmarkEnd w:id="15"/>
    </w:p>
    <w:p w:rsidR="00C41699" w:rsidRDefault="00C41699"/>
    <w:tbl>
      <w:tblPr>
        <w:tblStyle w:val="TableGrid"/>
        <w:tblW w:w="0" w:type="auto"/>
        <w:tblLook w:val="04A0" w:firstRow="1" w:lastRow="0" w:firstColumn="1" w:lastColumn="0" w:noHBand="0" w:noVBand="1"/>
        <w:tblPrChange w:id="16" w:author="Wright, Phil" w:date="2017-11-23T11:24:00Z">
          <w:tblPr>
            <w:tblStyle w:val="TableGrid"/>
            <w:tblW w:w="0" w:type="auto"/>
            <w:tblLook w:val="04A0" w:firstRow="1" w:lastRow="0" w:firstColumn="1" w:lastColumn="0" w:noHBand="0" w:noVBand="1"/>
          </w:tblPr>
        </w:tblPrChange>
      </w:tblPr>
      <w:tblGrid>
        <w:gridCol w:w="1564"/>
        <w:gridCol w:w="1918"/>
        <w:gridCol w:w="1640"/>
        <w:gridCol w:w="1606"/>
        <w:gridCol w:w="1577"/>
        <w:tblGridChange w:id="17">
          <w:tblGrid>
            <w:gridCol w:w="1564"/>
            <w:gridCol w:w="97"/>
            <w:gridCol w:w="1661"/>
            <w:gridCol w:w="160"/>
            <w:gridCol w:w="1501"/>
            <w:gridCol w:w="139"/>
            <w:gridCol w:w="1522"/>
            <w:gridCol w:w="84"/>
            <w:gridCol w:w="1577"/>
          </w:tblGrid>
        </w:tblGridChange>
      </w:tblGrid>
      <w:tr w:rsidR="00C419B0" w:rsidTr="004B06F5">
        <w:tc>
          <w:tcPr>
            <w:tcW w:w="1564" w:type="dxa"/>
            <w:shd w:val="clear" w:color="auto" w:fill="D9D9D9" w:themeFill="background1" w:themeFillShade="D9"/>
            <w:tcPrChange w:id="18" w:author="Wright, Phil" w:date="2017-11-23T11:24:00Z">
              <w:tcPr>
                <w:tcW w:w="861" w:type="dxa"/>
                <w:gridSpan w:val="2"/>
                <w:shd w:val="clear" w:color="auto" w:fill="D9D9D9" w:themeFill="background1" w:themeFillShade="D9"/>
              </w:tcPr>
            </w:tcPrChange>
          </w:tcPr>
          <w:p w:rsidR="00C419B0" w:rsidRDefault="00C419B0" w:rsidP="00A92334">
            <w:pPr>
              <w:jc w:val="center"/>
            </w:pPr>
            <w:r>
              <w:t>Version</w:t>
            </w:r>
          </w:p>
        </w:tc>
        <w:tc>
          <w:tcPr>
            <w:tcW w:w="1918" w:type="dxa"/>
            <w:shd w:val="clear" w:color="auto" w:fill="D9D9D9" w:themeFill="background1" w:themeFillShade="D9"/>
            <w:tcPrChange w:id="19" w:author="Wright, Phil" w:date="2017-11-23T11:24:00Z">
              <w:tcPr>
                <w:tcW w:w="1167" w:type="dxa"/>
                <w:shd w:val="clear" w:color="auto" w:fill="D9D9D9" w:themeFill="background1" w:themeFillShade="D9"/>
              </w:tcPr>
            </w:tcPrChange>
          </w:tcPr>
          <w:p w:rsidR="00C419B0" w:rsidRDefault="00C419B0" w:rsidP="00A92334">
            <w:pPr>
              <w:jc w:val="center"/>
            </w:pPr>
            <w:r>
              <w:t>Date</w:t>
            </w:r>
          </w:p>
        </w:tc>
        <w:tc>
          <w:tcPr>
            <w:tcW w:w="1640" w:type="dxa"/>
            <w:shd w:val="clear" w:color="auto" w:fill="D9D9D9" w:themeFill="background1" w:themeFillShade="D9"/>
            <w:tcPrChange w:id="20" w:author="Wright, Phil" w:date="2017-11-23T11:24:00Z">
              <w:tcPr>
                <w:tcW w:w="2300" w:type="dxa"/>
                <w:gridSpan w:val="2"/>
                <w:shd w:val="clear" w:color="auto" w:fill="D9D9D9" w:themeFill="background1" w:themeFillShade="D9"/>
              </w:tcPr>
            </w:tcPrChange>
          </w:tcPr>
          <w:p w:rsidR="00C419B0" w:rsidRDefault="00C419B0" w:rsidP="00A92334">
            <w:pPr>
              <w:jc w:val="center"/>
            </w:pPr>
            <w:r>
              <w:t>Chapter</w:t>
            </w:r>
          </w:p>
        </w:tc>
        <w:tc>
          <w:tcPr>
            <w:tcW w:w="1606" w:type="dxa"/>
            <w:shd w:val="clear" w:color="auto" w:fill="D9D9D9" w:themeFill="background1" w:themeFillShade="D9"/>
            <w:tcPrChange w:id="21" w:author="Wright, Phil" w:date="2017-11-23T11:24:00Z">
              <w:tcPr>
                <w:tcW w:w="2542" w:type="dxa"/>
                <w:gridSpan w:val="2"/>
                <w:shd w:val="clear" w:color="auto" w:fill="D9D9D9" w:themeFill="background1" w:themeFillShade="D9"/>
              </w:tcPr>
            </w:tcPrChange>
          </w:tcPr>
          <w:p w:rsidR="00C419B0" w:rsidRDefault="00C419B0" w:rsidP="00A92334">
            <w:pPr>
              <w:jc w:val="center"/>
            </w:pPr>
            <w:r>
              <w:t>Detail</w:t>
            </w:r>
          </w:p>
        </w:tc>
        <w:tc>
          <w:tcPr>
            <w:tcW w:w="1577" w:type="dxa"/>
            <w:shd w:val="clear" w:color="auto" w:fill="D9D9D9" w:themeFill="background1" w:themeFillShade="D9"/>
            <w:tcPrChange w:id="22" w:author="Wright, Phil" w:date="2017-11-23T11:24:00Z">
              <w:tcPr>
                <w:tcW w:w="1435" w:type="dxa"/>
                <w:gridSpan w:val="2"/>
                <w:shd w:val="clear" w:color="auto" w:fill="D9D9D9" w:themeFill="background1" w:themeFillShade="D9"/>
              </w:tcPr>
            </w:tcPrChange>
          </w:tcPr>
          <w:p w:rsidR="00C419B0" w:rsidRDefault="00C419B0" w:rsidP="00A92334">
            <w:pPr>
              <w:jc w:val="center"/>
            </w:pPr>
            <w:r>
              <w:t>Author</w:t>
            </w:r>
          </w:p>
        </w:tc>
      </w:tr>
      <w:tr w:rsidR="00C419B0" w:rsidTr="004B06F5">
        <w:tc>
          <w:tcPr>
            <w:tcW w:w="1564" w:type="dxa"/>
            <w:tcPrChange w:id="23" w:author="Wright, Phil" w:date="2017-11-23T11:24:00Z">
              <w:tcPr>
                <w:tcW w:w="861" w:type="dxa"/>
                <w:gridSpan w:val="2"/>
              </w:tcPr>
            </w:tcPrChange>
          </w:tcPr>
          <w:p w:rsidR="00C419B0" w:rsidRPr="00A92334" w:rsidRDefault="00C419B0">
            <w:pPr>
              <w:rPr>
                <w:sz w:val="18"/>
              </w:rPr>
            </w:pPr>
            <w:r w:rsidRPr="00A92334">
              <w:rPr>
                <w:sz w:val="18"/>
              </w:rPr>
              <w:t>1.16</w:t>
            </w:r>
          </w:p>
        </w:tc>
        <w:tc>
          <w:tcPr>
            <w:tcW w:w="1918" w:type="dxa"/>
            <w:tcPrChange w:id="24" w:author="Wright, Phil" w:date="2017-11-23T11:24:00Z">
              <w:tcPr>
                <w:tcW w:w="1167" w:type="dxa"/>
              </w:tcPr>
            </w:tcPrChange>
          </w:tcPr>
          <w:p w:rsidR="00C419B0" w:rsidRPr="00A92334" w:rsidRDefault="00C419B0">
            <w:pPr>
              <w:rPr>
                <w:sz w:val="18"/>
              </w:rPr>
            </w:pPr>
            <w:r w:rsidRPr="00A92334">
              <w:rPr>
                <w:sz w:val="18"/>
              </w:rPr>
              <w:t>2</w:t>
            </w:r>
            <w:r w:rsidR="00970F49">
              <w:rPr>
                <w:sz w:val="18"/>
              </w:rPr>
              <w:t>6</w:t>
            </w:r>
            <w:r w:rsidRPr="00A92334">
              <w:rPr>
                <w:sz w:val="18"/>
              </w:rPr>
              <w:t>/10/2017</w:t>
            </w:r>
          </w:p>
        </w:tc>
        <w:tc>
          <w:tcPr>
            <w:tcW w:w="1640" w:type="dxa"/>
            <w:tcPrChange w:id="25" w:author="Wright, Phil" w:date="2017-11-23T11:24:00Z">
              <w:tcPr>
                <w:tcW w:w="2300" w:type="dxa"/>
                <w:gridSpan w:val="2"/>
              </w:tcPr>
            </w:tcPrChange>
          </w:tcPr>
          <w:p w:rsidR="00C419B0" w:rsidRPr="00A92334" w:rsidRDefault="00C419B0">
            <w:pPr>
              <w:rPr>
                <w:sz w:val="18"/>
              </w:rPr>
            </w:pPr>
            <w:r w:rsidRPr="00A92334">
              <w:rPr>
                <w:sz w:val="18"/>
              </w:rPr>
              <w:t>1. Version Control</w:t>
            </w:r>
          </w:p>
        </w:tc>
        <w:tc>
          <w:tcPr>
            <w:tcW w:w="1606" w:type="dxa"/>
            <w:tcPrChange w:id="26" w:author="Wright, Phil" w:date="2017-11-23T11:24:00Z">
              <w:tcPr>
                <w:tcW w:w="2542" w:type="dxa"/>
                <w:gridSpan w:val="2"/>
              </w:tcPr>
            </w:tcPrChange>
          </w:tcPr>
          <w:p w:rsidR="00C419B0" w:rsidRPr="00A92334" w:rsidRDefault="00C419B0">
            <w:pPr>
              <w:rPr>
                <w:sz w:val="18"/>
              </w:rPr>
            </w:pPr>
            <w:r w:rsidRPr="00A92334">
              <w:rPr>
                <w:sz w:val="18"/>
              </w:rPr>
              <w:t>Version Control Table updated</w:t>
            </w:r>
          </w:p>
        </w:tc>
        <w:tc>
          <w:tcPr>
            <w:tcW w:w="1577" w:type="dxa"/>
            <w:tcPrChange w:id="27" w:author="Wright, Phil" w:date="2017-11-23T11:24:00Z">
              <w:tcPr>
                <w:tcW w:w="1435" w:type="dxa"/>
                <w:gridSpan w:val="2"/>
              </w:tcPr>
            </w:tcPrChange>
          </w:tcPr>
          <w:p w:rsidR="00C419B0" w:rsidRPr="00A92334" w:rsidRDefault="00C419B0">
            <w:pPr>
              <w:rPr>
                <w:sz w:val="18"/>
              </w:rPr>
            </w:pPr>
            <w:r w:rsidRPr="00A92334">
              <w:rPr>
                <w:sz w:val="18"/>
              </w:rPr>
              <w:t>Phil Wright</w:t>
            </w:r>
          </w:p>
        </w:tc>
      </w:tr>
      <w:tr w:rsidR="00970F49" w:rsidTr="004B06F5">
        <w:tc>
          <w:tcPr>
            <w:tcW w:w="1564" w:type="dxa"/>
            <w:tcPrChange w:id="28" w:author="Wright, Phil" w:date="2017-11-23T11:24:00Z">
              <w:tcPr>
                <w:tcW w:w="861" w:type="dxa"/>
                <w:gridSpan w:val="2"/>
              </w:tcPr>
            </w:tcPrChange>
          </w:tcPr>
          <w:p w:rsidR="00970F49" w:rsidRPr="00A92334" w:rsidRDefault="00970F49" w:rsidP="00970F49">
            <w:pPr>
              <w:rPr>
                <w:sz w:val="18"/>
              </w:rPr>
            </w:pPr>
            <w:r w:rsidRPr="00347F24">
              <w:rPr>
                <w:sz w:val="18"/>
              </w:rPr>
              <w:t>1.16</w:t>
            </w:r>
          </w:p>
        </w:tc>
        <w:tc>
          <w:tcPr>
            <w:tcW w:w="1918" w:type="dxa"/>
            <w:tcPrChange w:id="29" w:author="Wright, Phil" w:date="2017-11-23T11:24:00Z">
              <w:tcPr>
                <w:tcW w:w="1167" w:type="dxa"/>
              </w:tcPr>
            </w:tcPrChange>
          </w:tcPr>
          <w:p w:rsidR="00970F49" w:rsidRPr="00A92334" w:rsidRDefault="00970F49" w:rsidP="00970F49">
            <w:pPr>
              <w:rPr>
                <w:sz w:val="18"/>
              </w:rPr>
            </w:pPr>
            <w:r w:rsidRPr="00A92334">
              <w:rPr>
                <w:sz w:val="18"/>
              </w:rPr>
              <w:t>2</w:t>
            </w:r>
            <w:r>
              <w:rPr>
                <w:sz w:val="18"/>
              </w:rPr>
              <w:t>6</w:t>
            </w:r>
            <w:r w:rsidRPr="00A92334">
              <w:rPr>
                <w:sz w:val="18"/>
              </w:rPr>
              <w:t>/10/2017</w:t>
            </w:r>
          </w:p>
        </w:tc>
        <w:tc>
          <w:tcPr>
            <w:tcW w:w="1640" w:type="dxa"/>
            <w:tcPrChange w:id="30" w:author="Wright, Phil" w:date="2017-11-23T11:24:00Z">
              <w:tcPr>
                <w:tcW w:w="2300" w:type="dxa"/>
                <w:gridSpan w:val="2"/>
              </w:tcPr>
            </w:tcPrChange>
          </w:tcPr>
          <w:p w:rsidR="00970F49" w:rsidRPr="00A92334" w:rsidRDefault="00970F49" w:rsidP="00970F49">
            <w:pPr>
              <w:rPr>
                <w:sz w:val="18"/>
              </w:rPr>
            </w:pPr>
            <w:r w:rsidRPr="00A92334">
              <w:rPr>
                <w:sz w:val="18"/>
              </w:rPr>
              <w:t>4. Customer Portal account Creation</w:t>
            </w:r>
          </w:p>
        </w:tc>
        <w:tc>
          <w:tcPr>
            <w:tcW w:w="1606" w:type="dxa"/>
            <w:tcPrChange w:id="31" w:author="Wright, Phil" w:date="2017-11-23T11:24:00Z">
              <w:tcPr>
                <w:tcW w:w="2542" w:type="dxa"/>
                <w:gridSpan w:val="2"/>
              </w:tcPr>
            </w:tcPrChange>
          </w:tcPr>
          <w:p w:rsidR="00970F49" w:rsidRPr="00A92334" w:rsidRDefault="00970F49" w:rsidP="00970F49">
            <w:pPr>
              <w:rPr>
                <w:sz w:val="18"/>
              </w:rPr>
            </w:pPr>
            <w:r w:rsidRPr="00A92334">
              <w:rPr>
                <w:sz w:val="18"/>
              </w:rPr>
              <w:t>Details included that state how portal accounts will be aggregated from the SD policy data</w:t>
            </w:r>
          </w:p>
        </w:tc>
        <w:tc>
          <w:tcPr>
            <w:tcW w:w="1577" w:type="dxa"/>
            <w:tcPrChange w:id="32" w:author="Wright, Phil" w:date="2017-11-23T11:24:00Z">
              <w:tcPr>
                <w:tcW w:w="1435" w:type="dxa"/>
                <w:gridSpan w:val="2"/>
              </w:tcPr>
            </w:tcPrChange>
          </w:tcPr>
          <w:p w:rsidR="00970F49" w:rsidRPr="00A92334" w:rsidRDefault="00970F49" w:rsidP="00970F49">
            <w:pPr>
              <w:rPr>
                <w:sz w:val="18"/>
              </w:rPr>
            </w:pPr>
            <w:r w:rsidRPr="00A92334">
              <w:rPr>
                <w:sz w:val="18"/>
              </w:rPr>
              <w:t>Phil Wright</w:t>
            </w:r>
          </w:p>
        </w:tc>
      </w:tr>
      <w:tr w:rsidR="00970F49" w:rsidTr="004B06F5">
        <w:tc>
          <w:tcPr>
            <w:tcW w:w="1564" w:type="dxa"/>
            <w:tcPrChange w:id="33" w:author="Wright, Phil" w:date="2017-11-23T11:24:00Z">
              <w:tcPr>
                <w:tcW w:w="861" w:type="dxa"/>
                <w:gridSpan w:val="2"/>
              </w:tcPr>
            </w:tcPrChange>
          </w:tcPr>
          <w:p w:rsidR="00970F49" w:rsidRPr="00A92334" w:rsidRDefault="00970F49" w:rsidP="00970F49">
            <w:pPr>
              <w:rPr>
                <w:sz w:val="18"/>
              </w:rPr>
            </w:pPr>
            <w:r w:rsidRPr="00347F24">
              <w:rPr>
                <w:sz w:val="18"/>
              </w:rPr>
              <w:t>1.16</w:t>
            </w:r>
          </w:p>
        </w:tc>
        <w:tc>
          <w:tcPr>
            <w:tcW w:w="1918" w:type="dxa"/>
            <w:tcPrChange w:id="34" w:author="Wright, Phil" w:date="2017-11-23T11:24:00Z">
              <w:tcPr>
                <w:tcW w:w="1167" w:type="dxa"/>
              </w:tcPr>
            </w:tcPrChange>
          </w:tcPr>
          <w:p w:rsidR="00970F49" w:rsidRPr="00A92334" w:rsidRDefault="00970F49" w:rsidP="00970F49">
            <w:pPr>
              <w:rPr>
                <w:sz w:val="18"/>
              </w:rPr>
            </w:pPr>
            <w:r w:rsidRPr="00A92334">
              <w:rPr>
                <w:sz w:val="18"/>
              </w:rPr>
              <w:t>2</w:t>
            </w:r>
            <w:r>
              <w:rPr>
                <w:sz w:val="18"/>
              </w:rPr>
              <w:t>6</w:t>
            </w:r>
            <w:r w:rsidRPr="00A92334">
              <w:rPr>
                <w:sz w:val="18"/>
              </w:rPr>
              <w:t>/10/2017</w:t>
            </w:r>
          </w:p>
        </w:tc>
        <w:tc>
          <w:tcPr>
            <w:tcW w:w="1640" w:type="dxa"/>
            <w:tcPrChange w:id="35" w:author="Wright, Phil" w:date="2017-11-23T11:24:00Z">
              <w:tcPr>
                <w:tcW w:w="2300" w:type="dxa"/>
                <w:gridSpan w:val="2"/>
              </w:tcPr>
            </w:tcPrChange>
          </w:tcPr>
          <w:p w:rsidR="00970F49" w:rsidRPr="00A92334" w:rsidRDefault="00970F49" w:rsidP="00970F49">
            <w:pPr>
              <w:rPr>
                <w:sz w:val="18"/>
              </w:rPr>
            </w:pPr>
            <w:r w:rsidRPr="00A92334">
              <w:rPr>
                <w:sz w:val="18"/>
              </w:rPr>
              <w:t>6.1. Successful Login</w:t>
            </w:r>
          </w:p>
        </w:tc>
        <w:tc>
          <w:tcPr>
            <w:tcW w:w="1606" w:type="dxa"/>
            <w:tcPrChange w:id="36" w:author="Wright, Phil" w:date="2017-11-23T11:24:00Z">
              <w:tcPr>
                <w:tcW w:w="2542" w:type="dxa"/>
                <w:gridSpan w:val="2"/>
              </w:tcPr>
            </w:tcPrChange>
          </w:tcPr>
          <w:p w:rsidR="00970F49" w:rsidRPr="00A92334" w:rsidRDefault="00970F49" w:rsidP="00970F49">
            <w:pPr>
              <w:rPr>
                <w:sz w:val="18"/>
              </w:rPr>
            </w:pPr>
            <w:r w:rsidRPr="00A92334">
              <w:rPr>
                <w:sz w:val="18"/>
              </w:rPr>
              <w:t xml:space="preserve">Section split in to </w:t>
            </w:r>
          </w:p>
          <w:p w:rsidR="00970F49" w:rsidRPr="00A92334" w:rsidRDefault="00970F49" w:rsidP="00970F49">
            <w:pPr>
              <w:rPr>
                <w:sz w:val="18"/>
              </w:rPr>
            </w:pPr>
            <w:r w:rsidRPr="00A92334">
              <w:rPr>
                <w:sz w:val="18"/>
              </w:rPr>
              <w:t>6.1.1 One Email One a/c</w:t>
            </w:r>
          </w:p>
          <w:p w:rsidR="00970F49" w:rsidRPr="00A92334" w:rsidRDefault="00970F49" w:rsidP="00970F49">
            <w:pPr>
              <w:rPr>
                <w:sz w:val="18"/>
              </w:rPr>
            </w:pPr>
            <w:r w:rsidRPr="00A92334">
              <w:rPr>
                <w:sz w:val="18"/>
              </w:rPr>
              <w:t>6.1.2 One Email &gt;1 a/c</w:t>
            </w:r>
          </w:p>
        </w:tc>
        <w:tc>
          <w:tcPr>
            <w:tcW w:w="1577" w:type="dxa"/>
            <w:tcPrChange w:id="37" w:author="Wright, Phil" w:date="2017-11-23T11:24:00Z">
              <w:tcPr>
                <w:tcW w:w="1435" w:type="dxa"/>
                <w:gridSpan w:val="2"/>
              </w:tcPr>
            </w:tcPrChange>
          </w:tcPr>
          <w:p w:rsidR="00970F49" w:rsidRPr="00A92334" w:rsidRDefault="00970F49" w:rsidP="00970F49">
            <w:pPr>
              <w:rPr>
                <w:sz w:val="18"/>
              </w:rPr>
            </w:pPr>
            <w:r w:rsidRPr="00347F24">
              <w:rPr>
                <w:sz w:val="18"/>
              </w:rPr>
              <w:t>Phil Wright</w:t>
            </w:r>
          </w:p>
        </w:tc>
      </w:tr>
      <w:tr w:rsidR="00970F49" w:rsidTr="004B06F5">
        <w:tc>
          <w:tcPr>
            <w:tcW w:w="1564" w:type="dxa"/>
            <w:tcPrChange w:id="38" w:author="Wright, Phil" w:date="2017-11-23T11:24:00Z">
              <w:tcPr>
                <w:tcW w:w="861" w:type="dxa"/>
                <w:gridSpan w:val="2"/>
              </w:tcPr>
            </w:tcPrChange>
          </w:tcPr>
          <w:p w:rsidR="00970F49" w:rsidRPr="00A92334" w:rsidRDefault="00970F49" w:rsidP="00970F49">
            <w:pPr>
              <w:rPr>
                <w:sz w:val="18"/>
              </w:rPr>
            </w:pPr>
            <w:r w:rsidRPr="00347F24">
              <w:rPr>
                <w:sz w:val="18"/>
              </w:rPr>
              <w:t>1.16</w:t>
            </w:r>
          </w:p>
        </w:tc>
        <w:tc>
          <w:tcPr>
            <w:tcW w:w="1918" w:type="dxa"/>
            <w:tcPrChange w:id="39" w:author="Wright, Phil" w:date="2017-11-23T11:24:00Z">
              <w:tcPr>
                <w:tcW w:w="1167" w:type="dxa"/>
              </w:tcPr>
            </w:tcPrChange>
          </w:tcPr>
          <w:p w:rsidR="00970F49" w:rsidRPr="00A92334" w:rsidRDefault="00970F49" w:rsidP="00970F49">
            <w:pPr>
              <w:rPr>
                <w:sz w:val="18"/>
              </w:rPr>
            </w:pPr>
            <w:r w:rsidRPr="00A92334">
              <w:rPr>
                <w:sz w:val="18"/>
              </w:rPr>
              <w:t>2</w:t>
            </w:r>
            <w:r>
              <w:rPr>
                <w:sz w:val="18"/>
              </w:rPr>
              <w:t>6</w:t>
            </w:r>
            <w:r w:rsidRPr="00A92334">
              <w:rPr>
                <w:sz w:val="18"/>
              </w:rPr>
              <w:t>/10/2017</w:t>
            </w:r>
          </w:p>
        </w:tc>
        <w:tc>
          <w:tcPr>
            <w:tcW w:w="1640" w:type="dxa"/>
            <w:tcPrChange w:id="40" w:author="Wright, Phil" w:date="2017-11-23T11:24:00Z">
              <w:tcPr>
                <w:tcW w:w="2300" w:type="dxa"/>
                <w:gridSpan w:val="2"/>
              </w:tcPr>
            </w:tcPrChange>
          </w:tcPr>
          <w:p w:rsidR="00970F49" w:rsidRPr="00A92334" w:rsidRDefault="00970F49" w:rsidP="00970F49">
            <w:pPr>
              <w:rPr>
                <w:sz w:val="18"/>
              </w:rPr>
            </w:pPr>
            <w:r w:rsidRPr="00A92334">
              <w:rPr>
                <w:sz w:val="18"/>
              </w:rPr>
              <w:t>6.1.2. One Email address to more than One Account number</w:t>
            </w:r>
          </w:p>
        </w:tc>
        <w:tc>
          <w:tcPr>
            <w:tcW w:w="1606" w:type="dxa"/>
            <w:tcPrChange w:id="41" w:author="Wright, Phil" w:date="2017-11-23T11:24:00Z">
              <w:tcPr>
                <w:tcW w:w="2542" w:type="dxa"/>
                <w:gridSpan w:val="2"/>
              </w:tcPr>
            </w:tcPrChange>
          </w:tcPr>
          <w:p w:rsidR="00970F49" w:rsidRPr="00A92334" w:rsidRDefault="00970F49" w:rsidP="00970F49">
            <w:pPr>
              <w:rPr>
                <w:sz w:val="18"/>
              </w:rPr>
            </w:pPr>
            <w:r w:rsidRPr="00A92334">
              <w:rPr>
                <w:sz w:val="18"/>
              </w:rPr>
              <w:t>Details as to how the logic should be applied at login</w:t>
            </w:r>
          </w:p>
        </w:tc>
        <w:tc>
          <w:tcPr>
            <w:tcW w:w="1577" w:type="dxa"/>
            <w:tcPrChange w:id="42" w:author="Wright, Phil" w:date="2017-11-23T11:24:00Z">
              <w:tcPr>
                <w:tcW w:w="1435" w:type="dxa"/>
                <w:gridSpan w:val="2"/>
              </w:tcPr>
            </w:tcPrChange>
          </w:tcPr>
          <w:p w:rsidR="00970F49" w:rsidRPr="00A92334" w:rsidRDefault="00970F49" w:rsidP="00970F49">
            <w:pPr>
              <w:rPr>
                <w:sz w:val="18"/>
              </w:rPr>
            </w:pPr>
            <w:r w:rsidRPr="00347F24">
              <w:rPr>
                <w:sz w:val="18"/>
              </w:rPr>
              <w:t>Phil Wright</w:t>
            </w:r>
          </w:p>
        </w:tc>
      </w:tr>
      <w:tr w:rsidR="00970F49" w:rsidTr="004B06F5">
        <w:tc>
          <w:tcPr>
            <w:tcW w:w="1564" w:type="dxa"/>
            <w:tcPrChange w:id="43" w:author="Wright, Phil" w:date="2017-11-23T11:24:00Z">
              <w:tcPr>
                <w:tcW w:w="861" w:type="dxa"/>
                <w:gridSpan w:val="2"/>
              </w:tcPr>
            </w:tcPrChange>
          </w:tcPr>
          <w:p w:rsidR="00970F49" w:rsidRPr="00A92334" w:rsidRDefault="00970F49" w:rsidP="00970F49">
            <w:pPr>
              <w:rPr>
                <w:sz w:val="18"/>
              </w:rPr>
            </w:pPr>
            <w:r w:rsidRPr="00347F24">
              <w:rPr>
                <w:sz w:val="18"/>
              </w:rPr>
              <w:t>1.16</w:t>
            </w:r>
          </w:p>
        </w:tc>
        <w:tc>
          <w:tcPr>
            <w:tcW w:w="1918" w:type="dxa"/>
            <w:tcPrChange w:id="44" w:author="Wright, Phil" w:date="2017-11-23T11:24:00Z">
              <w:tcPr>
                <w:tcW w:w="1167" w:type="dxa"/>
              </w:tcPr>
            </w:tcPrChange>
          </w:tcPr>
          <w:p w:rsidR="00970F49" w:rsidRPr="00A92334" w:rsidRDefault="00970F49" w:rsidP="00970F49">
            <w:pPr>
              <w:rPr>
                <w:sz w:val="18"/>
              </w:rPr>
            </w:pPr>
            <w:r w:rsidRPr="00A92334">
              <w:rPr>
                <w:sz w:val="18"/>
              </w:rPr>
              <w:t>2</w:t>
            </w:r>
            <w:r>
              <w:rPr>
                <w:sz w:val="18"/>
              </w:rPr>
              <w:t>6</w:t>
            </w:r>
            <w:r w:rsidRPr="00A92334">
              <w:rPr>
                <w:sz w:val="18"/>
              </w:rPr>
              <w:t>/10/2017</w:t>
            </w:r>
          </w:p>
        </w:tc>
        <w:tc>
          <w:tcPr>
            <w:tcW w:w="1640" w:type="dxa"/>
            <w:tcPrChange w:id="45" w:author="Wright, Phil" w:date="2017-11-23T11:24:00Z">
              <w:tcPr>
                <w:tcW w:w="2300" w:type="dxa"/>
                <w:gridSpan w:val="2"/>
              </w:tcPr>
            </w:tcPrChange>
          </w:tcPr>
          <w:p w:rsidR="00970F49" w:rsidRPr="00A92334" w:rsidRDefault="00970F49" w:rsidP="00970F49">
            <w:pPr>
              <w:rPr>
                <w:sz w:val="18"/>
              </w:rPr>
            </w:pPr>
            <w:r w:rsidRPr="00A92334">
              <w:rPr>
                <w:sz w:val="18"/>
              </w:rPr>
              <w:t>6.4. Unrecognised Email</w:t>
            </w:r>
          </w:p>
        </w:tc>
        <w:tc>
          <w:tcPr>
            <w:tcW w:w="1606" w:type="dxa"/>
            <w:tcPrChange w:id="46" w:author="Wright, Phil" w:date="2017-11-23T11:24:00Z">
              <w:tcPr>
                <w:tcW w:w="2542" w:type="dxa"/>
                <w:gridSpan w:val="2"/>
              </w:tcPr>
            </w:tcPrChange>
          </w:tcPr>
          <w:p w:rsidR="00970F49" w:rsidRPr="00A92334" w:rsidRDefault="00970F49" w:rsidP="00970F49">
            <w:pPr>
              <w:rPr>
                <w:sz w:val="18"/>
              </w:rPr>
            </w:pPr>
            <w:r w:rsidRPr="00A92334">
              <w:rPr>
                <w:sz w:val="18"/>
              </w:rPr>
              <w:t>Details as to how the logic should be applied</w:t>
            </w:r>
          </w:p>
        </w:tc>
        <w:tc>
          <w:tcPr>
            <w:tcW w:w="1577" w:type="dxa"/>
            <w:tcPrChange w:id="47" w:author="Wright, Phil" w:date="2017-11-23T11:24:00Z">
              <w:tcPr>
                <w:tcW w:w="1435" w:type="dxa"/>
                <w:gridSpan w:val="2"/>
              </w:tcPr>
            </w:tcPrChange>
          </w:tcPr>
          <w:p w:rsidR="00970F49" w:rsidRPr="00A92334" w:rsidRDefault="00970F49" w:rsidP="00970F49">
            <w:pPr>
              <w:rPr>
                <w:sz w:val="18"/>
              </w:rPr>
            </w:pPr>
            <w:r w:rsidRPr="00347F24">
              <w:rPr>
                <w:sz w:val="18"/>
              </w:rPr>
              <w:t>Phil Wright</w:t>
            </w:r>
          </w:p>
        </w:tc>
      </w:tr>
      <w:tr w:rsidR="00970F49" w:rsidTr="004B06F5">
        <w:tc>
          <w:tcPr>
            <w:tcW w:w="1564" w:type="dxa"/>
            <w:tcPrChange w:id="48" w:author="Wright, Phil" w:date="2017-11-23T11:24:00Z">
              <w:tcPr>
                <w:tcW w:w="861" w:type="dxa"/>
                <w:gridSpan w:val="2"/>
              </w:tcPr>
            </w:tcPrChange>
          </w:tcPr>
          <w:p w:rsidR="00970F49" w:rsidRPr="00A92334" w:rsidRDefault="00970F49" w:rsidP="00970F49">
            <w:pPr>
              <w:rPr>
                <w:sz w:val="18"/>
              </w:rPr>
            </w:pPr>
            <w:r w:rsidRPr="00347F24">
              <w:rPr>
                <w:sz w:val="18"/>
              </w:rPr>
              <w:t>1.16</w:t>
            </w:r>
          </w:p>
        </w:tc>
        <w:tc>
          <w:tcPr>
            <w:tcW w:w="1918" w:type="dxa"/>
            <w:tcPrChange w:id="49" w:author="Wright, Phil" w:date="2017-11-23T11:24:00Z">
              <w:tcPr>
                <w:tcW w:w="1167" w:type="dxa"/>
              </w:tcPr>
            </w:tcPrChange>
          </w:tcPr>
          <w:p w:rsidR="00970F49" w:rsidRPr="00A92334" w:rsidRDefault="00970F49" w:rsidP="00970F49">
            <w:pPr>
              <w:rPr>
                <w:sz w:val="18"/>
              </w:rPr>
            </w:pPr>
            <w:r w:rsidRPr="00A92334">
              <w:rPr>
                <w:sz w:val="18"/>
              </w:rPr>
              <w:t>2</w:t>
            </w:r>
            <w:r>
              <w:rPr>
                <w:sz w:val="18"/>
              </w:rPr>
              <w:t>6</w:t>
            </w:r>
            <w:r w:rsidRPr="00A92334">
              <w:rPr>
                <w:sz w:val="18"/>
              </w:rPr>
              <w:t>/10/2017</w:t>
            </w:r>
          </w:p>
        </w:tc>
        <w:tc>
          <w:tcPr>
            <w:tcW w:w="1640" w:type="dxa"/>
            <w:tcPrChange w:id="50" w:author="Wright, Phil" w:date="2017-11-23T11:24:00Z">
              <w:tcPr>
                <w:tcW w:w="2300" w:type="dxa"/>
                <w:gridSpan w:val="2"/>
              </w:tcPr>
            </w:tcPrChange>
          </w:tcPr>
          <w:p w:rsidR="00970F49" w:rsidRPr="00A92334" w:rsidRDefault="00970F49" w:rsidP="00970F49">
            <w:pPr>
              <w:rPr>
                <w:sz w:val="18"/>
              </w:rPr>
            </w:pPr>
            <w:r w:rsidRPr="00A92334">
              <w:rPr>
                <w:sz w:val="18"/>
              </w:rPr>
              <w:t>6.5. Not enrolled link</w:t>
            </w:r>
          </w:p>
        </w:tc>
        <w:tc>
          <w:tcPr>
            <w:tcW w:w="1606" w:type="dxa"/>
            <w:tcPrChange w:id="51" w:author="Wright, Phil" w:date="2017-11-23T11:24:00Z">
              <w:tcPr>
                <w:tcW w:w="2542" w:type="dxa"/>
                <w:gridSpan w:val="2"/>
              </w:tcPr>
            </w:tcPrChange>
          </w:tcPr>
          <w:p w:rsidR="00970F49" w:rsidRPr="00A92334" w:rsidRDefault="00970F49" w:rsidP="00970F49">
            <w:pPr>
              <w:rPr>
                <w:sz w:val="18"/>
              </w:rPr>
            </w:pPr>
            <w:r w:rsidRPr="00A92334">
              <w:rPr>
                <w:sz w:val="18"/>
              </w:rPr>
              <w:t>Details as to how the logic should be applied</w:t>
            </w:r>
          </w:p>
        </w:tc>
        <w:tc>
          <w:tcPr>
            <w:tcW w:w="1577" w:type="dxa"/>
            <w:tcPrChange w:id="52" w:author="Wright, Phil" w:date="2017-11-23T11:24:00Z">
              <w:tcPr>
                <w:tcW w:w="1435" w:type="dxa"/>
                <w:gridSpan w:val="2"/>
              </w:tcPr>
            </w:tcPrChange>
          </w:tcPr>
          <w:p w:rsidR="00970F49" w:rsidRPr="00A92334" w:rsidRDefault="00970F49" w:rsidP="00970F49">
            <w:pPr>
              <w:rPr>
                <w:sz w:val="18"/>
              </w:rPr>
            </w:pPr>
            <w:r w:rsidRPr="00347F24">
              <w:rPr>
                <w:sz w:val="18"/>
              </w:rPr>
              <w:t>Phil Wright</w:t>
            </w:r>
          </w:p>
        </w:tc>
      </w:tr>
      <w:tr w:rsidR="00970F49" w:rsidTr="004B06F5">
        <w:tc>
          <w:tcPr>
            <w:tcW w:w="1564" w:type="dxa"/>
            <w:tcPrChange w:id="53" w:author="Wright, Phil" w:date="2017-11-23T11:24:00Z">
              <w:tcPr>
                <w:tcW w:w="861" w:type="dxa"/>
                <w:gridSpan w:val="2"/>
              </w:tcPr>
            </w:tcPrChange>
          </w:tcPr>
          <w:p w:rsidR="00970F49" w:rsidRPr="00347F24" w:rsidRDefault="00970F49" w:rsidP="00970F49">
            <w:pPr>
              <w:rPr>
                <w:sz w:val="18"/>
              </w:rPr>
            </w:pPr>
            <w:r>
              <w:rPr>
                <w:sz w:val="18"/>
              </w:rPr>
              <w:t>1.16</w:t>
            </w:r>
          </w:p>
        </w:tc>
        <w:tc>
          <w:tcPr>
            <w:tcW w:w="1918" w:type="dxa"/>
            <w:tcPrChange w:id="54" w:author="Wright, Phil" w:date="2017-11-23T11:24:00Z">
              <w:tcPr>
                <w:tcW w:w="1167" w:type="dxa"/>
              </w:tcPr>
            </w:tcPrChange>
          </w:tcPr>
          <w:p w:rsidR="00970F49" w:rsidRPr="00347F24" w:rsidRDefault="00970F49" w:rsidP="00970F49">
            <w:pPr>
              <w:rPr>
                <w:sz w:val="18"/>
              </w:rPr>
            </w:pPr>
            <w:r w:rsidRPr="00A92334">
              <w:rPr>
                <w:sz w:val="18"/>
              </w:rPr>
              <w:t>2</w:t>
            </w:r>
            <w:r>
              <w:rPr>
                <w:sz w:val="18"/>
              </w:rPr>
              <w:t>6</w:t>
            </w:r>
            <w:r w:rsidRPr="00A92334">
              <w:rPr>
                <w:sz w:val="18"/>
              </w:rPr>
              <w:t>/10/2017</w:t>
            </w:r>
          </w:p>
        </w:tc>
        <w:tc>
          <w:tcPr>
            <w:tcW w:w="1640" w:type="dxa"/>
            <w:tcPrChange w:id="55" w:author="Wright, Phil" w:date="2017-11-23T11:24:00Z">
              <w:tcPr>
                <w:tcW w:w="2300" w:type="dxa"/>
                <w:gridSpan w:val="2"/>
              </w:tcPr>
            </w:tcPrChange>
          </w:tcPr>
          <w:p w:rsidR="00970F49" w:rsidRPr="00A92334" w:rsidRDefault="00970F49" w:rsidP="00970F49">
            <w:pPr>
              <w:rPr>
                <w:sz w:val="18"/>
              </w:rPr>
            </w:pPr>
            <w:r>
              <w:rPr>
                <w:sz w:val="18"/>
              </w:rPr>
              <w:t>7.6.1 Expired SG Products</w:t>
            </w:r>
          </w:p>
        </w:tc>
        <w:tc>
          <w:tcPr>
            <w:tcW w:w="1606" w:type="dxa"/>
            <w:tcPrChange w:id="56" w:author="Wright, Phil" w:date="2017-11-23T11:24:00Z">
              <w:tcPr>
                <w:tcW w:w="2542" w:type="dxa"/>
                <w:gridSpan w:val="2"/>
              </w:tcPr>
            </w:tcPrChange>
          </w:tcPr>
          <w:p w:rsidR="00970F49" w:rsidRPr="00A92334" w:rsidRDefault="00970F49" w:rsidP="00970F49">
            <w:pPr>
              <w:rPr>
                <w:sz w:val="18"/>
              </w:rPr>
            </w:pPr>
            <w:r w:rsidRPr="00A92334">
              <w:rPr>
                <w:sz w:val="18"/>
              </w:rPr>
              <w:t xml:space="preserve">Wording included to confirm </w:t>
            </w:r>
            <w:r>
              <w:rPr>
                <w:sz w:val="18"/>
              </w:rPr>
              <w:t>what services are available on expired SG’s</w:t>
            </w:r>
          </w:p>
        </w:tc>
        <w:tc>
          <w:tcPr>
            <w:tcW w:w="1577" w:type="dxa"/>
            <w:tcPrChange w:id="57" w:author="Wright, Phil" w:date="2017-11-23T11:24:00Z">
              <w:tcPr>
                <w:tcW w:w="1435" w:type="dxa"/>
                <w:gridSpan w:val="2"/>
              </w:tcPr>
            </w:tcPrChange>
          </w:tcPr>
          <w:p w:rsidR="00970F49" w:rsidRPr="00347F24" w:rsidRDefault="00970F49" w:rsidP="00970F49">
            <w:pPr>
              <w:rPr>
                <w:sz w:val="18"/>
              </w:rPr>
            </w:pPr>
            <w:r>
              <w:rPr>
                <w:sz w:val="18"/>
              </w:rPr>
              <w:t>Phil Wright</w:t>
            </w:r>
          </w:p>
        </w:tc>
      </w:tr>
      <w:tr w:rsidR="00970F49" w:rsidTr="004B06F5">
        <w:tc>
          <w:tcPr>
            <w:tcW w:w="1564" w:type="dxa"/>
            <w:tcPrChange w:id="58" w:author="Wright, Phil" w:date="2017-11-23T11:24:00Z">
              <w:tcPr>
                <w:tcW w:w="861" w:type="dxa"/>
                <w:gridSpan w:val="2"/>
              </w:tcPr>
            </w:tcPrChange>
          </w:tcPr>
          <w:p w:rsidR="00970F49" w:rsidRPr="00A92334" w:rsidRDefault="00970F49" w:rsidP="00970F49">
            <w:pPr>
              <w:rPr>
                <w:sz w:val="18"/>
              </w:rPr>
            </w:pPr>
            <w:r w:rsidRPr="00347F24">
              <w:rPr>
                <w:sz w:val="18"/>
              </w:rPr>
              <w:t>1.16</w:t>
            </w:r>
          </w:p>
        </w:tc>
        <w:tc>
          <w:tcPr>
            <w:tcW w:w="1918" w:type="dxa"/>
            <w:tcPrChange w:id="59" w:author="Wright, Phil" w:date="2017-11-23T11:24:00Z">
              <w:tcPr>
                <w:tcW w:w="1167" w:type="dxa"/>
              </w:tcPr>
            </w:tcPrChange>
          </w:tcPr>
          <w:p w:rsidR="00970F49" w:rsidRPr="00A92334" w:rsidRDefault="00970F49" w:rsidP="00970F49">
            <w:pPr>
              <w:rPr>
                <w:sz w:val="18"/>
              </w:rPr>
            </w:pPr>
            <w:r w:rsidRPr="00A92334">
              <w:rPr>
                <w:sz w:val="18"/>
              </w:rPr>
              <w:t>2</w:t>
            </w:r>
            <w:r>
              <w:rPr>
                <w:sz w:val="18"/>
              </w:rPr>
              <w:t>6</w:t>
            </w:r>
            <w:r w:rsidRPr="00A92334">
              <w:rPr>
                <w:sz w:val="18"/>
              </w:rPr>
              <w:t>/10/2017</w:t>
            </w:r>
          </w:p>
        </w:tc>
        <w:tc>
          <w:tcPr>
            <w:tcW w:w="1640" w:type="dxa"/>
            <w:tcPrChange w:id="60" w:author="Wright, Phil" w:date="2017-11-23T11:24:00Z">
              <w:tcPr>
                <w:tcW w:w="2300" w:type="dxa"/>
                <w:gridSpan w:val="2"/>
              </w:tcPr>
            </w:tcPrChange>
          </w:tcPr>
          <w:p w:rsidR="00970F49" w:rsidRPr="00A92334" w:rsidRDefault="00970F49" w:rsidP="00970F49">
            <w:pPr>
              <w:rPr>
                <w:sz w:val="18"/>
              </w:rPr>
            </w:pPr>
            <w:r w:rsidRPr="00A92334">
              <w:rPr>
                <w:sz w:val="18"/>
              </w:rPr>
              <w:t>7.6.</w:t>
            </w:r>
            <w:r>
              <w:rPr>
                <w:sz w:val="18"/>
              </w:rPr>
              <w:t>2</w:t>
            </w:r>
            <w:r w:rsidRPr="00A92334">
              <w:rPr>
                <w:sz w:val="18"/>
              </w:rPr>
              <w:t xml:space="preserve"> Cancelled </w:t>
            </w:r>
            <w:r>
              <w:rPr>
                <w:sz w:val="18"/>
              </w:rPr>
              <w:t>SG Products</w:t>
            </w:r>
          </w:p>
        </w:tc>
        <w:tc>
          <w:tcPr>
            <w:tcW w:w="1606" w:type="dxa"/>
            <w:tcPrChange w:id="61" w:author="Wright, Phil" w:date="2017-11-23T11:24:00Z">
              <w:tcPr>
                <w:tcW w:w="2542" w:type="dxa"/>
                <w:gridSpan w:val="2"/>
              </w:tcPr>
            </w:tcPrChange>
          </w:tcPr>
          <w:p w:rsidR="00970F49" w:rsidRPr="00A92334" w:rsidRDefault="00970F49" w:rsidP="00970F49">
            <w:pPr>
              <w:rPr>
                <w:sz w:val="18"/>
              </w:rPr>
            </w:pPr>
            <w:r w:rsidRPr="00A92334">
              <w:rPr>
                <w:sz w:val="18"/>
              </w:rPr>
              <w:t>Wording included to confirm these won’t be shown in the portal</w:t>
            </w:r>
          </w:p>
        </w:tc>
        <w:tc>
          <w:tcPr>
            <w:tcW w:w="1577" w:type="dxa"/>
            <w:tcPrChange w:id="62" w:author="Wright, Phil" w:date="2017-11-23T11:24:00Z">
              <w:tcPr>
                <w:tcW w:w="1435" w:type="dxa"/>
                <w:gridSpan w:val="2"/>
              </w:tcPr>
            </w:tcPrChange>
          </w:tcPr>
          <w:p w:rsidR="00970F49" w:rsidRPr="00A92334" w:rsidRDefault="00970F49" w:rsidP="00970F49">
            <w:pPr>
              <w:rPr>
                <w:sz w:val="18"/>
              </w:rPr>
            </w:pPr>
            <w:r w:rsidRPr="00347F24">
              <w:rPr>
                <w:sz w:val="18"/>
              </w:rPr>
              <w:t>Phil Wright</w:t>
            </w:r>
          </w:p>
        </w:tc>
      </w:tr>
      <w:tr w:rsidR="00970F49" w:rsidTr="004B06F5">
        <w:tc>
          <w:tcPr>
            <w:tcW w:w="1564" w:type="dxa"/>
            <w:tcPrChange w:id="63" w:author="Wright, Phil" w:date="2017-11-23T11:24:00Z">
              <w:tcPr>
                <w:tcW w:w="861" w:type="dxa"/>
                <w:gridSpan w:val="2"/>
              </w:tcPr>
            </w:tcPrChange>
          </w:tcPr>
          <w:p w:rsidR="00970F49" w:rsidRPr="00A92334" w:rsidRDefault="00970F49" w:rsidP="00970F49">
            <w:pPr>
              <w:rPr>
                <w:sz w:val="18"/>
              </w:rPr>
            </w:pPr>
            <w:r w:rsidRPr="00347F24">
              <w:rPr>
                <w:sz w:val="18"/>
              </w:rPr>
              <w:t>1.16</w:t>
            </w:r>
          </w:p>
        </w:tc>
        <w:tc>
          <w:tcPr>
            <w:tcW w:w="1918" w:type="dxa"/>
            <w:tcPrChange w:id="64" w:author="Wright, Phil" w:date="2017-11-23T11:24:00Z">
              <w:tcPr>
                <w:tcW w:w="1167" w:type="dxa"/>
              </w:tcPr>
            </w:tcPrChange>
          </w:tcPr>
          <w:p w:rsidR="00970F49" w:rsidRPr="00A92334" w:rsidRDefault="00970F49" w:rsidP="00970F49">
            <w:pPr>
              <w:rPr>
                <w:sz w:val="18"/>
              </w:rPr>
            </w:pPr>
            <w:r w:rsidRPr="00A92334">
              <w:rPr>
                <w:sz w:val="18"/>
              </w:rPr>
              <w:t>2</w:t>
            </w:r>
            <w:r>
              <w:rPr>
                <w:sz w:val="18"/>
              </w:rPr>
              <w:t>6</w:t>
            </w:r>
            <w:r w:rsidRPr="00A92334">
              <w:rPr>
                <w:sz w:val="18"/>
              </w:rPr>
              <w:t>/10/2017</w:t>
            </w:r>
          </w:p>
        </w:tc>
        <w:tc>
          <w:tcPr>
            <w:tcW w:w="1640" w:type="dxa"/>
            <w:tcPrChange w:id="65" w:author="Wright, Phil" w:date="2017-11-23T11:24:00Z">
              <w:tcPr>
                <w:tcW w:w="2300" w:type="dxa"/>
                <w:gridSpan w:val="2"/>
              </w:tcPr>
            </w:tcPrChange>
          </w:tcPr>
          <w:p w:rsidR="00970F49" w:rsidRPr="00A92334" w:rsidRDefault="00970F49" w:rsidP="00970F49">
            <w:pPr>
              <w:rPr>
                <w:sz w:val="18"/>
              </w:rPr>
            </w:pPr>
            <w:r w:rsidRPr="00A92334">
              <w:rPr>
                <w:sz w:val="18"/>
              </w:rPr>
              <w:t xml:space="preserve">8.2.3. In Warranty </w:t>
            </w:r>
          </w:p>
        </w:tc>
        <w:tc>
          <w:tcPr>
            <w:tcW w:w="1606" w:type="dxa"/>
            <w:tcPrChange w:id="66" w:author="Wright, Phil" w:date="2017-11-23T11:24:00Z">
              <w:tcPr>
                <w:tcW w:w="2542" w:type="dxa"/>
                <w:gridSpan w:val="2"/>
              </w:tcPr>
            </w:tcPrChange>
          </w:tcPr>
          <w:p w:rsidR="00970F49" w:rsidRPr="00A92334" w:rsidRDefault="00970F49" w:rsidP="00970F49">
            <w:pPr>
              <w:rPr>
                <w:sz w:val="18"/>
              </w:rPr>
            </w:pPr>
            <w:r w:rsidRPr="00A92334">
              <w:rPr>
                <w:sz w:val="18"/>
              </w:rPr>
              <w:t>Manufacturer details provided for all in warranty claims irrespective of manufacturer</w:t>
            </w:r>
          </w:p>
        </w:tc>
        <w:tc>
          <w:tcPr>
            <w:tcW w:w="1577" w:type="dxa"/>
            <w:tcPrChange w:id="67" w:author="Wright, Phil" w:date="2017-11-23T11:24:00Z">
              <w:tcPr>
                <w:tcW w:w="1435" w:type="dxa"/>
                <w:gridSpan w:val="2"/>
              </w:tcPr>
            </w:tcPrChange>
          </w:tcPr>
          <w:p w:rsidR="00970F49" w:rsidRPr="00A92334" w:rsidRDefault="00970F49" w:rsidP="00970F49">
            <w:pPr>
              <w:rPr>
                <w:sz w:val="18"/>
              </w:rPr>
            </w:pPr>
            <w:r w:rsidRPr="00347F24">
              <w:rPr>
                <w:sz w:val="18"/>
              </w:rPr>
              <w:t>Phil Wright</w:t>
            </w:r>
          </w:p>
        </w:tc>
      </w:tr>
      <w:tr w:rsidR="00970F49" w:rsidTr="004B06F5">
        <w:tc>
          <w:tcPr>
            <w:tcW w:w="1564" w:type="dxa"/>
            <w:tcPrChange w:id="68" w:author="Wright, Phil" w:date="2017-11-23T11:24:00Z">
              <w:tcPr>
                <w:tcW w:w="861" w:type="dxa"/>
                <w:gridSpan w:val="2"/>
              </w:tcPr>
            </w:tcPrChange>
          </w:tcPr>
          <w:p w:rsidR="00970F49" w:rsidRPr="00347F24" w:rsidRDefault="00970F49" w:rsidP="00970F49">
            <w:pPr>
              <w:rPr>
                <w:sz w:val="18"/>
              </w:rPr>
            </w:pPr>
            <w:r>
              <w:rPr>
                <w:sz w:val="18"/>
              </w:rPr>
              <w:t>1.16</w:t>
            </w:r>
          </w:p>
        </w:tc>
        <w:tc>
          <w:tcPr>
            <w:tcW w:w="1918" w:type="dxa"/>
            <w:tcPrChange w:id="69" w:author="Wright, Phil" w:date="2017-11-23T11:24:00Z">
              <w:tcPr>
                <w:tcW w:w="1167" w:type="dxa"/>
              </w:tcPr>
            </w:tcPrChange>
          </w:tcPr>
          <w:p w:rsidR="00970F49" w:rsidRPr="00347F24" w:rsidRDefault="00970F49" w:rsidP="00970F49">
            <w:pPr>
              <w:rPr>
                <w:sz w:val="18"/>
              </w:rPr>
            </w:pPr>
            <w:r w:rsidRPr="00A92334">
              <w:rPr>
                <w:sz w:val="18"/>
              </w:rPr>
              <w:t>2</w:t>
            </w:r>
            <w:r>
              <w:rPr>
                <w:sz w:val="18"/>
              </w:rPr>
              <w:t>6</w:t>
            </w:r>
            <w:r w:rsidRPr="00A92334">
              <w:rPr>
                <w:sz w:val="18"/>
              </w:rPr>
              <w:t>/10/2017</w:t>
            </w:r>
          </w:p>
        </w:tc>
        <w:tc>
          <w:tcPr>
            <w:tcW w:w="1640" w:type="dxa"/>
            <w:tcPrChange w:id="70" w:author="Wright, Phil" w:date="2017-11-23T11:24:00Z">
              <w:tcPr>
                <w:tcW w:w="2300" w:type="dxa"/>
                <w:gridSpan w:val="2"/>
              </w:tcPr>
            </w:tcPrChange>
          </w:tcPr>
          <w:p w:rsidR="00970F49" w:rsidRPr="00A92334" w:rsidRDefault="00970F49" w:rsidP="00970F49">
            <w:pPr>
              <w:rPr>
                <w:sz w:val="18"/>
              </w:rPr>
            </w:pPr>
            <w:r>
              <w:rPr>
                <w:sz w:val="18"/>
              </w:rPr>
              <w:t>9.5. MI</w:t>
            </w:r>
          </w:p>
        </w:tc>
        <w:tc>
          <w:tcPr>
            <w:tcW w:w="1606" w:type="dxa"/>
            <w:tcPrChange w:id="71" w:author="Wright, Phil" w:date="2017-11-23T11:24:00Z">
              <w:tcPr>
                <w:tcW w:w="2542" w:type="dxa"/>
                <w:gridSpan w:val="2"/>
              </w:tcPr>
            </w:tcPrChange>
          </w:tcPr>
          <w:p w:rsidR="00970F49" w:rsidRPr="00A92334" w:rsidRDefault="00970F49" w:rsidP="00970F49">
            <w:pPr>
              <w:rPr>
                <w:sz w:val="18"/>
              </w:rPr>
            </w:pPr>
            <w:r>
              <w:rPr>
                <w:sz w:val="18"/>
              </w:rPr>
              <w:t>MI Table formatted for the purpose of this document</w:t>
            </w:r>
          </w:p>
        </w:tc>
        <w:tc>
          <w:tcPr>
            <w:tcW w:w="1577" w:type="dxa"/>
            <w:tcPrChange w:id="72" w:author="Wright, Phil" w:date="2017-11-23T11:24:00Z">
              <w:tcPr>
                <w:tcW w:w="1435" w:type="dxa"/>
                <w:gridSpan w:val="2"/>
              </w:tcPr>
            </w:tcPrChange>
          </w:tcPr>
          <w:p w:rsidR="00970F49" w:rsidRPr="00347F24" w:rsidRDefault="00970F49" w:rsidP="00970F49">
            <w:pPr>
              <w:rPr>
                <w:sz w:val="18"/>
              </w:rPr>
            </w:pPr>
            <w:r>
              <w:rPr>
                <w:sz w:val="18"/>
              </w:rPr>
              <w:t>Phil Wright</w:t>
            </w:r>
          </w:p>
        </w:tc>
      </w:tr>
      <w:tr w:rsidR="00970F49" w:rsidTr="004B06F5">
        <w:tc>
          <w:tcPr>
            <w:tcW w:w="1564" w:type="dxa"/>
            <w:tcPrChange w:id="73" w:author="Wright, Phil" w:date="2017-11-23T11:24:00Z">
              <w:tcPr>
                <w:tcW w:w="861" w:type="dxa"/>
                <w:gridSpan w:val="2"/>
              </w:tcPr>
            </w:tcPrChange>
          </w:tcPr>
          <w:p w:rsidR="00970F49" w:rsidRPr="00347F24" w:rsidRDefault="00970F49" w:rsidP="00970F49">
            <w:pPr>
              <w:rPr>
                <w:sz w:val="18"/>
              </w:rPr>
            </w:pPr>
            <w:r>
              <w:rPr>
                <w:sz w:val="18"/>
              </w:rPr>
              <w:t>1.16</w:t>
            </w:r>
          </w:p>
        </w:tc>
        <w:tc>
          <w:tcPr>
            <w:tcW w:w="1918" w:type="dxa"/>
            <w:tcPrChange w:id="74" w:author="Wright, Phil" w:date="2017-11-23T11:24:00Z">
              <w:tcPr>
                <w:tcW w:w="1167" w:type="dxa"/>
              </w:tcPr>
            </w:tcPrChange>
          </w:tcPr>
          <w:p w:rsidR="00970F49" w:rsidRPr="00347F24" w:rsidRDefault="00970F49" w:rsidP="00970F49">
            <w:pPr>
              <w:rPr>
                <w:sz w:val="18"/>
              </w:rPr>
            </w:pPr>
            <w:r w:rsidRPr="00A92334">
              <w:rPr>
                <w:sz w:val="18"/>
              </w:rPr>
              <w:t>2</w:t>
            </w:r>
            <w:r>
              <w:rPr>
                <w:sz w:val="18"/>
              </w:rPr>
              <w:t>6</w:t>
            </w:r>
            <w:r w:rsidRPr="00A92334">
              <w:rPr>
                <w:sz w:val="18"/>
              </w:rPr>
              <w:t>/10/2017</w:t>
            </w:r>
          </w:p>
        </w:tc>
        <w:tc>
          <w:tcPr>
            <w:tcW w:w="1640" w:type="dxa"/>
            <w:tcPrChange w:id="75" w:author="Wright, Phil" w:date="2017-11-23T11:24:00Z">
              <w:tcPr>
                <w:tcW w:w="2300" w:type="dxa"/>
                <w:gridSpan w:val="2"/>
              </w:tcPr>
            </w:tcPrChange>
          </w:tcPr>
          <w:p w:rsidR="00970F49" w:rsidRPr="00A92334" w:rsidRDefault="00970F49">
            <w:pPr>
              <w:rPr>
                <w:sz w:val="18"/>
              </w:rPr>
            </w:pPr>
            <w:r>
              <w:rPr>
                <w:sz w:val="18"/>
              </w:rPr>
              <w:t>9.6. Customer Communications</w:t>
            </w:r>
          </w:p>
        </w:tc>
        <w:tc>
          <w:tcPr>
            <w:tcW w:w="1606" w:type="dxa"/>
            <w:tcPrChange w:id="76" w:author="Wright, Phil" w:date="2017-11-23T11:24:00Z">
              <w:tcPr>
                <w:tcW w:w="2542" w:type="dxa"/>
                <w:gridSpan w:val="2"/>
              </w:tcPr>
            </w:tcPrChange>
          </w:tcPr>
          <w:p w:rsidR="00970F49" w:rsidRPr="00A92334" w:rsidRDefault="00970F49" w:rsidP="00970F49">
            <w:pPr>
              <w:rPr>
                <w:sz w:val="18"/>
              </w:rPr>
            </w:pPr>
            <w:r>
              <w:rPr>
                <w:sz w:val="18"/>
              </w:rPr>
              <w:t>Updated Comms List</w:t>
            </w:r>
          </w:p>
        </w:tc>
        <w:tc>
          <w:tcPr>
            <w:tcW w:w="1577" w:type="dxa"/>
            <w:tcPrChange w:id="77" w:author="Wright, Phil" w:date="2017-11-23T11:24:00Z">
              <w:tcPr>
                <w:tcW w:w="1435" w:type="dxa"/>
                <w:gridSpan w:val="2"/>
              </w:tcPr>
            </w:tcPrChange>
          </w:tcPr>
          <w:p w:rsidR="00970F49" w:rsidRPr="00347F24" w:rsidRDefault="00970F49" w:rsidP="00970F49">
            <w:pPr>
              <w:rPr>
                <w:sz w:val="18"/>
              </w:rPr>
            </w:pPr>
            <w:r>
              <w:rPr>
                <w:sz w:val="18"/>
              </w:rPr>
              <w:t>Stephanie Edwards</w:t>
            </w:r>
          </w:p>
        </w:tc>
      </w:tr>
      <w:tr w:rsidR="00970F49" w:rsidTr="004B06F5">
        <w:tc>
          <w:tcPr>
            <w:tcW w:w="1564" w:type="dxa"/>
            <w:tcPrChange w:id="78" w:author="Wright, Phil" w:date="2017-11-23T11:24:00Z">
              <w:tcPr>
                <w:tcW w:w="861" w:type="dxa"/>
                <w:gridSpan w:val="2"/>
              </w:tcPr>
            </w:tcPrChange>
          </w:tcPr>
          <w:p w:rsidR="00970F49" w:rsidRPr="00347F24" w:rsidRDefault="00970F49" w:rsidP="00970F49">
            <w:pPr>
              <w:rPr>
                <w:sz w:val="18"/>
              </w:rPr>
            </w:pPr>
            <w:r>
              <w:rPr>
                <w:sz w:val="18"/>
              </w:rPr>
              <w:t>1.16</w:t>
            </w:r>
          </w:p>
        </w:tc>
        <w:tc>
          <w:tcPr>
            <w:tcW w:w="1918" w:type="dxa"/>
            <w:tcPrChange w:id="79" w:author="Wright, Phil" w:date="2017-11-23T11:24:00Z">
              <w:tcPr>
                <w:tcW w:w="1167" w:type="dxa"/>
              </w:tcPr>
            </w:tcPrChange>
          </w:tcPr>
          <w:p w:rsidR="00970F49" w:rsidRPr="00347F24" w:rsidRDefault="00970F49" w:rsidP="00970F49">
            <w:pPr>
              <w:rPr>
                <w:sz w:val="18"/>
              </w:rPr>
            </w:pPr>
            <w:r w:rsidRPr="00A92334">
              <w:rPr>
                <w:sz w:val="18"/>
              </w:rPr>
              <w:t>2</w:t>
            </w:r>
            <w:r>
              <w:rPr>
                <w:sz w:val="18"/>
              </w:rPr>
              <w:t>6</w:t>
            </w:r>
            <w:r w:rsidRPr="00A92334">
              <w:rPr>
                <w:sz w:val="18"/>
              </w:rPr>
              <w:t>/10/2017</w:t>
            </w:r>
          </w:p>
        </w:tc>
        <w:tc>
          <w:tcPr>
            <w:tcW w:w="1640" w:type="dxa"/>
            <w:tcPrChange w:id="80" w:author="Wright, Phil" w:date="2017-11-23T11:24:00Z">
              <w:tcPr>
                <w:tcW w:w="2300" w:type="dxa"/>
                <w:gridSpan w:val="2"/>
              </w:tcPr>
            </w:tcPrChange>
          </w:tcPr>
          <w:p w:rsidR="00970F49" w:rsidRPr="00A92334" w:rsidRDefault="00970F49" w:rsidP="00970F49">
            <w:pPr>
              <w:rPr>
                <w:sz w:val="18"/>
              </w:rPr>
            </w:pPr>
            <w:r>
              <w:rPr>
                <w:sz w:val="18"/>
              </w:rPr>
              <w:t>9.9. Service available on launch</w:t>
            </w:r>
          </w:p>
        </w:tc>
        <w:tc>
          <w:tcPr>
            <w:tcW w:w="1606" w:type="dxa"/>
            <w:tcPrChange w:id="81" w:author="Wright, Phil" w:date="2017-11-23T11:24:00Z">
              <w:tcPr>
                <w:tcW w:w="2542" w:type="dxa"/>
                <w:gridSpan w:val="2"/>
              </w:tcPr>
            </w:tcPrChange>
          </w:tcPr>
          <w:p w:rsidR="00970F49" w:rsidRPr="00A92334" w:rsidRDefault="00970F49" w:rsidP="00970F49">
            <w:pPr>
              <w:rPr>
                <w:sz w:val="18"/>
              </w:rPr>
            </w:pPr>
            <w:r>
              <w:rPr>
                <w:sz w:val="18"/>
              </w:rPr>
              <w:t>List updated to reflect Shop Direct Insurance Team Analysis</w:t>
            </w:r>
          </w:p>
        </w:tc>
        <w:tc>
          <w:tcPr>
            <w:tcW w:w="1577" w:type="dxa"/>
            <w:tcPrChange w:id="82" w:author="Wright, Phil" w:date="2017-11-23T11:24:00Z">
              <w:tcPr>
                <w:tcW w:w="1435" w:type="dxa"/>
                <w:gridSpan w:val="2"/>
              </w:tcPr>
            </w:tcPrChange>
          </w:tcPr>
          <w:p w:rsidR="00970F49" w:rsidRPr="00347F24" w:rsidRDefault="00970F49" w:rsidP="00970F49">
            <w:pPr>
              <w:rPr>
                <w:sz w:val="18"/>
              </w:rPr>
            </w:pPr>
            <w:r>
              <w:rPr>
                <w:sz w:val="18"/>
              </w:rPr>
              <w:t>Donna Earnshaw</w:t>
            </w:r>
          </w:p>
        </w:tc>
      </w:tr>
      <w:tr w:rsidR="00E846DC" w:rsidTr="004B06F5">
        <w:trPr>
          <w:ins w:id="83" w:author="Wright, Phil" w:date="2017-11-24T12:45:00Z"/>
        </w:trPr>
        <w:tc>
          <w:tcPr>
            <w:tcW w:w="1564" w:type="dxa"/>
          </w:tcPr>
          <w:p w:rsidR="00E846DC" w:rsidRPr="00BD439A" w:rsidRDefault="00E846DC" w:rsidP="00E846DC">
            <w:pPr>
              <w:rPr>
                <w:ins w:id="84" w:author="Wright, Phil" w:date="2017-11-24T12:45:00Z"/>
                <w:sz w:val="18"/>
              </w:rPr>
            </w:pPr>
            <w:ins w:id="85" w:author="Wright, Phil" w:date="2017-11-24T12:47:00Z">
              <w:r w:rsidRPr="00E846DC">
                <w:rPr>
                  <w:sz w:val="18"/>
                  <w:rPrChange w:id="86" w:author="Wright, Phil" w:date="2017-11-24T12:47:00Z">
                    <w:rPr/>
                  </w:rPrChange>
                </w:rPr>
                <w:t>1.17</w:t>
              </w:r>
            </w:ins>
          </w:p>
        </w:tc>
        <w:tc>
          <w:tcPr>
            <w:tcW w:w="1918" w:type="dxa"/>
          </w:tcPr>
          <w:p w:rsidR="00E846DC" w:rsidRPr="00BD439A" w:rsidRDefault="00E846DC" w:rsidP="00E846DC">
            <w:pPr>
              <w:rPr>
                <w:ins w:id="87" w:author="Wright, Phil" w:date="2017-11-24T12:45:00Z"/>
                <w:sz w:val="18"/>
              </w:rPr>
            </w:pPr>
            <w:ins w:id="88" w:author="Wright, Phil" w:date="2017-11-24T12:47:00Z">
              <w:r w:rsidRPr="00E846DC">
                <w:rPr>
                  <w:sz w:val="18"/>
                  <w:rPrChange w:id="89" w:author="Wright, Phil" w:date="2017-11-24T12:47:00Z">
                    <w:rPr/>
                  </w:rPrChange>
                </w:rPr>
                <w:t>23/11/2017</w:t>
              </w:r>
            </w:ins>
          </w:p>
        </w:tc>
        <w:tc>
          <w:tcPr>
            <w:tcW w:w="1640" w:type="dxa"/>
          </w:tcPr>
          <w:p w:rsidR="00E846DC" w:rsidRPr="003F11DD" w:rsidRDefault="00E846DC">
            <w:pPr>
              <w:rPr>
                <w:ins w:id="90" w:author="Wright, Phil" w:date="2017-11-24T12:45:00Z"/>
                <w:sz w:val="18"/>
                <w:rPrChange w:id="91" w:author="Wright, Phil" w:date="2017-11-24T12:45:00Z">
                  <w:rPr>
                    <w:ins w:id="92" w:author="Wright, Phil" w:date="2017-11-24T12:45:00Z"/>
                  </w:rPr>
                </w:rPrChange>
              </w:rPr>
              <w:pPrChange w:id="93" w:author="Wright, Phil" w:date="2017-11-24T12:47:00Z">
                <w:pPr>
                  <w:pStyle w:val="Heading3"/>
                </w:pPr>
              </w:pPrChange>
            </w:pPr>
            <w:ins w:id="94" w:author="Wright, Phil" w:date="2017-11-24T12:45:00Z">
              <w:r>
                <w:rPr>
                  <w:sz w:val="18"/>
                </w:rPr>
                <w:t xml:space="preserve">6.1.2 </w:t>
              </w:r>
              <w:r w:rsidRPr="003F11DD">
                <w:rPr>
                  <w:sz w:val="18"/>
                  <w:rPrChange w:id="95" w:author="Wright, Phil" w:date="2017-11-24T12:45:00Z">
                    <w:rPr/>
                  </w:rPrChange>
                </w:rPr>
                <w:t xml:space="preserve">One email address to </w:t>
              </w:r>
              <w:r w:rsidRPr="003F11DD">
                <w:rPr>
                  <w:sz w:val="18"/>
                  <w:rPrChange w:id="96" w:author="Wright, Phil" w:date="2017-11-24T12:45:00Z">
                    <w:rPr/>
                  </w:rPrChange>
                </w:rPr>
                <w:lastRenderedPageBreak/>
                <w:t>more than One SD account Number</w:t>
              </w:r>
            </w:ins>
          </w:p>
          <w:p w:rsidR="00E846DC" w:rsidRDefault="00E846DC" w:rsidP="00E846DC">
            <w:pPr>
              <w:rPr>
                <w:ins w:id="97" w:author="Wright, Phil" w:date="2017-11-24T12:45:00Z"/>
                <w:sz w:val="18"/>
              </w:rPr>
            </w:pPr>
          </w:p>
        </w:tc>
        <w:tc>
          <w:tcPr>
            <w:tcW w:w="1606" w:type="dxa"/>
          </w:tcPr>
          <w:p w:rsidR="00E846DC" w:rsidRDefault="00E846DC" w:rsidP="00E846DC">
            <w:pPr>
              <w:rPr>
                <w:ins w:id="98" w:author="Wright, Phil" w:date="2017-11-24T12:45:00Z"/>
                <w:sz w:val="18"/>
              </w:rPr>
            </w:pPr>
            <w:ins w:id="99" w:author="Wright, Phil" w:date="2017-11-24T12:46:00Z">
              <w:r>
                <w:rPr>
                  <w:sz w:val="18"/>
                </w:rPr>
                <w:lastRenderedPageBreak/>
                <w:t xml:space="preserve">Account number validation updated </w:t>
              </w:r>
              <w:r>
                <w:rPr>
                  <w:sz w:val="18"/>
                </w:rPr>
                <w:lastRenderedPageBreak/>
                <w:t>to detail how to handle the incorrect account number being entered</w:t>
              </w:r>
            </w:ins>
          </w:p>
        </w:tc>
        <w:tc>
          <w:tcPr>
            <w:tcW w:w="1577" w:type="dxa"/>
          </w:tcPr>
          <w:p w:rsidR="00E846DC" w:rsidRDefault="00E846DC" w:rsidP="00E846DC">
            <w:pPr>
              <w:rPr>
                <w:ins w:id="100" w:author="Wright, Phil" w:date="2017-11-24T12:45:00Z"/>
                <w:sz w:val="18"/>
              </w:rPr>
            </w:pPr>
            <w:ins w:id="101" w:author="Wright, Phil" w:date="2017-11-24T12:46:00Z">
              <w:r>
                <w:rPr>
                  <w:sz w:val="18"/>
                </w:rPr>
                <w:lastRenderedPageBreak/>
                <w:t>Phil Wright</w:t>
              </w:r>
            </w:ins>
          </w:p>
        </w:tc>
      </w:tr>
      <w:tr w:rsidR="004B06F5" w:rsidTr="004B06F5">
        <w:trPr>
          <w:ins w:id="102" w:author="Wright, Phil" w:date="2017-11-23T16:18:00Z"/>
        </w:trPr>
        <w:tc>
          <w:tcPr>
            <w:tcW w:w="1564" w:type="dxa"/>
          </w:tcPr>
          <w:p w:rsidR="004B06F5" w:rsidRDefault="004B06F5" w:rsidP="004B06F5">
            <w:pPr>
              <w:rPr>
                <w:ins w:id="103" w:author="Wright, Phil" w:date="2017-11-23T16:18:00Z"/>
                <w:sz w:val="18"/>
              </w:rPr>
            </w:pPr>
            <w:ins w:id="104" w:author="Wright, Phil" w:date="2017-11-23T16:18:00Z">
              <w:r w:rsidRPr="00BD439A">
                <w:rPr>
                  <w:sz w:val="18"/>
                </w:rPr>
                <w:lastRenderedPageBreak/>
                <w:t>1.17</w:t>
              </w:r>
            </w:ins>
          </w:p>
        </w:tc>
        <w:tc>
          <w:tcPr>
            <w:tcW w:w="1918" w:type="dxa"/>
          </w:tcPr>
          <w:p w:rsidR="004B06F5" w:rsidRPr="00A92334" w:rsidRDefault="004B06F5" w:rsidP="004B06F5">
            <w:pPr>
              <w:rPr>
                <w:ins w:id="105" w:author="Wright, Phil" w:date="2017-11-23T16:18:00Z"/>
                <w:sz w:val="18"/>
              </w:rPr>
            </w:pPr>
            <w:ins w:id="106" w:author="Wright, Phil" w:date="2017-11-23T16:18:00Z">
              <w:r w:rsidRPr="00BD439A">
                <w:rPr>
                  <w:sz w:val="18"/>
                </w:rPr>
                <w:t>23/11/2017</w:t>
              </w:r>
            </w:ins>
          </w:p>
        </w:tc>
        <w:tc>
          <w:tcPr>
            <w:tcW w:w="1640" w:type="dxa"/>
          </w:tcPr>
          <w:p w:rsidR="004B06F5" w:rsidRDefault="004B06F5" w:rsidP="004B06F5">
            <w:pPr>
              <w:rPr>
                <w:ins w:id="107" w:author="Wright, Phil" w:date="2017-11-23T16:18:00Z"/>
                <w:sz w:val="18"/>
              </w:rPr>
            </w:pPr>
            <w:ins w:id="108" w:author="Wright, Phil" w:date="2017-11-23T16:18:00Z">
              <w:r>
                <w:rPr>
                  <w:sz w:val="18"/>
                </w:rPr>
                <w:t xml:space="preserve">7.6.1 Expired products </w:t>
              </w:r>
            </w:ins>
          </w:p>
        </w:tc>
        <w:tc>
          <w:tcPr>
            <w:tcW w:w="1606" w:type="dxa"/>
          </w:tcPr>
          <w:p w:rsidR="004B06F5" w:rsidRDefault="004B06F5" w:rsidP="004B06F5">
            <w:pPr>
              <w:rPr>
                <w:ins w:id="109" w:author="Wright, Phil" w:date="2017-11-23T16:18:00Z"/>
                <w:sz w:val="18"/>
              </w:rPr>
            </w:pPr>
            <w:ins w:id="110" w:author="Wright, Phil" w:date="2017-11-23T16:18:00Z">
              <w:r>
                <w:rPr>
                  <w:sz w:val="18"/>
                </w:rPr>
                <w:t>Paragraph updated to reflect only previous job history and notes should be available to customers on expired</w:t>
              </w:r>
            </w:ins>
          </w:p>
        </w:tc>
        <w:tc>
          <w:tcPr>
            <w:tcW w:w="1577" w:type="dxa"/>
          </w:tcPr>
          <w:p w:rsidR="004B06F5" w:rsidRDefault="004B06F5" w:rsidP="004B06F5">
            <w:pPr>
              <w:rPr>
                <w:ins w:id="111" w:author="Wright, Phil" w:date="2017-11-23T16:18:00Z"/>
                <w:sz w:val="18"/>
              </w:rPr>
            </w:pPr>
            <w:ins w:id="112" w:author="Wright, Phil" w:date="2017-11-23T16:18:00Z">
              <w:r>
                <w:rPr>
                  <w:sz w:val="18"/>
                </w:rPr>
                <w:t>Phil Wright</w:t>
              </w:r>
            </w:ins>
          </w:p>
        </w:tc>
      </w:tr>
      <w:tr w:rsidR="004B06F5" w:rsidTr="004B06F5">
        <w:trPr>
          <w:ins w:id="113" w:author="Wright, Phil" w:date="2017-11-23T11:23:00Z"/>
        </w:trPr>
        <w:tc>
          <w:tcPr>
            <w:tcW w:w="1564" w:type="dxa"/>
            <w:tcPrChange w:id="114" w:author="Wright, Phil" w:date="2017-11-23T11:24:00Z">
              <w:tcPr>
                <w:tcW w:w="861" w:type="dxa"/>
                <w:gridSpan w:val="2"/>
              </w:tcPr>
            </w:tcPrChange>
          </w:tcPr>
          <w:p w:rsidR="004B06F5" w:rsidRDefault="004B06F5" w:rsidP="004B06F5">
            <w:pPr>
              <w:rPr>
                <w:ins w:id="115" w:author="Wright, Phil" w:date="2017-11-23T11:23:00Z"/>
                <w:sz w:val="18"/>
              </w:rPr>
            </w:pPr>
            <w:ins w:id="116" w:author="Wright, Phil" w:date="2017-11-23T11:24:00Z">
              <w:r w:rsidRPr="00B70B90">
                <w:rPr>
                  <w:sz w:val="18"/>
                  <w:rPrChange w:id="117" w:author="Wright, Phil" w:date="2017-11-23T11:24:00Z">
                    <w:rPr/>
                  </w:rPrChange>
                </w:rPr>
                <w:t>1.17</w:t>
              </w:r>
            </w:ins>
          </w:p>
        </w:tc>
        <w:tc>
          <w:tcPr>
            <w:tcW w:w="1918" w:type="dxa"/>
            <w:tcPrChange w:id="118" w:author="Wright, Phil" w:date="2017-11-23T11:24:00Z">
              <w:tcPr>
                <w:tcW w:w="1167" w:type="dxa"/>
              </w:tcPr>
            </w:tcPrChange>
          </w:tcPr>
          <w:p w:rsidR="004B06F5" w:rsidRDefault="004B06F5" w:rsidP="004B06F5">
            <w:pPr>
              <w:rPr>
                <w:ins w:id="119" w:author="Wright, Phil" w:date="2017-11-23T11:23:00Z"/>
                <w:sz w:val="18"/>
              </w:rPr>
            </w:pPr>
            <w:ins w:id="120" w:author="Wright, Phil" w:date="2017-11-23T11:24:00Z">
              <w:r w:rsidRPr="004B06F5">
                <w:rPr>
                  <w:sz w:val="18"/>
                </w:rPr>
                <w:t>23/11/2017</w:t>
              </w:r>
            </w:ins>
          </w:p>
        </w:tc>
        <w:tc>
          <w:tcPr>
            <w:tcW w:w="1640" w:type="dxa"/>
            <w:tcPrChange w:id="121" w:author="Wright, Phil" w:date="2017-11-23T11:24:00Z">
              <w:tcPr>
                <w:tcW w:w="2300" w:type="dxa"/>
                <w:gridSpan w:val="2"/>
              </w:tcPr>
            </w:tcPrChange>
          </w:tcPr>
          <w:p w:rsidR="004B06F5" w:rsidRDefault="004B06F5" w:rsidP="004B06F5">
            <w:pPr>
              <w:rPr>
                <w:ins w:id="122" w:author="Wright, Phil" w:date="2017-11-23T11:23:00Z"/>
                <w:sz w:val="18"/>
              </w:rPr>
            </w:pPr>
            <w:ins w:id="123" w:author="Wright, Phil" w:date="2017-11-23T11:24:00Z">
              <w:r w:rsidRPr="00B70B90">
                <w:rPr>
                  <w:sz w:val="18"/>
                  <w:rPrChange w:id="124" w:author="Wright, Phil" w:date="2017-11-23T11:24:00Z">
                    <w:rPr/>
                  </w:rPrChange>
                </w:rPr>
                <w:t>7.6.8. New product support content alerts</w:t>
              </w:r>
            </w:ins>
          </w:p>
        </w:tc>
        <w:tc>
          <w:tcPr>
            <w:tcW w:w="1606" w:type="dxa"/>
            <w:tcPrChange w:id="125" w:author="Wright, Phil" w:date="2017-11-23T11:24:00Z">
              <w:tcPr>
                <w:tcW w:w="2542" w:type="dxa"/>
                <w:gridSpan w:val="2"/>
              </w:tcPr>
            </w:tcPrChange>
          </w:tcPr>
          <w:p w:rsidR="004B06F5" w:rsidRPr="00DC26C5" w:rsidRDefault="004B06F5" w:rsidP="004B06F5">
            <w:pPr>
              <w:autoSpaceDE w:val="0"/>
              <w:autoSpaceDN w:val="0"/>
              <w:rPr>
                <w:ins w:id="126" w:author="Wright, Phil" w:date="2017-11-23T11:23:00Z"/>
                <w:sz w:val="18"/>
              </w:rPr>
            </w:pPr>
            <w:ins w:id="127" w:author="Wright, Phil" w:date="2017-11-23T11:24:00Z">
              <w:r w:rsidRPr="00B70B90">
                <w:rPr>
                  <w:sz w:val="18"/>
                  <w:rPrChange w:id="128" w:author="Wright, Phil" w:date="2017-11-23T11:24:00Z">
                    <w:rPr/>
                  </w:rPrChange>
                </w:rPr>
                <w:t>An example of how new product support content links should appear has been included</w:t>
              </w:r>
            </w:ins>
          </w:p>
        </w:tc>
        <w:tc>
          <w:tcPr>
            <w:tcW w:w="1577" w:type="dxa"/>
            <w:tcPrChange w:id="129" w:author="Wright, Phil" w:date="2017-11-23T11:24:00Z">
              <w:tcPr>
                <w:tcW w:w="1435" w:type="dxa"/>
                <w:gridSpan w:val="2"/>
              </w:tcPr>
            </w:tcPrChange>
          </w:tcPr>
          <w:p w:rsidR="004B06F5" w:rsidRDefault="004B06F5" w:rsidP="004B06F5">
            <w:pPr>
              <w:rPr>
                <w:ins w:id="130" w:author="Wright, Phil" w:date="2017-11-23T11:23:00Z"/>
                <w:sz w:val="18"/>
              </w:rPr>
            </w:pPr>
            <w:ins w:id="131" w:author="Wright, Phil" w:date="2017-11-23T11:24:00Z">
              <w:r w:rsidRPr="00B70B90">
                <w:rPr>
                  <w:sz w:val="18"/>
                  <w:rPrChange w:id="132" w:author="Wright, Phil" w:date="2017-11-23T11:24:00Z">
                    <w:rPr/>
                  </w:rPrChange>
                </w:rPr>
                <w:t>Phil Wright</w:t>
              </w:r>
            </w:ins>
          </w:p>
        </w:tc>
      </w:tr>
      <w:tr w:rsidR="004B06F5" w:rsidTr="004B06F5">
        <w:trPr>
          <w:ins w:id="133" w:author="Wright, Phil" w:date="2017-11-23T11:23:00Z"/>
        </w:trPr>
        <w:tc>
          <w:tcPr>
            <w:tcW w:w="1564" w:type="dxa"/>
            <w:tcPrChange w:id="134" w:author="Wright, Phil" w:date="2017-11-23T11:24:00Z">
              <w:tcPr>
                <w:tcW w:w="861" w:type="dxa"/>
                <w:gridSpan w:val="2"/>
              </w:tcPr>
            </w:tcPrChange>
          </w:tcPr>
          <w:p w:rsidR="004B06F5" w:rsidRDefault="004B06F5" w:rsidP="004B06F5">
            <w:pPr>
              <w:rPr>
                <w:ins w:id="135" w:author="Wright, Phil" w:date="2017-11-23T11:23:00Z"/>
                <w:sz w:val="18"/>
              </w:rPr>
            </w:pPr>
            <w:ins w:id="136" w:author="Wright, Phil" w:date="2017-11-23T16:18:00Z">
              <w:r w:rsidRPr="00BD439A">
                <w:rPr>
                  <w:sz w:val="18"/>
                </w:rPr>
                <w:t>1.17</w:t>
              </w:r>
            </w:ins>
          </w:p>
        </w:tc>
        <w:tc>
          <w:tcPr>
            <w:tcW w:w="1918" w:type="dxa"/>
            <w:tcPrChange w:id="137" w:author="Wright, Phil" w:date="2017-11-23T11:24:00Z">
              <w:tcPr>
                <w:tcW w:w="1167" w:type="dxa"/>
              </w:tcPr>
            </w:tcPrChange>
          </w:tcPr>
          <w:p w:rsidR="004B06F5" w:rsidRDefault="004B06F5" w:rsidP="004B06F5">
            <w:pPr>
              <w:rPr>
                <w:ins w:id="138" w:author="Wright, Phil" w:date="2017-11-23T11:23:00Z"/>
                <w:sz w:val="18"/>
              </w:rPr>
            </w:pPr>
            <w:ins w:id="139" w:author="Wright, Phil" w:date="2017-11-23T16:18:00Z">
              <w:r w:rsidRPr="00BD439A">
                <w:rPr>
                  <w:sz w:val="18"/>
                </w:rPr>
                <w:t>23/11/2017</w:t>
              </w:r>
            </w:ins>
          </w:p>
        </w:tc>
        <w:tc>
          <w:tcPr>
            <w:tcW w:w="1640" w:type="dxa"/>
            <w:tcPrChange w:id="140" w:author="Wright, Phil" w:date="2017-11-23T11:24:00Z">
              <w:tcPr>
                <w:tcW w:w="2300" w:type="dxa"/>
                <w:gridSpan w:val="2"/>
              </w:tcPr>
            </w:tcPrChange>
          </w:tcPr>
          <w:p w:rsidR="004B06F5" w:rsidRDefault="004B06F5" w:rsidP="004B06F5">
            <w:pPr>
              <w:rPr>
                <w:ins w:id="141" w:author="Wright, Phil" w:date="2017-11-23T11:23:00Z"/>
                <w:sz w:val="18"/>
              </w:rPr>
            </w:pPr>
            <w:ins w:id="142" w:author="Wright, Phil" w:date="2017-11-23T11:23:00Z">
              <w:r>
                <w:rPr>
                  <w:sz w:val="18"/>
                </w:rPr>
                <w:t>8.2.1.1 Soft Fix</w:t>
              </w:r>
            </w:ins>
          </w:p>
        </w:tc>
        <w:tc>
          <w:tcPr>
            <w:tcW w:w="1606" w:type="dxa"/>
            <w:tcPrChange w:id="143" w:author="Wright, Phil" w:date="2017-11-23T11:24:00Z">
              <w:tcPr>
                <w:tcW w:w="2542" w:type="dxa"/>
                <w:gridSpan w:val="2"/>
              </w:tcPr>
            </w:tcPrChange>
          </w:tcPr>
          <w:p w:rsidR="004B06F5" w:rsidRDefault="004B06F5">
            <w:pPr>
              <w:autoSpaceDE w:val="0"/>
              <w:autoSpaceDN w:val="0"/>
              <w:rPr>
                <w:ins w:id="144" w:author="Wright, Phil" w:date="2017-11-23T11:23:00Z"/>
                <w:sz w:val="18"/>
              </w:rPr>
              <w:pPrChange w:id="145" w:author="Wright, Phil" w:date="2017-11-23T11:23:00Z">
                <w:pPr/>
              </w:pPrChange>
            </w:pPr>
            <w:ins w:id="146" w:author="Wright, Phil" w:date="2017-11-23T11:23:00Z">
              <w:r w:rsidRPr="00DC26C5">
                <w:rPr>
                  <w:sz w:val="18"/>
                </w:rPr>
                <w:t>Paragraph detailing that no soft fix questions will be presented to Back Book customers where appliance will no longer be covered by SG at point of renewal post go live</w:t>
              </w:r>
            </w:ins>
          </w:p>
        </w:tc>
        <w:tc>
          <w:tcPr>
            <w:tcW w:w="1577" w:type="dxa"/>
            <w:tcPrChange w:id="147" w:author="Wright, Phil" w:date="2017-11-23T11:24:00Z">
              <w:tcPr>
                <w:tcW w:w="1435" w:type="dxa"/>
                <w:gridSpan w:val="2"/>
              </w:tcPr>
            </w:tcPrChange>
          </w:tcPr>
          <w:p w:rsidR="004B06F5" w:rsidRDefault="004B06F5" w:rsidP="004B06F5">
            <w:pPr>
              <w:rPr>
                <w:ins w:id="148" w:author="Wright, Phil" w:date="2017-11-23T11:23:00Z"/>
                <w:sz w:val="18"/>
              </w:rPr>
            </w:pPr>
            <w:ins w:id="149" w:author="Wright, Phil" w:date="2017-11-23T11:23:00Z">
              <w:r>
                <w:rPr>
                  <w:sz w:val="18"/>
                </w:rPr>
                <w:t>Phil Wright</w:t>
              </w:r>
            </w:ins>
          </w:p>
        </w:tc>
      </w:tr>
      <w:tr w:rsidR="004B06F5" w:rsidTr="004B06F5">
        <w:tc>
          <w:tcPr>
            <w:tcW w:w="1564" w:type="dxa"/>
            <w:tcPrChange w:id="150" w:author="Wright, Phil" w:date="2017-11-23T11:24:00Z">
              <w:tcPr>
                <w:tcW w:w="861" w:type="dxa"/>
                <w:gridSpan w:val="2"/>
              </w:tcPr>
            </w:tcPrChange>
          </w:tcPr>
          <w:p w:rsidR="004B06F5" w:rsidRDefault="004B06F5" w:rsidP="004B06F5">
            <w:pPr>
              <w:rPr>
                <w:sz w:val="18"/>
              </w:rPr>
            </w:pPr>
            <w:ins w:id="151" w:author="Wright, Phil" w:date="2017-11-23T16:18:00Z">
              <w:r w:rsidRPr="00BD439A">
                <w:rPr>
                  <w:sz w:val="18"/>
                </w:rPr>
                <w:t>1.17</w:t>
              </w:r>
            </w:ins>
            <w:del w:id="152" w:author="Wright, Phil" w:date="2017-11-23T16:18:00Z">
              <w:r w:rsidDel="00BA1523">
                <w:rPr>
                  <w:sz w:val="18"/>
                </w:rPr>
                <w:delText>1.17</w:delText>
              </w:r>
            </w:del>
          </w:p>
        </w:tc>
        <w:tc>
          <w:tcPr>
            <w:tcW w:w="1918" w:type="dxa"/>
            <w:tcPrChange w:id="153" w:author="Wright, Phil" w:date="2017-11-23T11:24:00Z">
              <w:tcPr>
                <w:tcW w:w="1167" w:type="dxa"/>
              </w:tcPr>
            </w:tcPrChange>
          </w:tcPr>
          <w:p w:rsidR="004B06F5" w:rsidRPr="00A92334" w:rsidRDefault="004B06F5" w:rsidP="004B06F5">
            <w:pPr>
              <w:rPr>
                <w:sz w:val="18"/>
              </w:rPr>
            </w:pPr>
            <w:ins w:id="154" w:author="Wright, Phil" w:date="2017-11-23T16:18:00Z">
              <w:r w:rsidRPr="00BD439A">
                <w:rPr>
                  <w:sz w:val="18"/>
                </w:rPr>
                <w:t>23/11/2017</w:t>
              </w:r>
            </w:ins>
            <w:del w:id="155" w:author="Wright, Phil" w:date="2017-11-23T16:18:00Z">
              <w:r w:rsidDel="00BA1523">
                <w:rPr>
                  <w:sz w:val="18"/>
                </w:rPr>
                <w:delText>03/11/2017</w:delText>
              </w:r>
            </w:del>
          </w:p>
        </w:tc>
        <w:tc>
          <w:tcPr>
            <w:tcW w:w="1640" w:type="dxa"/>
            <w:tcPrChange w:id="156" w:author="Wright, Phil" w:date="2017-11-23T11:24:00Z">
              <w:tcPr>
                <w:tcW w:w="2300" w:type="dxa"/>
                <w:gridSpan w:val="2"/>
              </w:tcPr>
            </w:tcPrChange>
          </w:tcPr>
          <w:p w:rsidR="004B06F5" w:rsidRDefault="004B06F5" w:rsidP="004B06F5">
            <w:pPr>
              <w:rPr>
                <w:sz w:val="18"/>
              </w:rPr>
            </w:pPr>
            <w:r>
              <w:rPr>
                <w:sz w:val="18"/>
              </w:rPr>
              <w:t>8.2.1.4  Book an engineer appointment</w:t>
            </w:r>
          </w:p>
        </w:tc>
        <w:tc>
          <w:tcPr>
            <w:tcW w:w="1606" w:type="dxa"/>
            <w:tcPrChange w:id="157" w:author="Wright, Phil" w:date="2017-11-23T11:24:00Z">
              <w:tcPr>
                <w:tcW w:w="2542" w:type="dxa"/>
                <w:gridSpan w:val="2"/>
              </w:tcPr>
            </w:tcPrChange>
          </w:tcPr>
          <w:p w:rsidR="004B06F5" w:rsidRDefault="004B06F5" w:rsidP="004B06F5">
            <w:pPr>
              <w:rPr>
                <w:sz w:val="18"/>
              </w:rPr>
            </w:pPr>
            <w:r>
              <w:rPr>
                <w:sz w:val="18"/>
              </w:rPr>
              <w:t>Details for handling customer details when no contact number is available</w:t>
            </w:r>
          </w:p>
        </w:tc>
        <w:tc>
          <w:tcPr>
            <w:tcW w:w="1577" w:type="dxa"/>
            <w:tcPrChange w:id="158" w:author="Wright, Phil" w:date="2017-11-23T11:24:00Z">
              <w:tcPr>
                <w:tcW w:w="1435" w:type="dxa"/>
                <w:gridSpan w:val="2"/>
              </w:tcPr>
            </w:tcPrChange>
          </w:tcPr>
          <w:p w:rsidR="004B06F5" w:rsidRDefault="004B06F5" w:rsidP="004B06F5">
            <w:pPr>
              <w:rPr>
                <w:sz w:val="18"/>
              </w:rPr>
            </w:pPr>
            <w:r>
              <w:rPr>
                <w:sz w:val="18"/>
              </w:rPr>
              <w:t>Stephanie Edwards</w:t>
            </w:r>
          </w:p>
        </w:tc>
      </w:tr>
      <w:tr w:rsidR="004B06F5" w:rsidTr="004B06F5">
        <w:trPr>
          <w:ins w:id="159" w:author="Wright, Phil" w:date="2017-11-08T16:41:00Z"/>
        </w:trPr>
        <w:tc>
          <w:tcPr>
            <w:tcW w:w="1564" w:type="dxa"/>
            <w:tcPrChange w:id="160" w:author="Wright, Phil" w:date="2017-11-23T11:24:00Z">
              <w:tcPr>
                <w:tcW w:w="861" w:type="dxa"/>
                <w:gridSpan w:val="2"/>
              </w:tcPr>
            </w:tcPrChange>
          </w:tcPr>
          <w:p w:rsidR="004B06F5" w:rsidRDefault="004B06F5" w:rsidP="004B06F5">
            <w:pPr>
              <w:rPr>
                <w:ins w:id="161" w:author="Wright, Phil" w:date="2017-11-08T16:41:00Z"/>
                <w:sz w:val="18"/>
              </w:rPr>
            </w:pPr>
            <w:ins w:id="162" w:author="Wright, Phil" w:date="2017-11-23T16:18:00Z">
              <w:r w:rsidRPr="00BD439A">
                <w:rPr>
                  <w:sz w:val="18"/>
                </w:rPr>
                <w:t>1.17</w:t>
              </w:r>
            </w:ins>
          </w:p>
        </w:tc>
        <w:tc>
          <w:tcPr>
            <w:tcW w:w="1918" w:type="dxa"/>
            <w:tcPrChange w:id="163" w:author="Wright, Phil" w:date="2017-11-23T11:24:00Z">
              <w:tcPr>
                <w:tcW w:w="1167" w:type="dxa"/>
              </w:tcPr>
            </w:tcPrChange>
          </w:tcPr>
          <w:p w:rsidR="004B06F5" w:rsidRDefault="004B06F5" w:rsidP="004B06F5">
            <w:pPr>
              <w:rPr>
                <w:ins w:id="164" w:author="Wright, Phil" w:date="2017-11-08T16:41:00Z"/>
                <w:sz w:val="18"/>
              </w:rPr>
            </w:pPr>
            <w:ins w:id="165" w:author="Wright, Phil" w:date="2017-11-23T16:18:00Z">
              <w:r w:rsidRPr="00BD439A">
                <w:rPr>
                  <w:sz w:val="18"/>
                </w:rPr>
                <w:t>23/11/2017</w:t>
              </w:r>
            </w:ins>
          </w:p>
        </w:tc>
        <w:tc>
          <w:tcPr>
            <w:tcW w:w="1640" w:type="dxa"/>
            <w:tcPrChange w:id="166" w:author="Wright, Phil" w:date="2017-11-23T11:24:00Z">
              <w:tcPr>
                <w:tcW w:w="2300" w:type="dxa"/>
                <w:gridSpan w:val="2"/>
              </w:tcPr>
            </w:tcPrChange>
          </w:tcPr>
          <w:p w:rsidR="004B06F5" w:rsidRDefault="004B06F5" w:rsidP="004B06F5">
            <w:pPr>
              <w:rPr>
                <w:ins w:id="167" w:author="Wright, Phil" w:date="2017-11-08T16:41:00Z"/>
                <w:sz w:val="18"/>
              </w:rPr>
            </w:pPr>
            <w:ins w:id="168" w:author="Wright, Phil" w:date="2017-11-08T16:41:00Z">
              <w:r>
                <w:rPr>
                  <w:sz w:val="18"/>
                </w:rPr>
                <w:t>8.2.1.4 Book an engineer appointment</w:t>
              </w:r>
            </w:ins>
          </w:p>
        </w:tc>
        <w:tc>
          <w:tcPr>
            <w:tcW w:w="1606" w:type="dxa"/>
            <w:tcPrChange w:id="169" w:author="Wright, Phil" w:date="2017-11-23T11:24:00Z">
              <w:tcPr>
                <w:tcW w:w="2542" w:type="dxa"/>
                <w:gridSpan w:val="2"/>
              </w:tcPr>
            </w:tcPrChange>
          </w:tcPr>
          <w:p w:rsidR="004B06F5" w:rsidRDefault="004B06F5" w:rsidP="004B06F5">
            <w:pPr>
              <w:rPr>
                <w:ins w:id="170" w:author="Wright, Phil" w:date="2017-11-08T16:41:00Z"/>
                <w:sz w:val="18"/>
              </w:rPr>
            </w:pPr>
            <w:ins w:id="171" w:author="Wright, Phil" w:date="2017-11-08T16:42:00Z">
              <w:r>
                <w:rPr>
                  <w:sz w:val="18"/>
                </w:rPr>
                <w:t>Details of how error handling will work when no details captured in fault description.</w:t>
              </w:r>
            </w:ins>
          </w:p>
        </w:tc>
        <w:tc>
          <w:tcPr>
            <w:tcW w:w="1577" w:type="dxa"/>
            <w:tcPrChange w:id="172" w:author="Wright, Phil" w:date="2017-11-23T11:24:00Z">
              <w:tcPr>
                <w:tcW w:w="1435" w:type="dxa"/>
                <w:gridSpan w:val="2"/>
              </w:tcPr>
            </w:tcPrChange>
          </w:tcPr>
          <w:p w:rsidR="004B06F5" w:rsidRDefault="004B06F5" w:rsidP="004B06F5">
            <w:pPr>
              <w:rPr>
                <w:ins w:id="173" w:author="Wright, Phil" w:date="2017-11-08T16:42:00Z"/>
                <w:sz w:val="18"/>
              </w:rPr>
            </w:pPr>
            <w:ins w:id="174" w:author="Wright, Phil" w:date="2017-11-08T16:42:00Z">
              <w:r>
                <w:rPr>
                  <w:sz w:val="18"/>
                </w:rPr>
                <w:t>Phil Wright</w:t>
              </w:r>
            </w:ins>
          </w:p>
          <w:p w:rsidR="004B06F5" w:rsidRDefault="004B06F5" w:rsidP="004B06F5">
            <w:pPr>
              <w:rPr>
                <w:ins w:id="175" w:author="Wright, Phil" w:date="2017-11-08T16:41:00Z"/>
                <w:sz w:val="18"/>
              </w:rPr>
            </w:pPr>
          </w:p>
        </w:tc>
      </w:tr>
      <w:tr w:rsidR="004B06F5" w:rsidTr="004B06F5">
        <w:trPr>
          <w:ins w:id="176" w:author="Wright, Phil" w:date="2017-11-22T12:45:00Z"/>
        </w:trPr>
        <w:tc>
          <w:tcPr>
            <w:tcW w:w="1564" w:type="dxa"/>
            <w:tcPrChange w:id="177" w:author="Wright, Phil" w:date="2017-11-23T11:24:00Z">
              <w:tcPr>
                <w:tcW w:w="861" w:type="dxa"/>
                <w:gridSpan w:val="2"/>
              </w:tcPr>
            </w:tcPrChange>
          </w:tcPr>
          <w:p w:rsidR="004B06F5" w:rsidRDefault="004B06F5" w:rsidP="004B06F5">
            <w:pPr>
              <w:rPr>
                <w:ins w:id="178" w:author="Wright, Phil" w:date="2017-11-22T12:45:00Z"/>
                <w:sz w:val="18"/>
              </w:rPr>
            </w:pPr>
            <w:ins w:id="179" w:author="Wright, Phil" w:date="2017-11-23T16:18:00Z">
              <w:r w:rsidRPr="00BD439A">
                <w:rPr>
                  <w:sz w:val="18"/>
                </w:rPr>
                <w:t>1.17</w:t>
              </w:r>
            </w:ins>
          </w:p>
        </w:tc>
        <w:tc>
          <w:tcPr>
            <w:tcW w:w="1918" w:type="dxa"/>
            <w:tcPrChange w:id="180" w:author="Wright, Phil" w:date="2017-11-23T11:24:00Z">
              <w:tcPr>
                <w:tcW w:w="1167" w:type="dxa"/>
              </w:tcPr>
            </w:tcPrChange>
          </w:tcPr>
          <w:p w:rsidR="004B06F5" w:rsidRDefault="004B06F5" w:rsidP="004B06F5">
            <w:pPr>
              <w:rPr>
                <w:ins w:id="181" w:author="Wright, Phil" w:date="2017-11-22T12:45:00Z"/>
                <w:sz w:val="18"/>
              </w:rPr>
            </w:pPr>
            <w:ins w:id="182" w:author="Wright, Phil" w:date="2017-11-23T16:18:00Z">
              <w:r w:rsidRPr="00BD439A">
                <w:rPr>
                  <w:sz w:val="18"/>
                </w:rPr>
                <w:t>23/11/2017</w:t>
              </w:r>
            </w:ins>
          </w:p>
        </w:tc>
        <w:tc>
          <w:tcPr>
            <w:tcW w:w="1640" w:type="dxa"/>
            <w:tcPrChange w:id="183" w:author="Wright, Phil" w:date="2017-11-23T11:24:00Z">
              <w:tcPr>
                <w:tcW w:w="2300" w:type="dxa"/>
                <w:gridSpan w:val="2"/>
              </w:tcPr>
            </w:tcPrChange>
          </w:tcPr>
          <w:p w:rsidR="004B06F5" w:rsidRDefault="004B06F5" w:rsidP="004B06F5">
            <w:pPr>
              <w:rPr>
                <w:ins w:id="184" w:author="Wright, Phil" w:date="2017-11-22T12:45:00Z"/>
                <w:sz w:val="18"/>
              </w:rPr>
            </w:pPr>
            <w:ins w:id="185" w:author="Wright, Phil" w:date="2017-11-23T16:01:00Z">
              <w:r>
                <w:rPr>
                  <w:sz w:val="18"/>
                </w:rPr>
                <w:t>8.2.3 Replacement Job Status Change</w:t>
              </w:r>
            </w:ins>
          </w:p>
        </w:tc>
        <w:tc>
          <w:tcPr>
            <w:tcW w:w="1606" w:type="dxa"/>
            <w:tcPrChange w:id="186" w:author="Wright, Phil" w:date="2017-11-23T11:24:00Z">
              <w:tcPr>
                <w:tcW w:w="2542" w:type="dxa"/>
                <w:gridSpan w:val="2"/>
              </w:tcPr>
            </w:tcPrChange>
          </w:tcPr>
          <w:p w:rsidR="004B06F5" w:rsidRDefault="004B06F5" w:rsidP="004B06F5">
            <w:pPr>
              <w:rPr>
                <w:ins w:id="187" w:author="Wright, Phil" w:date="2017-11-22T12:45:00Z"/>
                <w:sz w:val="18"/>
              </w:rPr>
            </w:pPr>
            <w:ins w:id="188" w:author="Wright, Phil" w:date="2017-11-23T16:08:00Z">
              <w:r>
                <w:rPr>
                  <w:sz w:val="18"/>
                </w:rPr>
                <w:t>Updates to the job status and how these will be triggered</w:t>
              </w:r>
            </w:ins>
            <w:ins w:id="189" w:author="Wright, Phil" w:date="2017-11-23T16:19:00Z">
              <w:r>
                <w:rPr>
                  <w:sz w:val="18"/>
                </w:rPr>
                <w:t xml:space="preserve"> for a replacement</w:t>
              </w:r>
            </w:ins>
          </w:p>
        </w:tc>
        <w:tc>
          <w:tcPr>
            <w:tcW w:w="1577" w:type="dxa"/>
            <w:tcPrChange w:id="190" w:author="Wright, Phil" w:date="2017-11-23T11:24:00Z">
              <w:tcPr>
                <w:tcW w:w="1435" w:type="dxa"/>
                <w:gridSpan w:val="2"/>
              </w:tcPr>
            </w:tcPrChange>
          </w:tcPr>
          <w:p w:rsidR="004B06F5" w:rsidRDefault="004B06F5" w:rsidP="004B06F5">
            <w:pPr>
              <w:rPr>
                <w:ins w:id="191" w:author="Wright, Phil" w:date="2017-11-22T12:45:00Z"/>
                <w:sz w:val="18"/>
              </w:rPr>
            </w:pPr>
            <w:ins w:id="192" w:author="Wright, Phil" w:date="2017-11-22T12:47:00Z">
              <w:r>
                <w:rPr>
                  <w:sz w:val="18"/>
                </w:rPr>
                <w:t>Phil Wright</w:t>
              </w:r>
            </w:ins>
          </w:p>
        </w:tc>
      </w:tr>
      <w:tr w:rsidR="004B06F5" w:rsidTr="004B06F5">
        <w:trPr>
          <w:ins w:id="193" w:author="Wright, Phil" w:date="2017-11-22T12:45:00Z"/>
        </w:trPr>
        <w:tc>
          <w:tcPr>
            <w:tcW w:w="1564" w:type="dxa"/>
            <w:tcPrChange w:id="194" w:author="Wright, Phil" w:date="2017-11-23T11:24:00Z">
              <w:tcPr>
                <w:tcW w:w="861" w:type="dxa"/>
                <w:gridSpan w:val="2"/>
              </w:tcPr>
            </w:tcPrChange>
          </w:tcPr>
          <w:p w:rsidR="004B06F5" w:rsidRDefault="004B06F5" w:rsidP="004B06F5">
            <w:pPr>
              <w:rPr>
                <w:ins w:id="195" w:author="Wright, Phil" w:date="2017-11-22T12:45:00Z"/>
                <w:sz w:val="18"/>
              </w:rPr>
            </w:pPr>
            <w:ins w:id="196" w:author="Wright, Phil" w:date="2017-11-23T16:18:00Z">
              <w:r w:rsidRPr="00BD439A">
                <w:rPr>
                  <w:sz w:val="18"/>
                </w:rPr>
                <w:t>1.17</w:t>
              </w:r>
            </w:ins>
          </w:p>
        </w:tc>
        <w:tc>
          <w:tcPr>
            <w:tcW w:w="1918" w:type="dxa"/>
            <w:tcPrChange w:id="197" w:author="Wright, Phil" w:date="2017-11-23T11:24:00Z">
              <w:tcPr>
                <w:tcW w:w="1167" w:type="dxa"/>
              </w:tcPr>
            </w:tcPrChange>
          </w:tcPr>
          <w:p w:rsidR="004B06F5" w:rsidRDefault="004B06F5" w:rsidP="004B06F5">
            <w:pPr>
              <w:rPr>
                <w:ins w:id="198" w:author="Wright, Phil" w:date="2017-11-22T12:45:00Z"/>
                <w:sz w:val="18"/>
              </w:rPr>
            </w:pPr>
            <w:ins w:id="199" w:author="Wright, Phil" w:date="2017-11-23T16:18:00Z">
              <w:r w:rsidRPr="00BD439A">
                <w:rPr>
                  <w:sz w:val="18"/>
                </w:rPr>
                <w:t>23/11/2017</w:t>
              </w:r>
            </w:ins>
          </w:p>
        </w:tc>
        <w:tc>
          <w:tcPr>
            <w:tcW w:w="1640" w:type="dxa"/>
            <w:tcPrChange w:id="200" w:author="Wright, Phil" w:date="2017-11-23T11:24:00Z">
              <w:tcPr>
                <w:tcW w:w="2300" w:type="dxa"/>
                <w:gridSpan w:val="2"/>
              </w:tcPr>
            </w:tcPrChange>
          </w:tcPr>
          <w:p w:rsidR="004B06F5" w:rsidRDefault="004B06F5" w:rsidP="004B06F5">
            <w:pPr>
              <w:rPr>
                <w:ins w:id="201" w:author="Wright, Phil" w:date="2017-11-22T12:45:00Z"/>
                <w:sz w:val="18"/>
              </w:rPr>
            </w:pPr>
            <w:ins w:id="202" w:author="Wright, Phil" w:date="2017-11-23T16:02:00Z">
              <w:r>
                <w:rPr>
                  <w:sz w:val="18"/>
                </w:rPr>
                <w:t>8.2.4 Replacement Journey Job Page</w:t>
              </w:r>
            </w:ins>
          </w:p>
        </w:tc>
        <w:tc>
          <w:tcPr>
            <w:tcW w:w="1606" w:type="dxa"/>
            <w:tcPrChange w:id="203" w:author="Wright, Phil" w:date="2017-11-23T11:24:00Z">
              <w:tcPr>
                <w:tcW w:w="2542" w:type="dxa"/>
                <w:gridSpan w:val="2"/>
              </w:tcPr>
            </w:tcPrChange>
          </w:tcPr>
          <w:p w:rsidR="004B06F5" w:rsidRDefault="004B06F5" w:rsidP="004B06F5">
            <w:pPr>
              <w:rPr>
                <w:ins w:id="204" w:author="Wright, Phil" w:date="2017-11-22T12:45:00Z"/>
                <w:sz w:val="18"/>
              </w:rPr>
            </w:pPr>
            <w:ins w:id="205" w:author="Wright, Phil" w:date="2017-11-23T16:08:00Z">
              <w:r>
                <w:rPr>
                  <w:sz w:val="18"/>
                </w:rPr>
                <w:t xml:space="preserve">Updates to reflect what should be visible </w:t>
              </w:r>
            </w:ins>
            <w:ins w:id="206" w:author="Wright, Phil" w:date="2017-11-23T16:19:00Z">
              <w:r>
                <w:rPr>
                  <w:sz w:val="18"/>
                </w:rPr>
                <w:t xml:space="preserve">on the job page </w:t>
              </w:r>
            </w:ins>
            <w:ins w:id="207" w:author="Wright, Phil" w:date="2017-11-23T16:08:00Z">
              <w:r>
                <w:rPr>
                  <w:sz w:val="18"/>
                </w:rPr>
                <w:t>to customers during a replacement journey</w:t>
              </w:r>
            </w:ins>
          </w:p>
        </w:tc>
        <w:tc>
          <w:tcPr>
            <w:tcW w:w="1577" w:type="dxa"/>
            <w:tcPrChange w:id="208" w:author="Wright, Phil" w:date="2017-11-23T11:24:00Z">
              <w:tcPr>
                <w:tcW w:w="1435" w:type="dxa"/>
                <w:gridSpan w:val="2"/>
              </w:tcPr>
            </w:tcPrChange>
          </w:tcPr>
          <w:p w:rsidR="004B06F5" w:rsidRDefault="004B06F5" w:rsidP="004B06F5">
            <w:pPr>
              <w:rPr>
                <w:ins w:id="209" w:author="Wright, Phil" w:date="2017-11-22T12:45:00Z"/>
                <w:sz w:val="18"/>
              </w:rPr>
            </w:pPr>
            <w:ins w:id="210" w:author="Wright, Phil" w:date="2017-11-23T16:02:00Z">
              <w:r>
                <w:rPr>
                  <w:sz w:val="18"/>
                </w:rPr>
                <w:t>Phil Wright</w:t>
              </w:r>
            </w:ins>
          </w:p>
        </w:tc>
      </w:tr>
      <w:tr w:rsidR="00AA69FB" w:rsidTr="004B06F5">
        <w:trPr>
          <w:ins w:id="211" w:author="Wright, Phil" w:date="2017-11-23T16:24:00Z"/>
        </w:trPr>
        <w:tc>
          <w:tcPr>
            <w:tcW w:w="1564" w:type="dxa"/>
          </w:tcPr>
          <w:p w:rsidR="00AA69FB" w:rsidRPr="00BD439A" w:rsidRDefault="00AA69FB" w:rsidP="00AA69FB">
            <w:pPr>
              <w:rPr>
                <w:ins w:id="212" w:author="Wright, Phil" w:date="2017-11-23T16:24:00Z"/>
                <w:sz w:val="18"/>
              </w:rPr>
            </w:pPr>
            <w:ins w:id="213" w:author="Wright, Phil" w:date="2017-11-23T16:24:00Z">
              <w:r w:rsidRPr="00BD439A">
                <w:rPr>
                  <w:sz w:val="18"/>
                </w:rPr>
                <w:t>1.17</w:t>
              </w:r>
            </w:ins>
          </w:p>
        </w:tc>
        <w:tc>
          <w:tcPr>
            <w:tcW w:w="1918" w:type="dxa"/>
          </w:tcPr>
          <w:p w:rsidR="00AA69FB" w:rsidRPr="00BD439A" w:rsidRDefault="00AA69FB" w:rsidP="00AA69FB">
            <w:pPr>
              <w:rPr>
                <w:ins w:id="214" w:author="Wright, Phil" w:date="2017-11-23T16:24:00Z"/>
                <w:sz w:val="18"/>
              </w:rPr>
            </w:pPr>
            <w:ins w:id="215" w:author="Wright, Phil" w:date="2017-11-23T16:24:00Z">
              <w:r w:rsidRPr="00BD439A">
                <w:rPr>
                  <w:sz w:val="18"/>
                </w:rPr>
                <w:t>23/11/2017</w:t>
              </w:r>
            </w:ins>
          </w:p>
        </w:tc>
        <w:tc>
          <w:tcPr>
            <w:tcW w:w="1640" w:type="dxa"/>
          </w:tcPr>
          <w:p w:rsidR="00AA69FB" w:rsidRDefault="00AA69FB" w:rsidP="00AA69FB">
            <w:pPr>
              <w:rPr>
                <w:ins w:id="216" w:author="Wright, Phil" w:date="2017-11-23T16:24:00Z"/>
                <w:sz w:val="18"/>
              </w:rPr>
            </w:pPr>
            <w:ins w:id="217" w:author="Wright, Phil" w:date="2017-11-23T16:24:00Z">
              <w:r>
                <w:rPr>
                  <w:sz w:val="18"/>
                </w:rPr>
                <w:t>8.4.5 Job Status</w:t>
              </w:r>
            </w:ins>
          </w:p>
        </w:tc>
        <w:tc>
          <w:tcPr>
            <w:tcW w:w="1606" w:type="dxa"/>
          </w:tcPr>
          <w:p w:rsidR="00AA69FB" w:rsidRDefault="00AA69FB" w:rsidP="00AA69FB">
            <w:pPr>
              <w:rPr>
                <w:ins w:id="218" w:author="Wright, Phil" w:date="2017-11-23T16:24:00Z"/>
                <w:sz w:val="18"/>
              </w:rPr>
            </w:pPr>
            <w:ins w:id="219" w:author="Wright, Phil" w:date="2017-11-23T16:25:00Z">
              <w:r>
                <w:rPr>
                  <w:sz w:val="18"/>
                </w:rPr>
                <w:t>Rules for triggering Job complete status</w:t>
              </w:r>
            </w:ins>
          </w:p>
        </w:tc>
        <w:tc>
          <w:tcPr>
            <w:tcW w:w="1577" w:type="dxa"/>
          </w:tcPr>
          <w:p w:rsidR="00AA69FB" w:rsidRDefault="00AA69FB" w:rsidP="00AA69FB">
            <w:pPr>
              <w:rPr>
                <w:ins w:id="220" w:author="Wright, Phil" w:date="2017-11-23T16:24:00Z"/>
                <w:sz w:val="18"/>
              </w:rPr>
            </w:pPr>
            <w:ins w:id="221" w:author="Wright, Phil" w:date="2017-11-23T16:25:00Z">
              <w:r>
                <w:rPr>
                  <w:sz w:val="18"/>
                </w:rPr>
                <w:t>Phil Wright</w:t>
              </w:r>
            </w:ins>
          </w:p>
        </w:tc>
      </w:tr>
      <w:tr w:rsidR="00AA69FB" w:rsidTr="004B06F5">
        <w:trPr>
          <w:ins w:id="222" w:author="Wright, Phil" w:date="2017-11-22T12:45:00Z"/>
        </w:trPr>
        <w:tc>
          <w:tcPr>
            <w:tcW w:w="1564" w:type="dxa"/>
            <w:tcPrChange w:id="223" w:author="Wright, Phil" w:date="2017-11-23T11:24:00Z">
              <w:tcPr>
                <w:tcW w:w="861" w:type="dxa"/>
                <w:gridSpan w:val="2"/>
              </w:tcPr>
            </w:tcPrChange>
          </w:tcPr>
          <w:p w:rsidR="00AA69FB" w:rsidRDefault="00AA69FB" w:rsidP="00AA69FB">
            <w:pPr>
              <w:rPr>
                <w:ins w:id="224" w:author="Wright, Phil" w:date="2017-11-22T12:45:00Z"/>
                <w:sz w:val="18"/>
              </w:rPr>
            </w:pPr>
            <w:ins w:id="225" w:author="Wright, Phil" w:date="2017-11-23T16:18:00Z">
              <w:r w:rsidRPr="00BD439A">
                <w:rPr>
                  <w:sz w:val="18"/>
                </w:rPr>
                <w:t>1.17</w:t>
              </w:r>
            </w:ins>
          </w:p>
        </w:tc>
        <w:tc>
          <w:tcPr>
            <w:tcW w:w="1918" w:type="dxa"/>
            <w:tcPrChange w:id="226" w:author="Wright, Phil" w:date="2017-11-23T11:24:00Z">
              <w:tcPr>
                <w:tcW w:w="1167" w:type="dxa"/>
              </w:tcPr>
            </w:tcPrChange>
          </w:tcPr>
          <w:p w:rsidR="00AA69FB" w:rsidRDefault="00AA69FB" w:rsidP="00AA69FB">
            <w:pPr>
              <w:rPr>
                <w:ins w:id="227" w:author="Wright, Phil" w:date="2017-11-22T12:45:00Z"/>
                <w:sz w:val="18"/>
              </w:rPr>
            </w:pPr>
            <w:ins w:id="228" w:author="Wright, Phil" w:date="2017-11-23T16:18:00Z">
              <w:r w:rsidRPr="00BD439A">
                <w:rPr>
                  <w:sz w:val="18"/>
                </w:rPr>
                <w:t>23/11/2017</w:t>
              </w:r>
            </w:ins>
          </w:p>
        </w:tc>
        <w:tc>
          <w:tcPr>
            <w:tcW w:w="1640" w:type="dxa"/>
            <w:tcPrChange w:id="229" w:author="Wright, Phil" w:date="2017-11-23T11:24:00Z">
              <w:tcPr>
                <w:tcW w:w="2300" w:type="dxa"/>
                <w:gridSpan w:val="2"/>
              </w:tcPr>
            </w:tcPrChange>
          </w:tcPr>
          <w:p w:rsidR="00AA69FB" w:rsidRDefault="00AA69FB" w:rsidP="00AA69FB">
            <w:pPr>
              <w:rPr>
                <w:ins w:id="230" w:author="Wright, Phil" w:date="2017-11-22T12:45:00Z"/>
                <w:sz w:val="18"/>
              </w:rPr>
            </w:pPr>
            <w:ins w:id="231" w:author="Wright, Phil" w:date="2017-11-23T16:12:00Z">
              <w:r>
                <w:rPr>
                  <w:sz w:val="18"/>
                </w:rPr>
                <w:t xml:space="preserve">8.4.6 </w:t>
              </w:r>
            </w:ins>
            <w:ins w:id="232" w:author="Wright, Phil" w:date="2017-11-22T12:47:00Z">
              <w:r>
                <w:rPr>
                  <w:sz w:val="18"/>
                </w:rPr>
                <w:t>Job histories</w:t>
              </w:r>
            </w:ins>
          </w:p>
        </w:tc>
        <w:tc>
          <w:tcPr>
            <w:tcW w:w="1606" w:type="dxa"/>
            <w:tcPrChange w:id="233" w:author="Wright, Phil" w:date="2017-11-23T11:24:00Z">
              <w:tcPr>
                <w:tcW w:w="2542" w:type="dxa"/>
                <w:gridSpan w:val="2"/>
              </w:tcPr>
            </w:tcPrChange>
          </w:tcPr>
          <w:p w:rsidR="00AA69FB" w:rsidRDefault="00AA69FB" w:rsidP="00AA69FB">
            <w:pPr>
              <w:rPr>
                <w:ins w:id="234" w:author="Wright, Phil" w:date="2017-11-22T12:45:00Z"/>
                <w:sz w:val="18"/>
              </w:rPr>
            </w:pPr>
            <w:ins w:id="235" w:author="Wright, Phil" w:date="2017-11-23T16:12:00Z">
              <w:r>
                <w:rPr>
                  <w:sz w:val="18"/>
                </w:rPr>
                <w:t>Update to the rules as per the SG product business rules</w:t>
              </w:r>
            </w:ins>
          </w:p>
        </w:tc>
        <w:tc>
          <w:tcPr>
            <w:tcW w:w="1577" w:type="dxa"/>
            <w:tcPrChange w:id="236" w:author="Wright, Phil" w:date="2017-11-23T11:24:00Z">
              <w:tcPr>
                <w:tcW w:w="1435" w:type="dxa"/>
                <w:gridSpan w:val="2"/>
              </w:tcPr>
            </w:tcPrChange>
          </w:tcPr>
          <w:p w:rsidR="00AA69FB" w:rsidRDefault="00AA69FB" w:rsidP="00AA69FB">
            <w:pPr>
              <w:rPr>
                <w:ins w:id="237" w:author="Wright, Phil" w:date="2017-11-22T12:45:00Z"/>
                <w:sz w:val="18"/>
              </w:rPr>
            </w:pPr>
            <w:ins w:id="238" w:author="Wright, Phil" w:date="2017-11-22T12:47:00Z">
              <w:r>
                <w:rPr>
                  <w:sz w:val="18"/>
                </w:rPr>
                <w:t>Phil Wright</w:t>
              </w:r>
            </w:ins>
          </w:p>
        </w:tc>
      </w:tr>
      <w:tr w:rsidR="00AA69FB" w:rsidTr="004B06F5">
        <w:trPr>
          <w:ins w:id="239" w:author="Wright, Phil" w:date="2017-11-22T12:45:00Z"/>
        </w:trPr>
        <w:tc>
          <w:tcPr>
            <w:tcW w:w="1564" w:type="dxa"/>
            <w:tcPrChange w:id="240" w:author="Wright, Phil" w:date="2017-11-23T11:24:00Z">
              <w:tcPr>
                <w:tcW w:w="861" w:type="dxa"/>
                <w:gridSpan w:val="2"/>
              </w:tcPr>
            </w:tcPrChange>
          </w:tcPr>
          <w:p w:rsidR="00AA69FB" w:rsidRPr="00247157" w:rsidRDefault="00AA69FB" w:rsidP="00AA69FB">
            <w:pPr>
              <w:rPr>
                <w:ins w:id="241" w:author="Wright, Phil" w:date="2017-11-22T12:45:00Z"/>
                <w:b/>
                <w:sz w:val="18"/>
                <w:rPrChange w:id="242" w:author="Wright, Phil" w:date="2017-11-23T16:02:00Z">
                  <w:rPr>
                    <w:ins w:id="243" w:author="Wright, Phil" w:date="2017-11-22T12:45:00Z"/>
                    <w:sz w:val="18"/>
                  </w:rPr>
                </w:rPrChange>
              </w:rPr>
            </w:pPr>
            <w:ins w:id="244" w:author="Wright, Phil" w:date="2017-11-23T16:18:00Z">
              <w:r w:rsidRPr="00BD439A">
                <w:rPr>
                  <w:sz w:val="18"/>
                </w:rPr>
                <w:t>1.17</w:t>
              </w:r>
            </w:ins>
          </w:p>
        </w:tc>
        <w:tc>
          <w:tcPr>
            <w:tcW w:w="1918" w:type="dxa"/>
            <w:tcPrChange w:id="245" w:author="Wright, Phil" w:date="2017-11-23T11:24:00Z">
              <w:tcPr>
                <w:tcW w:w="1167" w:type="dxa"/>
              </w:tcPr>
            </w:tcPrChange>
          </w:tcPr>
          <w:p w:rsidR="00AA69FB" w:rsidRDefault="00AA69FB" w:rsidP="00AA69FB">
            <w:pPr>
              <w:rPr>
                <w:ins w:id="246" w:author="Wright, Phil" w:date="2017-11-22T12:45:00Z"/>
                <w:sz w:val="18"/>
              </w:rPr>
            </w:pPr>
            <w:ins w:id="247" w:author="Wright, Phil" w:date="2017-11-23T16:18:00Z">
              <w:r w:rsidRPr="00BD439A">
                <w:rPr>
                  <w:sz w:val="18"/>
                </w:rPr>
                <w:t>23/11/2017</w:t>
              </w:r>
            </w:ins>
          </w:p>
        </w:tc>
        <w:tc>
          <w:tcPr>
            <w:tcW w:w="1640" w:type="dxa"/>
            <w:tcPrChange w:id="248" w:author="Wright, Phil" w:date="2017-11-23T11:24:00Z">
              <w:tcPr>
                <w:tcW w:w="2300" w:type="dxa"/>
                <w:gridSpan w:val="2"/>
              </w:tcPr>
            </w:tcPrChange>
          </w:tcPr>
          <w:p w:rsidR="00AA69FB" w:rsidRDefault="00AA69FB" w:rsidP="00AA69FB">
            <w:pPr>
              <w:rPr>
                <w:ins w:id="249" w:author="Wright, Phil" w:date="2017-11-22T12:45:00Z"/>
                <w:sz w:val="18"/>
              </w:rPr>
            </w:pPr>
            <w:ins w:id="250" w:author="Wright, Phil" w:date="2017-11-23T16:17:00Z">
              <w:r>
                <w:rPr>
                  <w:sz w:val="18"/>
                </w:rPr>
                <w:t>9.6 Customer Communications</w:t>
              </w:r>
            </w:ins>
          </w:p>
        </w:tc>
        <w:tc>
          <w:tcPr>
            <w:tcW w:w="1606" w:type="dxa"/>
            <w:tcPrChange w:id="251" w:author="Wright, Phil" w:date="2017-11-23T11:24:00Z">
              <w:tcPr>
                <w:tcW w:w="2542" w:type="dxa"/>
                <w:gridSpan w:val="2"/>
              </w:tcPr>
            </w:tcPrChange>
          </w:tcPr>
          <w:p w:rsidR="00AA69FB" w:rsidRDefault="00AA69FB" w:rsidP="00AA69FB">
            <w:pPr>
              <w:rPr>
                <w:ins w:id="252" w:author="Wright, Phil" w:date="2017-11-22T12:45:00Z"/>
                <w:sz w:val="18"/>
              </w:rPr>
            </w:pPr>
            <w:ins w:id="253" w:author="Wright, Phil" w:date="2017-11-23T16:17:00Z">
              <w:r>
                <w:rPr>
                  <w:sz w:val="18"/>
                </w:rPr>
                <w:t>List updated to reflect RG</w:t>
              </w:r>
            </w:ins>
            <w:ins w:id="254" w:author="Wright, Phil" w:date="2017-11-23T16:18:00Z">
              <w:r>
                <w:rPr>
                  <w:sz w:val="18"/>
                </w:rPr>
                <w:t xml:space="preserve"> </w:t>
              </w:r>
            </w:ins>
            <w:ins w:id="255" w:author="Wright, Phil" w:date="2017-11-23T16:17:00Z">
              <w:r>
                <w:rPr>
                  <w:sz w:val="18"/>
                </w:rPr>
                <w:t>and MPI. A new mapping to the comms and the status of th</w:t>
              </w:r>
            </w:ins>
            <w:ins w:id="256" w:author="Wright, Phil" w:date="2017-12-04T12:15:00Z">
              <w:r w:rsidR="009C1473">
                <w:rPr>
                  <w:sz w:val="18"/>
                </w:rPr>
                <w:t>/</w:t>
              </w:r>
            </w:ins>
            <w:ins w:id="257" w:author="Wright, Phil" w:date="2017-11-23T16:17:00Z">
              <w:r>
                <w:rPr>
                  <w:sz w:val="18"/>
                </w:rPr>
                <w:t>e job</w:t>
              </w:r>
            </w:ins>
          </w:p>
        </w:tc>
        <w:tc>
          <w:tcPr>
            <w:tcW w:w="1577" w:type="dxa"/>
            <w:tcPrChange w:id="258" w:author="Wright, Phil" w:date="2017-11-23T11:24:00Z">
              <w:tcPr>
                <w:tcW w:w="1435" w:type="dxa"/>
                <w:gridSpan w:val="2"/>
              </w:tcPr>
            </w:tcPrChange>
          </w:tcPr>
          <w:p w:rsidR="00AA69FB" w:rsidRDefault="00AA69FB" w:rsidP="00AA69FB">
            <w:pPr>
              <w:rPr>
                <w:ins w:id="259" w:author="Wright, Phil" w:date="2017-11-22T12:45:00Z"/>
                <w:sz w:val="18"/>
              </w:rPr>
            </w:pPr>
            <w:ins w:id="260" w:author="Wright, Phil" w:date="2017-11-23T16:02:00Z">
              <w:r>
                <w:rPr>
                  <w:sz w:val="18"/>
                </w:rPr>
                <w:t>Stephanie Edwards</w:t>
              </w:r>
            </w:ins>
          </w:p>
        </w:tc>
      </w:tr>
      <w:tr w:rsidR="00AA69FB" w:rsidTr="004B06F5">
        <w:trPr>
          <w:ins w:id="261" w:author="Wright, Phil" w:date="2017-11-22T12:45:00Z"/>
        </w:trPr>
        <w:tc>
          <w:tcPr>
            <w:tcW w:w="1564" w:type="dxa"/>
            <w:tcPrChange w:id="262" w:author="Wright, Phil" w:date="2017-11-23T11:24:00Z">
              <w:tcPr>
                <w:tcW w:w="861" w:type="dxa"/>
                <w:gridSpan w:val="2"/>
              </w:tcPr>
            </w:tcPrChange>
          </w:tcPr>
          <w:p w:rsidR="00AA69FB" w:rsidRDefault="00AA69FB" w:rsidP="00AA69FB">
            <w:pPr>
              <w:rPr>
                <w:ins w:id="263" w:author="Wright, Phil" w:date="2017-11-22T12:45:00Z"/>
                <w:sz w:val="18"/>
              </w:rPr>
            </w:pPr>
            <w:ins w:id="264" w:author="Wright, Phil" w:date="2017-11-23T16:18:00Z">
              <w:r w:rsidRPr="00BD439A">
                <w:rPr>
                  <w:sz w:val="18"/>
                </w:rPr>
                <w:t>1.17</w:t>
              </w:r>
            </w:ins>
          </w:p>
        </w:tc>
        <w:tc>
          <w:tcPr>
            <w:tcW w:w="1918" w:type="dxa"/>
            <w:tcPrChange w:id="265" w:author="Wright, Phil" w:date="2017-11-23T11:24:00Z">
              <w:tcPr>
                <w:tcW w:w="1167" w:type="dxa"/>
              </w:tcPr>
            </w:tcPrChange>
          </w:tcPr>
          <w:p w:rsidR="00AA69FB" w:rsidRDefault="00AA69FB" w:rsidP="00AA69FB">
            <w:pPr>
              <w:rPr>
                <w:ins w:id="266" w:author="Wright, Phil" w:date="2017-11-22T12:45:00Z"/>
                <w:sz w:val="18"/>
              </w:rPr>
            </w:pPr>
            <w:ins w:id="267" w:author="Wright, Phil" w:date="2017-11-23T16:18:00Z">
              <w:r w:rsidRPr="00BD439A">
                <w:rPr>
                  <w:sz w:val="18"/>
                </w:rPr>
                <w:t>23/11/2017</w:t>
              </w:r>
            </w:ins>
          </w:p>
        </w:tc>
        <w:tc>
          <w:tcPr>
            <w:tcW w:w="1640" w:type="dxa"/>
            <w:tcPrChange w:id="268" w:author="Wright, Phil" w:date="2017-11-23T11:24:00Z">
              <w:tcPr>
                <w:tcW w:w="2300" w:type="dxa"/>
                <w:gridSpan w:val="2"/>
              </w:tcPr>
            </w:tcPrChange>
          </w:tcPr>
          <w:p w:rsidR="00AA69FB" w:rsidRDefault="00AA69FB" w:rsidP="00AA69FB">
            <w:pPr>
              <w:rPr>
                <w:ins w:id="269" w:author="Wright, Phil" w:date="2017-11-22T12:45:00Z"/>
                <w:sz w:val="18"/>
              </w:rPr>
            </w:pPr>
            <w:ins w:id="270" w:author="Wright, Phil" w:date="2017-11-23T16:16:00Z">
              <w:r>
                <w:rPr>
                  <w:sz w:val="18"/>
                </w:rPr>
                <w:t xml:space="preserve">9.7 Customer </w:t>
              </w:r>
              <w:r>
                <w:rPr>
                  <w:sz w:val="18"/>
                </w:rPr>
                <w:lastRenderedPageBreak/>
                <w:t>Service Conversion</w:t>
              </w:r>
            </w:ins>
          </w:p>
        </w:tc>
        <w:tc>
          <w:tcPr>
            <w:tcW w:w="1606" w:type="dxa"/>
            <w:tcPrChange w:id="271" w:author="Wright, Phil" w:date="2017-11-23T11:24:00Z">
              <w:tcPr>
                <w:tcW w:w="2542" w:type="dxa"/>
                <w:gridSpan w:val="2"/>
              </w:tcPr>
            </w:tcPrChange>
          </w:tcPr>
          <w:p w:rsidR="00AA69FB" w:rsidRDefault="00AA69FB" w:rsidP="00AA69FB">
            <w:pPr>
              <w:rPr>
                <w:ins w:id="272" w:author="Wright, Phil" w:date="2017-11-22T12:45:00Z"/>
                <w:sz w:val="18"/>
              </w:rPr>
            </w:pPr>
            <w:ins w:id="273" w:author="Wright, Phil" w:date="2017-11-23T16:16:00Z">
              <w:r>
                <w:rPr>
                  <w:sz w:val="18"/>
                </w:rPr>
                <w:lastRenderedPageBreak/>
                <w:t xml:space="preserve">Updates statuses </w:t>
              </w:r>
              <w:r>
                <w:rPr>
                  <w:sz w:val="18"/>
                </w:rPr>
                <w:lastRenderedPageBreak/>
                <w:t>to be utilised in the portal</w:t>
              </w:r>
            </w:ins>
          </w:p>
        </w:tc>
        <w:tc>
          <w:tcPr>
            <w:tcW w:w="1577" w:type="dxa"/>
            <w:tcPrChange w:id="274" w:author="Wright, Phil" w:date="2017-11-23T11:24:00Z">
              <w:tcPr>
                <w:tcW w:w="1435" w:type="dxa"/>
                <w:gridSpan w:val="2"/>
              </w:tcPr>
            </w:tcPrChange>
          </w:tcPr>
          <w:p w:rsidR="00AA69FB" w:rsidRDefault="00AA69FB" w:rsidP="00AA69FB">
            <w:pPr>
              <w:rPr>
                <w:ins w:id="275" w:author="Wright, Phil" w:date="2017-11-22T12:45:00Z"/>
                <w:sz w:val="18"/>
              </w:rPr>
            </w:pPr>
            <w:ins w:id="276" w:author="Wright, Phil" w:date="2017-11-23T16:16:00Z">
              <w:r>
                <w:rPr>
                  <w:sz w:val="18"/>
                </w:rPr>
                <w:lastRenderedPageBreak/>
                <w:t>Debbie Samuel</w:t>
              </w:r>
            </w:ins>
          </w:p>
        </w:tc>
      </w:tr>
      <w:tr w:rsidR="001724CD" w:rsidTr="00590B32">
        <w:tc>
          <w:tcPr>
            <w:tcW w:w="1564" w:type="dxa"/>
          </w:tcPr>
          <w:p w:rsidR="001724CD" w:rsidRPr="00BD439A" w:rsidRDefault="001724CD" w:rsidP="001724CD">
            <w:pPr>
              <w:rPr>
                <w:sz w:val="18"/>
              </w:rPr>
            </w:pPr>
            <w:ins w:id="277" w:author="Wright, Phil" w:date="2017-12-04T10:10:00Z">
              <w:r w:rsidRPr="00B108E9">
                <w:rPr>
                  <w:sz w:val="18"/>
                </w:rPr>
                <w:lastRenderedPageBreak/>
                <w:t>1.18</w:t>
              </w:r>
            </w:ins>
          </w:p>
        </w:tc>
        <w:tc>
          <w:tcPr>
            <w:tcW w:w="1918" w:type="dxa"/>
          </w:tcPr>
          <w:p w:rsidR="001724CD" w:rsidRPr="00BD439A" w:rsidRDefault="001724CD" w:rsidP="001724CD">
            <w:pPr>
              <w:rPr>
                <w:sz w:val="18"/>
              </w:rPr>
            </w:pPr>
            <w:ins w:id="278" w:author="Wright, Phil" w:date="2017-12-04T10:11:00Z">
              <w:r>
                <w:rPr>
                  <w:sz w:val="18"/>
                </w:rPr>
                <w:t>30/11/2017</w:t>
              </w:r>
            </w:ins>
          </w:p>
        </w:tc>
        <w:tc>
          <w:tcPr>
            <w:tcW w:w="1640" w:type="dxa"/>
          </w:tcPr>
          <w:p w:rsidR="001724CD" w:rsidRDefault="001724CD" w:rsidP="001724CD">
            <w:pPr>
              <w:rPr>
                <w:sz w:val="18"/>
              </w:rPr>
            </w:pPr>
            <w:ins w:id="279" w:author="Wright, Phil" w:date="2017-12-04T10:10:00Z">
              <w:r>
                <w:rPr>
                  <w:sz w:val="18"/>
                </w:rPr>
                <w:t xml:space="preserve">7.6.1 Expired products </w:t>
              </w:r>
            </w:ins>
          </w:p>
        </w:tc>
        <w:tc>
          <w:tcPr>
            <w:tcW w:w="1606" w:type="dxa"/>
          </w:tcPr>
          <w:p w:rsidR="001724CD" w:rsidRDefault="001724CD" w:rsidP="00D55AC5">
            <w:pPr>
              <w:rPr>
                <w:sz w:val="18"/>
              </w:rPr>
            </w:pPr>
            <w:ins w:id="280" w:author="Wright, Phil" w:date="2017-12-04T10:10:00Z">
              <w:r>
                <w:rPr>
                  <w:sz w:val="18"/>
                </w:rPr>
                <w:t xml:space="preserve">Paragraph updated to reflect </w:t>
              </w:r>
            </w:ins>
            <w:ins w:id="281" w:author="Wright, Phil" w:date="2017-12-04T10:50:00Z">
              <w:r w:rsidR="00D55AC5">
                <w:rPr>
                  <w:sz w:val="18"/>
                </w:rPr>
                <w:t>customers can only access the product page for expired products</w:t>
              </w:r>
            </w:ins>
          </w:p>
        </w:tc>
        <w:tc>
          <w:tcPr>
            <w:tcW w:w="1577" w:type="dxa"/>
          </w:tcPr>
          <w:p w:rsidR="001724CD" w:rsidRDefault="001724CD" w:rsidP="001724CD">
            <w:pPr>
              <w:rPr>
                <w:sz w:val="18"/>
              </w:rPr>
            </w:pPr>
            <w:ins w:id="282" w:author="Wright, Phil" w:date="2017-12-04T10:10:00Z">
              <w:r>
                <w:rPr>
                  <w:sz w:val="18"/>
                </w:rPr>
                <w:t>Phil Wright</w:t>
              </w:r>
            </w:ins>
          </w:p>
        </w:tc>
      </w:tr>
      <w:tr w:rsidR="001724CD" w:rsidDel="00D55AC5" w:rsidTr="00590B32">
        <w:trPr>
          <w:del w:id="283" w:author="Wright, Phil" w:date="2017-12-04T10:50:00Z"/>
        </w:trPr>
        <w:tc>
          <w:tcPr>
            <w:tcW w:w="1564" w:type="dxa"/>
          </w:tcPr>
          <w:p w:rsidR="001724CD" w:rsidRPr="00576D24" w:rsidDel="00D55AC5" w:rsidRDefault="001724CD" w:rsidP="001724CD">
            <w:pPr>
              <w:rPr>
                <w:del w:id="284" w:author="Wright, Phil" w:date="2017-12-04T10:50:00Z"/>
                <w:sz w:val="18"/>
              </w:rPr>
            </w:pPr>
          </w:p>
        </w:tc>
        <w:tc>
          <w:tcPr>
            <w:tcW w:w="1918" w:type="dxa"/>
          </w:tcPr>
          <w:p w:rsidR="001724CD" w:rsidRPr="004B06F5" w:rsidDel="00D55AC5" w:rsidRDefault="001724CD" w:rsidP="001724CD">
            <w:pPr>
              <w:rPr>
                <w:del w:id="285" w:author="Wright, Phil" w:date="2017-12-04T10:50:00Z"/>
                <w:sz w:val="18"/>
              </w:rPr>
            </w:pPr>
          </w:p>
        </w:tc>
        <w:tc>
          <w:tcPr>
            <w:tcW w:w="1640" w:type="dxa"/>
          </w:tcPr>
          <w:p w:rsidR="001724CD" w:rsidRPr="00576D24" w:rsidDel="00D55AC5" w:rsidRDefault="001724CD" w:rsidP="001724CD">
            <w:pPr>
              <w:rPr>
                <w:del w:id="286" w:author="Wright, Phil" w:date="2017-12-04T10:50:00Z"/>
                <w:sz w:val="18"/>
              </w:rPr>
            </w:pPr>
          </w:p>
        </w:tc>
        <w:tc>
          <w:tcPr>
            <w:tcW w:w="1606" w:type="dxa"/>
          </w:tcPr>
          <w:p w:rsidR="001724CD" w:rsidRPr="00576D24" w:rsidDel="00D55AC5" w:rsidRDefault="001724CD" w:rsidP="001724CD">
            <w:pPr>
              <w:autoSpaceDE w:val="0"/>
              <w:autoSpaceDN w:val="0"/>
              <w:rPr>
                <w:del w:id="287" w:author="Wright, Phil" w:date="2017-12-04T10:50:00Z"/>
                <w:sz w:val="18"/>
              </w:rPr>
            </w:pPr>
          </w:p>
        </w:tc>
        <w:tc>
          <w:tcPr>
            <w:tcW w:w="1577" w:type="dxa"/>
          </w:tcPr>
          <w:p w:rsidR="001724CD" w:rsidRPr="00576D24" w:rsidDel="00D55AC5" w:rsidRDefault="001724CD" w:rsidP="001724CD">
            <w:pPr>
              <w:rPr>
                <w:del w:id="288" w:author="Wright, Phil" w:date="2017-12-04T10:50:00Z"/>
                <w:sz w:val="18"/>
              </w:rPr>
            </w:pPr>
          </w:p>
        </w:tc>
      </w:tr>
      <w:tr w:rsidR="001724CD" w:rsidDel="00656F94" w:rsidTr="00590B32">
        <w:trPr>
          <w:del w:id="289" w:author="Wright, Phil" w:date="2017-12-04T10:57:00Z"/>
        </w:trPr>
        <w:tc>
          <w:tcPr>
            <w:tcW w:w="1564" w:type="dxa"/>
          </w:tcPr>
          <w:p w:rsidR="001724CD" w:rsidRPr="00BD439A" w:rsidDel="00656F94" w:rsidRDefault="001724CD" w:rsidP="001724CD">
            <w:pPr>
              <w:rPr>
                <w:del w:id="290" w:author="Wright, Phil" w:date="2017-12-04T10:57:00Z"/>
                <w:sz w:val="18"/>
              </w:rPr>
            </w:pPr>
          </w:p>
        </w:tc>
        <w:tc>
          <w:tcPr>
            <w:tcW w:w="1918" w:type="dxa"/>
          </w:tcPr>
          <w:p w:rsidR="001724CD" w:rsidRPr="00BD439A" w:rsidDel="00656F94" w:rsidRDefault="001724CD" w:rsidP="001724CD">
            <w:pPr>
              <w:rPr>
                <w:del w:id="291" w:author="Wright, Phil" w:date="2017-12-04T10:57:00Z"/>
                <w:sz w:val="18"/>
              </w:rPr>
            </w:pPr>
          </w:p>
        </w:tc>
        <w:tc>
          <w:tcPr>
            <w:tcW w:w="1640" w:type="dxa"/>
          </w:tcPr>
          <w:p w:rsidR="001724CD" w:rsidDel="00656F94" w:rsidRDefault="001724CD" w:rsidP="001724CD">
            <w:pPr>
              <w:rPr>
                <w:del w:id="292" w:author="Wright, Phil" w:date="2017-12-04T10:57:00Z"/>
                <w:sz w:val="18"/>
              </w:rPr>
            </w:pPr>
          </w:p>
        </w:tc>
        <w:tc>
          <w:tcPr>
            <w:tcW w:w="1606" w:type="dxa"/>
          </w:tcPr>
          <w:p w:rsidR="001724CD" w:rsidRPr="00DC26C5" w:rsidDel="00656F94" w:rsidRDefault="001724CD" w:rsidP="001724CD">
            <w:pPr>
              <w:autoSpaceDE w:val="0"/>
              <w:autoSpaceDN w:val="0"/>
              <w:rPr>
                <w:del w:id="293" w:author="Wright, Phil" w:date="2017-12-04T10:57:00Z"/>
                <w:sz w:val="18"/>
              </w:rPr>
            </w:pPr>
          </w:p>
        </w:tc>
        <w:tc>
          <w:tcPr>
            <w:tcW w:w="1577" w:type="dxa"/>
          </w:tcPr>
          <w:p w:rsidR="001724CD" w:rsidDel="00656F94" w:rsidRDefault="001724CD" w:rsidP="001724CD">
            <w:pPr>
              <w:rPr>
                <w:del w:id="294" w:author="Wright, Phil" w:date="2017-12-04T10:57:00Z"/>
                <w:sz w:val="18"/>
              </w:rPr>
            </w:pPr>
          </w:p>
        </w:tc>
      </w:tr>
      <w:tr w:rsidR="001724CD" w:rsidDel="00656F94" w:rsidTr="00590B32">
        <w:trPr>
          <w:del w:id="295" w:author="Wright, Phil" w:date="2017-12-04T10:59:00Z"/>
        </w:trPr>
        <w:tc>
          <w:tcPr>
            <w:tcW w:w="1564" w:type="dxa"/>
          </w:tcPr>
          <w:p w:rsidR="001724CD" w:rsidRPr="00BD439A" w:rsidDel="00656F94" w:rsidRDefault="001724CD" w:rsidP="001724CD">
            <w:pPr>
              <w:rPr>
                <w:del w:id="296" w:author="Wright, Phil" w:date="2017-12-04T10:59:00Z"/>
                <w:sz w:val="18"/>
              </w:rPr>
            </w:pPr>
          </w:p>
        </w:tc>
        <w:tc>
          <w:tcPr>
            <w:tcW w:w="1918" w:type="dxa"/>
          </w:tcPr>
          <w:p w:rsidR="001724CD" w:rsidRPr="00BD439A" w:rsidDel="00656F94" w:rsidRDefault="001724CD" w:rsidP="001724CD">
            <w:pPr>
              <w:rPr>
                <w:del w:id="297" w:author="Wright, Phil" w:date="2017-12-04T10:59:00Z"/>
                <w:sz w:val="18"/>
              </w:rPr>
            </w:pPr>
          </w:p>
        </w:tc>
        <w:tc>
          <w:tcPr>
            <w:tcW w:w="1640" w:type="dxa"/>
          </w:tcPr>
          <w:p w:rsidR="001724CD" w:rsidDel="00656F94" w:rsidRDefault="001724CD" w:rsidP="001724CD">
            <w:pPr>
              <w:rPr>
                <w:del w:id="298" w:author="Wright, Phil" w:date="2017-12-04T10:59:00Z"/>
                <w:sz w:val="18"/>
              </w:rPr>
            </w:pPr>
          </w:p>
        </w:tc>
        <w:tc>
          <w:tcPr>
            <w:tcW w:w="1606" w:type="dxa"/>
          </w:tcPr>
          <w:p w:rsidR="001724CD" w:rsidDel="00656F94" w:rsidRDefault="001724CD" w:rsidP="001724CD">
            <w:pPr>
              <w:rPr>
                <w:del w:id="299" w:author="Wright, Phil" w:date="2017-12-04T10:59:00Z"/>
                <w:sz w:val="18"/>
              </w:rPr>
            </w:pPr>
          </w:p>
        </w:tc>
        <w:tc>
          <w:tcPr>
            <w:tcW w:w="1577" w:type="dxa"/>
          </w:tcPr>
          <w:p w:rsidR="001724CD" w:rsidDel="00656F94" w:rsidRDefault="001724CD" w:rsidP="001724CD">
            <w:pPr>
              <w:rPr>
                <w:del w:id="300" w:author="Wright, Phil" w:date="2017-12-04T10:59:00Z"/>
                <w:sz w:val="18"/>
              </w:rPr>
            </w:pPr>
          </w:p>
        </w:tc>
      </w:tr>
      <w:tr w:rsidR="001724CD" w:rsidDel="00656F94" w:rsidTr="00590B32">
        <w:trPr>
          <w:del w:id="301" w:author="Wright, Phil" w:date="2017-12-04T10:59:00Z"/>
        </w:trPr>
        <w:tc>
          <w:tcPr>
            <w:tcW w:w="1564" w:type="dxa"/>
          </w:tcPr>
          <w:p w:rsidR="001724CD" w:rsidRPr="00BD439A" w:rsidDel="00656F94" w:rsidRDefault="001724CD" w:rsidP="001724CD">
            <w:pPr>
              <w:rPr>
                <w:del w:id="302" w:author="Wright, Phil" w:date="2017-12-04T10:59:00Z"/>
                <w:sz w:val="18"/>
              </w:rPr>
            </w:pPr>
          </w:p>
        </w:tc>
        <w:tc>
          <w:tcPr>
            <w:tcW w:w="1918" w:type="dxa"/>
          </w:tcPr>
          <w:p w:rsidR="001724CD" w:rsidRPr="00BD439A" w:rsidDel="00656F94" w:rsidRDefault="001724CD" w:rsidP="001724CD">
            <w:pPr>
              <w:rPr>
                <w:del w:id="303" w:author="Wright, Phil" w:date="2017-12-04T10:59:00Z"/>
                <w:sz w:val="18"/>
              </w:rPr>
            </w:pPr>
          </w:p>
        </w:tc>
        <w:tc>
          <w:tcPr>
            <w:tcW w:w="1640" w:type="dxa"/>
          </w:tcPr>
          <w:p w:rsidR="001724CD" w:rsidDel="00656F94" w:rsidRDefault="001724CD" w:rsidP="001724CD">
            <w:pPr>
              <w:rPr>
                <w:del w:id="304" w:author="Wright, Phil" w:date="2017-12-04T10:59:00Z"/>
                <w:sz w:val="18"/>
              </w:rPr>
            </w:pPr>
          </w:p>
        </w:tc>
        <w:tc>
          <w:tcPr>
            <w:tcW w:w="1606" w:type="dxa"/>
          </w:tcPr>
          <w:p w:rsidR="001724CD" w:rsidDel="00656F94" w:rsidRDefault="001724CD" w:rsidP="001724CD">
            <w:pPr>
              <w:rPr>
                <w:del w:id="305" w:author="Wright, Phil" w:date="2017-12-04T10:59:00Z"/>
                <w:sz w:val="18"/>
              </w:rPr>
            </w:pPr>
          </w:p>
        </w:tc>
        <w:tc>
          <w:tcPr>
            <w:tcW w:w="1577" w:type="dxa"/>
          </w:tcPr>
          <w:p w:rsidR="001724CD" w:rsidDel="00656F94" w:rsidRDefault="001724CD" w:rsidP="001724CD">
            <w:pPr>
              <w:rPr>
                <w:del w:id="306" w:author="Wright, Phil" w:date="2017-12-04T10:59:00Z"/>
                <w:sz w:val="18"/>
              </w:rPr>
            </w:pPr>
          </w:p>
        </w:tc>
      </w:tr>
      <w:tr w:rsidR="001724CD" w:rsidTr="00590B32">
        <w:tc>
          <w:tcPr>
            <w:tcW w:w="1564" w:type="dxa"/>
          </w:tcPr>
          <w:p w:rsidR="001724CD" w:rsidRPr="00BD439A" w:rsidRDefault="001724CD" w:rsidP="001724CD">
            <w:pPr>
              <w:rPr>
                <w:sz w:val="18"/>
              </w:rPr>
            </w:pPr>
            <w:ins w:id="307" w:author="Wright, Phil" w:date="2017-12-04T10:10:00Z">
              <w:r w:rsidRPr="00B108E9">
                <w:rPr>
                  <w:sz w:val="18"/>
                </w:rPr>
                <w:t>1.18</w:t>
              </w:r>
            </w:ins>
          </w:p>
        </w:tc>
        <w:tc>
          <w:tcPr>
            <w:tcW w:w="1918" w:type="dxa"/>
          </w:tcPr>
          <w:p w:rsidR="001724CD" w:rsidRPr="00BD439A" w:rsidRDefault="001724CD" w:rsidP="001724CD">
            <w:pPr>
              <w:rPr>
                <w:sz w:val="18"/>
              </w:rPr>
            </w:pPr>
            <w:ins w:id="308" w:author="Wright, Phil" w:date="2017-12-04T10:11:00Z">
              <w:r>
                <w:rPr>
                  <w:sz w:val="18"/>
                </w:rPr>
                <w:t>30/11/2017</w:t>
              </w:r>
            </w:ins>
          </w:p>
        </w:tc>
        <w:tc>
          <w:tcPr>
            <w:tcW w:w="1640" w:type="dxa"/>
          </w:tcPr>
          <w:p w:rsidR="001724CD" w:rsidRDefault="001724CD" w:rsidP="001724CD">
            <w:pPr>
              <w:rPr>
                <w:sz w:val="18"/>
              </w:rPr>
            </w:pPr>
            <w:ins w:id="309" w:author="Wright, Phil" w:date="2017-12-04T10:10:00Z">
              <w:r>
                <w:rPr>
                  <w:sz w:val="18"/>
                </w:rPr>
                <w:t>8.2.3 Replacement Job Status Change</w:t>
              </w:r>
            </w:ins>
          </w:p>
        </w:tc>
        <w:tc>
          <w:tcPr>
            <w:tcW w:w="1606" w:type="dxa"/>
          </w:tcPr>
          <w:p w:rsidR="001724CD" w:rsidRDefault="001724CD" w:rsidP="001724CD">
            <w:pPr>
              <w:rPr>
                <w:sz w:val="18"/>
              </w:rPr>
            </w:pPr>
            <w:ins w:id="310" w:author="Wright, Phil" w:date="2017-12-04T10:10:00Z">
              <w:r>
                <w:rPr>
                  <w:sz w:val="18"/>
                </w:rPr>
                <w:t>Updates to the job status and how these will be triggered for a replacement</w:t>
              </w:r>
            </w:ins>
            <w:ins w:id="311" w:author="Wright, Phil" w:date="2017-12-04T12:14:00Z">
              <w:r w:rsidR="009C1473">
                <w:rPr>
                  <w:sz w:val="18"/>
                </w:rPr>
                <w:t xml:space="preserve"> using Complete Service Status </w:t>
              </w:r>
            </w:ins>
            <w:ins w:id="312" w:author="Wright, Phil" w:date="2017-12-04T12:15:00Z">
              <w:r w:rsidR="009C1473">
                <w:rPr>
                  <w:sz w:val="18"/>
                </w:rPr>
                <w:t>‘Awaiting Replacement as discussed 29/11</w:t>
              </w:r>
            </w:ins>
          </w:p>
        </w:tc>
        <w:tc>
          <w:tcPr>
            <w:tcW w:w="1577" w:type="dxa"/>
          </w:tcPr>
          <w:p w:rsidR="001724CD" w:rsidRDefault="001724CD" w:rsidP="001724CD">
            <w:pPr>
              <w:rPr>
                <w:sz w:val="18"/>
              </w:rPr>
            </w:pPr>
            <w:ins w:id="313" w:author="Wright, Phil" w:date="2017-12-04T10:10:00Z">
              <w:r>
                <w:rPr>
                  <w:sz w:val="18"/>
                </w:rPr>
                <w:t>Phil Wright</w:t>
              </w:r>
            </w:ins>
          </w:p>
        </w:tc>
      </w:tr>
      <w:tr w:rsidR="001724CD" w:rsidDel="009C1473" w:rsidTr="00590B32">
        <w:trPr>
          <w:del w:id="314" w:author="Wright, Phil" w:date="2017-12-04T12:15:00Z"/>
        </w:trPr>
        <w:tc>
          <w:tcPr>
            <w:tcW w:w="1564" w:type="dxa"/>
          </w:tcPr>
          <w:p w:rsidR="001724CD" w:rsidRPr="00BD439A" w:rsidDel="009C1473" w:rsidRDefault="001724CD" w:rsidP="001724CD">
            <w:pPr>
              <w:rPr>
                <w:del w:id="315" w:author="Wright, Phil" w:date="2017-12-04T12:15:00Z"/>
                <w:sz w:val="18"/>
              </w:rPr>
            </w:pPr>
          </w:p>
        </w:tc>
        <w:tc>
          <w:tcPr>
            <w:tcW w:w="1918" w:type="dxa"/>
          </w:tcPr>
          <w:p w:rsidR="001724CD" w:rsidRPr="00BD439A" w:rsidDel="009C1473" w:rsidRDefault="001724CD" w:rsidP="001724CD">
            <w:pPr>
              <w:rPr>
                <w:del w:id="316" w:author="Wright, Phil" w:date="2017-12-04T12:15:00Z"/>
                <w:sz w:val="18"/>
              </w:rPr>
            </w:pPr>
          </w:p>
        </w:tc>
        <w:tc>
          <w:tcPr>
            <w:tcW w:w="1640" w:type="dxa"/>
          </w:tcPr>
          <w:p w:rsidR="001724CD" w:rsidDel="009C1473" w:rsidRDefault="001724CD" w:rsidP="001724CD">
            <w:pPr>
              <w:rPr>
                <w:del w:id="317" w:author="Wright, Phil" w:date="2017-12-04T12:15:00Z"/>
                <w:sz w:val="18"/>
              </w:rPr>
            </w:pPr>
          </w:p>
        </w:tc>
        <w:tc>
          <w:tcPr>
            <w:tcW w:w="1606" w:type="dxa"/>
          </w:tcPr>
          <w:p w:rsidR="001724CD" w:rsidDel="009C1473" w:rsidRDefault="001724CD" w:rsidP="001724CD">
            <w:pPr>
              <w:rPr>
                <w:del w:id="318" w:author="Wright, Phil" w:date="2017-12-04T12:15:00Z"/>
                <w:sz w:val="18"/>
              </w:rPr>
            </w:pPr>
          </w:p>
        </w:tc>
        <w:tc>
          <w:tcPr>
            <w:tcW w:w="1577" w:type="dxa"/>
          </w:tcPr>
          <w:p w:rsidR="001724CD" w:rsidDel="009C1473" w:rsidRDefault="001724CD" w:rsidP="001724CD">
            <w:pPr>
              <w:rPr>
                <w:del w:id="319" w:author="Wright, Phil" w:date="2017-12-04T12:15:00Z"/>
                <w:sz w:val="18"/>
              </w:rPr>
            </w:pPr>
          </w:p>
        </w:tc>
      </w:tr>
      <w:tr w:rsidR="001724CD" w:rsidTr="00590B32">
        <w:tc>
          <w:tcPr>
            <w:tcW w:w="1564" w:type="dxa"/>
          </w:tcPr>
          <w:p w:rsidR="001724CD" w:rsidRPr="00BD439A" w:rsidRDefault="001724CD" w:rsidP="001724CD">
            <w:pPr>
              <w:rPr>
                <w:sz w:val="18"/>
              </w:rPr>
            </w:pPr>
            <w:ins w:id="320" w:author="Wright, Phil" w:date="2017-12-04T10:10:00Z">
              <w:r w:rsidRPr="00B108E9">
                <w:rPr>
                  <w:sz w:val="18"/>
                </w:rPr>
                <w:t>1.18</w:t>
              </w:r>
            </w:ins>
          </w:p>
        </w:tc>
        <w:tc>
          <w:tcPr>
            <w:tcW w:w="1918" w:type="dxa"/>
          </w:tcPr>
          <w:p w:rsidR="001724CD" w:rsidRPr="00BD439A" w:rsidRDefault="001724CD" w:rsidP="001724CD">
            <w:pPr>
              <w:rPr>
                <w:sz w:val="18"/>
              </w:rPr>
            </w:pPr>
            <w:ins w:id="321" w:author="Wright, Phil" w:date="2017-12-04T10:11:00Z">
              <w:r>
                <w:rPr>
                  <w:sz w:val="18"/>
                </w:rPr>
                <w:t>30/11/2017</w:t>
              </w:r>
            </w:ins>
          </w:p>
        </w:tc>
        <w:tc>
          <w:tcPr>
            <w:tcW w:w="1640" w:type="dxa"/>
          </w:tcPr>
          <w:p w:rsidR="001724CD" w:rsidRDefault="001724CD" w:rsidP="001724CD">
            <w:pPr>
              <w:rPr>
                <w:sz w:val="18"/>
              </w:rPr>
            </w:pPr>
            <w:ins w:id="322" w:author="Wright, Phil" w:date="2017-12-04T10:10:00Z">
              <w:r>
                <w:rPr>
                  <w:sz w:val="18"/>
                </w:rPr>
                <w:t>8.4.5 Job Status</w:t>
              </w:r>
            </w:ins>
          </w:p>
        </w:tc>
        <w:tc>
          <w:tcPr>
            <w:tcW w:w="1606" w:type="dxa"/>
          </w:tcPr>
          <w:p w:rsidR="001724CD" w:rsidRDefault="00510953" w:rsidP="001724CD">
            <w:pPr>
              <w:rPr>
                <w:sz w:val="18"/>
              </w:rPr>
            </w:pPr>
            <w:ins w:id="323" w:author="Wright, Phil" w:date="2017-12-04T13:03:00Z">
              <w:r>
                <w:rPr>
                  <w:sz w:val="18"/>
                </w:rPr>
                <w:t xml:space="preserve">Details captured regarding how the job page will </w:t>
              </w:r>
            </w:ins>
            <w:ins w:id="324" w:author="Wright, Phil" w:date="2017-12-04T13:04:00Z">
              <w:r>
                <w:rPr>
                  <w:sz w:val="18"/>
                </w:rPr>
                <w:t>close when a job completes</w:t>
              </w:r>
            </w:ins>
          </w:p>
        </w:tc>
        <w:tc>
          <w:tcPr>
            <w:tcW w:w="1577" w:type="dxa"/>
          </w:tcPr>
          <w:p w:rsidR="001724CD" w:rsidRDefault="001724CD" w:rsidP="001724CD">
            <w:pPr>
              <w:rPr>
                <w:sz w:val="18"/>
              </w:rPr>
            </w:pPr>
            <w:ins w:id="325" w:author="Wright, Phil" w:date="2017-12-04T10:10:00Z">
              <w:r>
                <w:rPr>
                  <w:sz w:val="18"/>
                </w:rPr>
                <w:t>Phil Wright</w:t>
              </w:r>
            </w:ins>
          </w:p>
        </w:tc>
      </w:tr>
      <w:tr w:rsidR="001724CD" w:rsidTr="00590B32">
        <w:tc>
          <w:tcPr>
            <w:tcW w:w="1564" w:type="dxa"/>
          </w:tcPr>
          <w:p w:rsidR="001724CD" w:rsidRPr="00BD439A" w:rsidRDefault="001724CD" w:rsidP="001724CD">
            <w:pPr>
              <w:rPr>
                <w:sz w:val="18"/>
              </w:rPr>
            </w:pPr>
            <w:ins w:id="326" w:author="Wright, Phil" w:date="2017-12-04T10:10:00Z">
              <w:r w:rsidRPr="00B108E9">
                <w:rPr>
                  <w:sz w:val="18"/>
                </w:rPr>
                <w:t>1.18</w:t>
              </w:r>
            </w:ins>
          </w:p>
        </w:tc>
        <w:tc>
          <w:tcPr>
            <w:tcW w:w="1918" w:type="dxa"/>
          </w:tcPr>
          <w:p w:rsidR="001724CD" w:rsidRPr="00BD439A" w:rsidRDefault="001724CD" w:rsidP="001724CD">
            <w:pPr>
              <w:rPr>
                <w:sz w:val="18"/>
              </w:rPr>
            </w:pPr>
            <w:ins w:id="327" w:author="Wright, Phil" w:date="2017-12-04T10:11:00Z">
              <w:r>
                <w:rPr>
                  <w:sz w:val="18"/>
                </w:rPr>
                <w:t>30/11/2017</w:t>
              </w:r>
            </w:ins>
          </w:p>
        </w:tc>
        <w:tc>
          <w:tcPr>
            <w:tcW w:w="1640" w:type="dxa"/>
          </w:tcPr>
          <w:p w:rsidR="001724CD" w:rsidRDefault="00F81464" w:rsidP="001724CD">
            <w:pPr>
              <w:rPr>
                <w:sz w:val="18"/>
              </w:rPr>
            </w:pPr>
            <w:ins w:id="328" w:author="Wright, Phil" w:date="2017-12-04T10:10:00Z">
              <w:r>
                <w:rPr>
                  <w:sz w:val="18"/>
                </w:rPr>
                <w:t>8.4.6 Maximum number of service requests</w:t>
              </w:r>
            </w:ins>
          </w:p>
        </w:tc>
        <w:tc>
          <w:tcPr>
            <w:tcW w:w="1606" w:type="dxa"/>
          </w:tcPr>
          <w:p w:rsidR="001724CD" w:rsidRDefault="00F81464" w:rsidP="00F81464">
            <w:pPr>
              <w:rPr>
                <w:sz w:val="18"/>
              </w:rPr>
            </w:pPr>
            <w:ins w:id="329" w:author="Wright, Phil" w:date="2017-12-04T12:27:00Z">
              <w:r>
                <w:rPr>
                  <w:sz w:val="18"/>
                </w:rPr>
                <w:t>Section renamed from Maximum number oif job histories to Maximum number of service requests</w:t>
              </w:r>
            </w:ins>
            <w:ins w:id="330" w:author="Wright, Phil" w:date="2017-12-04T12:30:00Z">
              <w:r>
                <w:rPr>
                  <w:sz w:val="18"/>
                </w:rPr>
                <w:t xml:space="preserve"> with rules defined from product rules</w:t>
              </w:r>
            </w:ins>
          </w:p>
        </w:tc>
        <w:tc>
          <w:tcPr>
            <w:tcW w:w="1577" w:type="dxa"/>
          </w:tcPr>
          <w:p w:rsidR="001724CD" w:rsidRDefault="001724CD" w:rsidP="001724CD">
            <w:pPr>
              <w:rPr>
                <w:sz w:val="18"/>
              </w:rPr>
            </w:pPr>
            <w:ins w:id="331" w:author="Wright, Phil" w:date="2017-12-04T10:10:00Z">
              <w:r>
                <w:rPr>
                  <w:sz w:val="18"/>
                </w:rPr>
                <w:t>Phil Wright</w:t>
              </w:r>
            </w:ins>
          </w:p>
        </w:tc>
      </w:tr>
      <w:tr w:rsidR="001724CD" w:rsidTr="00590B32">
        <w:tc>
          <w:tcPr>
            <w:tcW w:w="1564" w:type="dxa"/>
          </w:tcPr>
          <w:p w:rsidR="001724CD" w:rsidRPr="00BD439A" w:rsidRDefault="001724CD" w:rsidP="001724CD">
            <w:pPr>
              <w:rPr>
                <w:sz w:val="18"/>
              </w:rPr>
            </w:pPr>
            <w:ins w:id="332" w:author="Wright, Phil" w:date="2017-12-04T10:10:00Z">
              <w:r w:rsidRPr="00B108E9">
                <w:rPr>
                  <w:sz w:val="18"/>
                </w:rPr>
                <w:t>1.18</w:t>
              </w:r>
            </w:ins>
          </w:p>
        </w:tc>
        <w:tc>
          <w:tcPr>
            <w:tcW w:w="1918" w:type="dxa"/>
          </w:tcPr>
          <w:p w:rsidR="001724CD" w:rsidRPr="00BD439A" w:rsidRDefault="001724CD" w:rsidP="001724CD">
            <w:pPr>
              <w:rPr>
                <w:sz w:val="18"/>
              </w:rPr>
            </w:pPr>
            <w:ins w:id="333" w:author="Wright, Phil" w:date="2017-12-04T10:11:00Z">
              <w:r>
                <w:rPr>
                  <w:sz w:val="18"/>
                </w:rPr>
                <w:t>30/11/2017</w:t>
              </w:r>
            </w:ins>
          </w:p>
        </w:tc>
        <w:tc>
          <w:tcPr>
            <w:tcW w:w="1640" w:type="dxa"/>
          </w:tcPr>
          <w:p w:rsidR="001724CD" w:rsidRDefault="001724CD" w:rsidP="001724CD">
            <w:pPr>
              <w:rPr>
                <w:sz w:val="18"/>
              </w:rPr>
            </w:pPr>
            <w:ins w:id="334" w:author="Wright, Phil" w:date="2017-12-04T10:10:00Z">
              <w:r>
                <w:rPr>
                  <w:sz w:val="18"/>
                </w:rPr>
                <w:t>9.6 Customer Communications</w:t>
              </w:r>
            </w:ins>
          </w:p>
        </w:tc>
        <w:tc>
          <w:tcPr>
            <w:tcW w:w="1606" w:type="dxa"/>
          </w:tcPr>
          <w:p w:rsidR="001724CD" w:rsidRDefault="001724CD" w:rsidP="001724CD">
            <w:pPr>
              <w:rPr>
                <w:sz w:val="18"/>
              </w:rPr>
            </w:pPr>
            <w:ins w:id="335" w:author="Wright, Phil" w:date="2017-12-04T10:10:00Z">
              <w:r>
                <w:rPr>
                  <w:sz w:val="18"/>
                </w:rPr>
                <w:t>List updated to reflect RG and MPI. A new mapping to the comms and the status of the job</w:t>
              </w:r>
            </w:ins>
          </w:p>
        </w:tc>
        <w:tc>
          <w:tcPr>
            <w:tcW w:w="1577" w:type="dxa"/>
          </w:tcPr>
          <w:p w:rsidR="001724CD" w:rsidRDefault="001724CD" w:rsidP="001724CD">
            <w:pPr>
              <w:rPr>
                <w:sz w:val="18"/>
              </w:rPr>
            </w:pPr>
            <w:ins w:id="336" w:author="Wright, Phil" w:date="2017-12-04T10:10:00Z">
              <w:r>
                <w:rPr>
                  <w:sz w:val="18"/>
                </w:rPr>
                <w:t>Stephanie Edwards</w:t>
              </w:r>
            </w:ins>
          </w:p>
        </w:tc>
      </w:tr>
      <w:tr w:rsidR="001724CD" w:rsidTr="00590B32">
        <w:tc>
          <w:tcPr>
            <w:tcW w:w="1564" w:type="dxa"/>
          </w:tcPr>
          <w:p w:rsidR="001724CD" w:rsidRPr="00BD439A" w:rsidRDefault="001724CD" w:rsidP="001724CD">
            <w:pPr>
              <w:rPr>
                <w:sz w:val="18"/>
              </w:rPr>
            </w:pPr>
            <w:ins w:id="337" w:author="Wright, Phil" w:date="2017-12-04T10:10:00Z">
              <w:r w:rsidRPr="00B108E9">
                <w:rPr>
                  <w:sz w:val="18"/>
                </w:rPr>
                <w:t>1.18</w:t>
              </w:r>
            </w:ins>
          </w:p>
        </w:tc>
        <w:tc>
          <w:tcPr>
            <w:tcW w:w="1918" w:type="dxa"/>
          </w:tcPr>
          <w:p w:rsidR="001724CD" w:rsidRPr="00BD439A" w:rsidRDefault="001724CD" w:rsidP="001724CD">
            <w:pPr>
              <w:rPr>
                <w:sz w:val="18"/>
              </w:rPr>
            </w:pPr>
            <w:ins w:id="338" w:author="Wright, Phil" w:date="2017-12-04T10:11:00Z">
              <w:r>
                <w:rPr>
                  <w:sz w:val="18"/>
                </w:rPr>
                <w:t>30/11/2017</w:t>
              </w:r>
            </w:ins>
          </w:p>
        </w:tc>
        <w:tc>
          <w:tcPr>
            <w:tcW w:w="1640" w:type="dxa"/>
          </w:tcPr>
          <w:p w:rsidR="001724CD" w:rsidRDefault="001724CD" w:rsidP="001724CD">
            <w:pPr>
              <w:rPr>
                <w:sz w:val="18"/>
              </w:rPr>
            </w:pPr>
            <w:ins w:id="339" w:author="Wright, Phil" w:date="2017-12-04T10:10:00Z">
              <w:r>
                <w:rPr>
                  <w:sz w:val="18"/>
                </w:rPr>
                <w:t>9.7 Customer Service Conversion</w:t>
              </w:r>
            </w:ins>
          </w:p>
        </w:tc>
        <w:tc>
          <w:tcPr>
            <w:tcW w:w="1606" w:type="dxa"/>
          </w:tcPr>
          <w:p w:rsidR="001724CD" w:rsidRDefault="001724CD" w:rsidP="001724CD">
            <w:pPr>
              <w:rPr>
                <w:sz w:val="18"/>
              </w:rPr>
            </w:pPr>
            <w:ins w:id="340" w:author="Wright, Phil" w:date="2017-12-04T10:10:00Z">
              <w:r>
                <w:rPr>
                  <w:sz w:val="18"/>
                </w:rPr>
                <w:t>Updates statuses to be utilised in the portal</w:t>
              </w:r>
            </w:ins>
          </w:p>
        </w:tc>
        <w:tc>
          <w:tcPr>
            <w:tcW w:w="1577" w:type="dxa"/>
          </w:tcPr>
          <w:p w:rsidR="001724CD" w:rsidRDefault="001724CD" w:rsidP="001724CD">
            <w:pPr>
              <w:rPr>
                <w:sz w:val="18"/>
              </w:rPr>
            </w:pPr>
            <w:ins w:id="341" w:author="Wright, Phil" w:date="2017-12-04T10:10:00Z">
              <w:r>
                <w:rPr>
                  <w:sz w:val="18"/>
                </w:rPr>
                <w:t>Debbie Samuel</w:t>
              </w:r>
            </w:ins>
          </w:p>
        </w:tc>
      </w:tr>
    </w:tbl>
    <w:p w:rsidR="00283FF2" w:rsidRDefault="00283FF2">
      <w:r>
        <w:br w:type="page"/>
      </w:r>
    </w:p>
    <w:p w:rsidR="00C41699" w:rsidRDefault="00C41699"/>
    <w:p w:rsidR="000F0330" w:rsidRDefault="000F0330" w:rsidP="005674D7">
      <w:pPr>
        <w:pStyle w:val="PartLabel"/>
        <w:framePr w:h="1235" w:hRule="exact" w:wrap="around" w:x="1789" w:y="1297" w:anchorLock="1"/>
      </w:pPr>
      <w:r>
        <w:t>Part</w:t>
      </w:r>
    </w:p>
    <w:p w:rsidR="000F0330" w:rsidRDefault="000F0330" w:rsidP="005674D7">
      <w:pPr>
        <w:pStyle w:val="PartTitle"/>
        <w:framePr w:h="1235" w:hRule="exact" w:wrap="around" w:x="1789" w:y="1297" w:anchorLock="1"/>
      </w:pPr>
      <w:r>
        <w:t>1</w:t>
      </w:r>
    </w:p>
    <w:p w:rsidR="000F0330" w:rsidRDefault="00FC1491">
      <w:pPr>
        <w:pStyle w:val="Title"/>
      </w:pPr>
      <w:r>
        <w:t>System</w:t>
      </w:r>
      <w:r w:rsidR="000F0330">
        <w:t xml:space="preserve"> Overview</w:t>
      </w:r>
    </w:p>
    <w:p w:rsidR="000F0330" w:rsidRDefault="000F0330">
      <w:pPr>
        <w:pStyle w:val="Subtitle"/>
      </w:pPr>
      <w:r>
        <w:t xml:space="preserve">Overall system </w:t>
      </w:r>
      <w:r w:rsidR="009B27FA">
        <w:t>structure</w:t>
      </w:r>
    </w:p>
    <w:p w:rsidR="000F0330" w:rsidRDefault="000F0330">
      <w:pPr>
        <w:pStyle w:val="Heading1"/>
      </w:pPr>
      <w:bookmarkStart w:id="342" w:name="_Ref396665202"/>
      <w:bookmarkStart w:id="343" w:name="_Toc400208878"/>
      <w:bookmarkStart w:id="344" w:name="_Toc419364979"/>
      <w:bookmarkStart w:id="345" w:name="_Toc435958782"/>
      <w:bookmarkStart w:id="346" w:name="_Toc499216842"/>
      <w:r>
        <w:t>Introduction</w:t>
      </w:r>
      <w:bookmarkEnd w:id="342"/>
      <w:bookmarkEnd w:id="343"/>
      <w:bookmarkEnd w:id="344"/>
      <w:bookmarkEnd w:id="345"/>
      <w:bookmarkEnd w:id="346"/>
    </w:p>
    <w:p w:rsidR="000F0330" w:rsidRDefault="000F0330">
      <w:pPr>
        <w:pStyle w:val="BodyText"/>
      </w:pPr>
      <w:r>
        <w:t xml:space="preserve">This document describes </w:t>
      </w:r>
      <w:r w:rsidR="009B27FA">
        <w:t xml:space="preserve">the database structures </w:t>
      </w:r>
      <w:r w:rsidR="00FC1491">
        <w:t xml:space="preserve">and technical structure </w:t>
      </w:r>
      <w:r w:rsidR="009B27FA">
        <w:t xml:space="preserve">contained within the </w:t>
      </w:r>
      <w:r w:rsidR="00FC1491">
        <w:t xml:space="preserve">Customer </w:t>
      </w:r>
      <w:r w:rsidR="004F045A">
        <w:t>Portal</w:t>
      </w:r>
      <w:r w:rsidR="009B27FA">
        <w:t>.</w:t>
      </w:r>
    </w:p>
    <w:p w:rsidR="00033787" w:rsidRDefault="0042512D" w:rsidP="00033787">
      <w:pPr>
        <w:pStyle w:val="Heading2"/>
      </w:pPr>
      <w:r>
        <w:fldChar w:fldCharType="begin"/>
      </w:r>
      <w:r w:rsidR="00033787">
        <w:instrText xml:space="preserve">  </w:instrText>
      </w:r>
      <w:r>
        <w:fldChar w:fldCharType="end"/>
      </w:r>
      <w:bookmarkStart w:id="347" w:name="_Toc499216843"/>
      <w:r w:rsidR="00033787">
        <w:t>System Overview</w:t>
      </w:r>
      <w:bookmarkEnd w:id="347"/>
    </w:p>
    <w:p w:rsidR="00033787" w:rsidRDefault="00033787" w:rsidP="00807398">
      <w:pPr>
        <w:pStyle w:val="BodyText"/>
      </w:pPr>
      <w:r w:rsidRPr="00033787">
        <w:t xml:space="preserve">A new portal is being created </w:t>
      </w:r>
      <w:r>
        <w:t>for</w:t>
      </w:r>
      <w:r w:rsidRPr="00033787">
        <w:t xml:space="preserve"> service </w:t>
      </w:r>
      <w:r>
        <w:t>guarantee</w:t>
      </w:r>
      <w:r w:rsidRPr="00033787">
        <w:t xml:space="preserve"> customers. This portal will allow customers to raise new </w:t>
      </w:r>
      <w:r w:rsidR="00807398">
        <w:t>service requests</w:t>
      </w:r>
      <w:r w:rsidRPr="00033787">
        <w:t xml:space="preserve"> on selected guarantee and service contract products. This online facility will also include two</w:t>
      </w:r>
      <w:r w:rsidR="00C011CB">
        <w:t>-</w:t>
      </w:r>
      <w:r w:rsidRPr="00033787">
        <w:t xml:space="preserve">way communications with the service desk and provide live information on </w:t>
      </w:r>
      <w:r w:rsidR="00807398">
        <w:t>service requests</w:t>
      </w:r>
      <w:r w:rsidRPr="00033787">
        <w:t xml:space="preserve"> progress. The portal will dynamically re-orientate the display to suit the device being used. The interface will be touch friendly</w:t>
      </w:r>
      <w:r w:rsidR="006D413C">
        <w:t>, mobile optimised</w:t>
      </w:r>
      <w:r w:rsidRPr="00033787">
        <w:t xml:space="preserve"> and will work just as well on mobile phones, tablets and standard browsers.</w:t>
      </w:r>
    </w:p>
    <w:p w:rsidR="005E4197" w:rsidRDefault="005E4197" w:rsidP="00033787">
      <w:pPr>
        <w:pStyle w:val="BodyText"/>
      </w:pPr>
      <w:r w:rsidRPr="005E4197">
        <w:t xml:space="preserve">All </w:t>
      </w:r>
      <w:r w:rsidR="00807398">
        <w:t>service requests</w:t>
      </w:r>
      <w:r w:rsidRPr="005E4197">
        <w:t xml:space="preserve"> registered via the customer portal that are accepted or declined </w:t>
      </w:r>
      <w:r>
        <w:t>will</w:t>
      </w:r>
      <w:r w:rsidRPr="005E4197">
        <w:t xml:space="preserve"> be </w:t>
      </w:r>
      <w:r>
        <w:t>downloaded in Pac</w:t>
      </w:r>
      <w:r w:rsidR="0057194A">
        <w:t>i</w:t>
      </w:r>
      <w:r>
        <w:t>fica’s</w:t>
      </w:r>
      <w:r w:rsidRPr="005E4197">
        <w:t xml:space="preserve"> own </w:t>
      </w:r>
      <w:r w:rsidR="00807398">
        <w:t>service request</w:t>
      </w:r>
      <w:r w:rsidRPr="005E4197">
        <w:t xml:space="preserve"> administration systems to enable invoicin</w:t>
      </w:r>
      <w:r>
        <w:t>g.</w:t>
      </w:r>
      <w:r w:rsidR="004F045A">
        <w:t xml:space="preserve">  This will include service requests satisfied through soft service fix.</w:t>
      </w:r>
    </w:p>
    <w:p w:rsidR="000F0330" w:rsidRDefault="0042512D">
      <w:pPr>
        <w:pStyle w:val="Heading2"/>
      </w:pPr>
      <w:r>
        <w:fldChar w:fldCharType="begin"/>
      </w:r>
      <w:r w:rsidR="000F0330">
        <w:instrText xml:space="preserve">  </w:instrText>
      </w:r>
      <w:r>
        <w:fldChar w:fldCharType="end"/>
      </w:r>
      <w:bookmarkStart w:id="348" w:name="_Toc400208879"/>
      <w:bookmarkStart w:id="349" w:name="_Toc419364980"/>
      <w:bookmarkStart w:id="350" w:name="_Toc435958783"/>
      <w:bookmarkStart w:id="351" w:name="_Toc499216844"/>
      <w:r w:rsidR="000F0330">
        <w:t xml:space="preserve">System </w:t>
      </w:r>
      <w:bookmarkEnd w:id="348"/>
      <w:bookmarkEnd w:id="349"/>
      <w:bookmarkEnd w:id="350"/>
      <w:r w:rsidR="00033787">
        <w:t>Technology</w:t>
      </w:r>
      <w:bookmarkEnd w:id="351"/>
    </w:p>
    <w:p w:rsidR="000E55F4" w:rsidRDefault="00FC1491">
      <w:pPr>
        <w:pStyle w:val="BodyText"/>
      </w:pPr>
      <w:r>
        <w:t>The system runs on Microsoft SQL Database server 2012</w:t>
      </w:r>
      <w:r w:rsidR="009B27FA">
        <w:t>.</w:t>
      </w:r>
      <w:r>
        <w:t xml:space="preserve"> The web application is written using Microsoft .NET application framework.</w:t>
      </w:r>
      <w:r w:rsidR="000E55F4" w:rsidRPr="000E55F4">
        <w:t xml:space="preserve"> </w:t>
      </w:r>
      <w:r w:rsidR="00223508">
        <w:t>All information will be live regardless of which channel updated the data.</w:t>
      </w:r>
    </w:p>
    <w:p w:rsidR="000F0330" w:rsidRDefault="000E55F4" w:rsidP="00736FA8">
      <w:pPr>
        <w:spacing w:after="160" w:line="259" w:lineRule="auto"/>
        <w:ind w:left="1080"/>
        <w:contextualSpacing/>
      </w:pPr>
      <w:r w:rsidRPr="000E55F4">
        <w:t xml:space="preserve">Using CSS Style sheets the website will be dynamically branded with </w:t>
      </w:r>
      <w:r>
        <w:t>the client branding</w:t>
      </w:r>
      <w:r w:rsidRPr="000E55F4">
        <w:t xml:space="preserve"> dependent on the customer relationship.</w:t>
      </w:r>
      <w:r w:rsidR="004F045A">
        <w:t xml:space="preserve"> The Customer Portal will be </w:t>
      </w:r>
      <w:r w:rsidR="004F045A" w:rsidRPr="007933E9">
        <w:t xml:space="preserve">branded for both Littlewoods and Very including but not limited to logo, fonts, buttons, </w:t>
      </w:r>
      <w:r w:rsidR="00283FF2" w:rsidRPr="007933E9">
        <w:t>styling</w:t>
      </w:r>
      <w:r w:rsidR="004F045A" w:rsidRPr="007933E9">
        <w:t xml:space="preserve"> etc.</w:t>
      </w:r>
    </w:p>
    <w:p w:rsidR="000E55F4" w:rsidRDefault="000E55F4">
      <w:pPr>
        <w:pStyle w:val="BodyText"/>
      </w:pPr>
      <w:r>
        <w:t xml:space="preserve">Embarcadero RAD Studio is used to execute and monitor all system web services. </w:t>
      </w:r>
    </w:p>
    <w:p w:rsidR="001B7DE9" w:rsidRDefault="00B4150E" w:rsidP="00736FA8">
      <w:pPr>
        <w:spacing w:after="160" w:line="259" w:lineRule="auto"/>
        <w:ind w:left="1080"/>
        <w:contextualSpacing/>
      </w:pPr>
      <w:r>
        <w:t>The web portal will operate on</w:t>
      </w:r>
      <w:r w:rsidR="001B7DE9" w:rsidRPr="001B7DE9">
        <w:t xml:space="preserve"> </w:t>
      </w:r>
      <w:r w:rsidR="001B7DE9" w:rsidRPr="007933E9">
        <w:t>Chrome, versions 49+, Internet explorer, version 10+, Safari, v</w:t>
      </w:r>
      <w:r w:rsidR="001B7DE9">
        <w:t>ersion 7+, Firefox, version 41+</w:t>
      </w:r>
    </w:p>
    <w:p w:rsidR="00460E81" w:rsidRDefault="00460E81" w:rsidP="00736FA8">
      <w:pPr>
        <w:spacing w:after="160" w:line="259" w:lineRule="auto"/>
        <w:ind w:left="1080"/>
        <w:contextualSpacing/>
      </w:pPr>
    </w:p>
    <w:p w:rsidR="00B4150E" w:rsidRDefault="00CE2469">
      <w:pPr>
        <w:pStyle w:val="BodyText"/>
        <w:rPr>
          <w:i/>
        </w:rPr>
      </w:pPr>
      <w:r>
        <w:t xml:space="preserve">All page responses should be within one second from the server side. </w:t>
      </w:r>
      <w:r w:rsidR="00B623A1" w:rsidRPr="00736FA8">
        <w:rPr>
          <w:i/>
        </w:rPr>
        <w:t>NB. This may be longer if the client connection is slow.</w:t>
      </w:r>
    </w:p>
    <w:p w:rsidR="00327D43" w:rsidRDefault="00327D43">
      <w:pPr>
        <w:pStyle w:val="BodyText"/>
      </w:pPr>
      <w:r w:rsidRPr="00327D43">
        <w:t xml:space="preserve">The online solution </w:t>
      </w:r>
      <w:r w:rsidR="00226888">
        <w:t>will</w:t>
      </w:r>
      <w:r w:rsidRPr="00327D43">
        <w:t xml:space="preserve"> be available 24 hrs per day/7 days per week/365 days per year.</w:t>
      </w:r>
    </w:p>
    <w:p w:rsidR="001C6BB2" w:rsidRDefault="001C6BB2" w:rsidP="001C6BB2">
      <w:pPr>
        <w:pStyle w:val="Heading2"/>
        <w:numPr>
          <w:ilvl w:val="0"/>
          <w:numId w:val="0"/>
        </w:numPr>
        <w:ind w:left="1416"/>
      </w:pPr>
    </w:p>
    <w:p w:rsidR="000F0330" w:rsidRDefault="009B27FA">
      <w:pPr>
        <w:pStyle w:val="Heading2"/>
      </w:pPr>
      <w:bookmarkStart w:id="352" w:name="_Toc499216845"/>
      <w:r>
        <w:t>Database Structure</w:t>
      </w:r>
      <w:bookmarkEnd w:id="352"/>
    </w:p>
    <w:p w:rsidR="000F0330" w:rsidRDefault="009B27FA">
      <w:pPr>
        <w:pStyle w:val="BodyText"/>
      </w:pPr>
      <w:r>
        <w:t>The database is held in discrete database tables with a table for the data, the indexes and the dynamic data</w:t>
      </w:r>
      <w:r w:rsidR="000F0330">
        <w:t>.</w:t>
      </w:r>
    </w:p>
    <w:p w:rsidR="000E55F4" w:rsidRDefault="000E55F4">
      <w:pPr>
        <w:pStyle w:val="BodyText"/>
      </w:pPr>
      <w:r>
        <w:t>The codebase is multi-tenant with an enforced Tenant ID used to separate clients.</w:t>
      </w:r>
    </w:p>
    <w:p w:rsidR="001D33F6" w:rsidRDefault="001D33F6" w:rsidP="001D33F6">
      <w:pPr>
        <w:pStyle w:val="Heading2"/>
      </w:pPr>
      <w:bookmarkStart w:id="353" w:name="_Toc499216846"/>
      <w:r>
        <w:t>Referenced Documents</w:t>
      </w:r>
      <w:bookmarkEnd w:id="353"/>
    </w:p>
    <w:p w:rsidR="00B46BD5" w:rsidRDefault="001D33F6" w:rsidP="00736FA8">
      <w:pPr>
        <w:pStyle w:val="BodyText"/>
        <w:ind w:left="1416"/>
      </w:pPr>
      <w:r>
        <w:t>The following documents accompany the specification:</w:t>
      </w:r>
    </w:p>
    <w:p w:rsidR="00B46BD5" w:rsidRDefault="001C6BB2" w:rsidP="00DD4F5F">
      <w:pPr>
        <w:pStyle w:val="BodyText"/>
        <w:numPr>
          <w:ilvl w:val="0"/>
          <w:numId w:val="11"/>
        </w:numPr>
        <w:jc w:val="left"/>
      </w:pPr>
      <w:r>
        <w:t xml:space="preserve">Screenshots </w:t>
      </w:r>
      <w:r w:rsidR="00347F24">
        <w:t>- TBC</w:t>
      </w:r>
    </w:p>
    <w:p w:rsidR="008D268A" w:rsidRDefault="008D268A" w:rsidP="00736FA8">
      <w:pPr>
        <w:pStyle w:val="BodyText"/>
        <w:ind w:left="1416"/>
      </w:pPr>
    </w:p>
    <w:p w:rsidR="008D268A" w:rsidRDefault="00803F77" w:rsidP="00803F77">
      <w:pPr>
        <w:pStyle w:val="Heading1"/>
      </w:pPr>
      <w:bookmarkStart w:id="354" w:name="_Toc499216847"/>
      <w:r>
        <w:t>Customer Portal Overview</w:t>
      </w:r>
      <w:bookmarkEnd w:id="354"/>
    </w:p>
    <w:p w:rsidR="00803F77" w:rsidRDefault="00803F77" w:rsidP="00803F77">
      <w:pPr>
        <w:pStyle w:val="BodyText"/>
      </w:pPr>
      <w:r>
        <w:t>The portal has been designed around the customer appliance as the customer’s main focus. Each appliance assigned to the customer is displayed on an individual listing. Functions are then available on each appliance.</w:t>
      </w:r>
    </w:p>
    <w:p w:rsidR="00803F77" w:rsidRDefault="00803F77" w:rsidP="00803F77">
      <w:pPr>
        <w:pStyle w:val="BodyText"/>
      </w:pPr>
      <w:r>
        <w:t>The portal provides the following functions:</w:t>
      </w:r>
    </w:p>
    <w:p w:rsidR="00803F77" w:rsidRDefault="00803F77" w:rsidP="00803F77">
      <w:pPr>
        <w:pStyle w:val="BodyText"/>
        <w:numPr>
          <w:ilvl w:val="0"/>
          <w:numId w:val="14"/>
        </w:numPr>
      </w:pPr>
      <w:r>
        <w:t>View appliance and service guarantee information.</w:t>
      </w:r>
      <w:r w:rsidRPr="00F6229A">
        <w:t xml:space="preserve"> </w:t>
      </w:r>
      <w:r>
        <w:t>Additionally, obtain terms &amp; conditions, appliance product manuals, setup services, tips and health check</w:t>
      </w:r>
    </w:p>
    <w:p w:rsidR="00803F77" w:rsidRDefault="00803F77" w:rsidP="00803F77">
      <w:pPr>
        <w:pStyle w:val="BodyText"/>
        <w:numPr>
          <w:ilvl w:val="0"/>
          <w:numId w:val="5"/>
        </w:numPr>
      </w:pPr>
      <w:r>
        <w:t>Report a fault and book a repair online.</w:t>
      </w:r>
    </w:p>
    <w:p w:rsidR="00803F77" w:rsidRDefault="00803F77" w:rsidP="00803F77">
      <w:pPr>
        <w:pStyle w:val="BodyText"/>
        <w:numPr>
          <w:ilvl w:val="0"/>
          <w:numId w:val="5"/>
        </w:numPr>
      </w:pPr>
      <w:r>
        <w:t>Provide written two-way communication with the service desk via the in-built notes system.</w:t>
      </w:r>
    </w:p>
    <w:p w:rsidR="00803F77" w:rsidRDefault="00803F77" w:rsidP="00803F77">
      <w:pPr>
        <w:pStyle w:val="BodyText"/>
        <w:numPr>
          <w:ilvl w:val="0"/>
          <w:numId w:val="5"/>
        </w:numPr>
      </w:pPr>
      <w:r>
        <w:t xml:space="preserve">Provide repair information for customers under guarantee.  </w:t>
      </w:r>
    </w:p>
    <w:p w:rsidR="00803F77" w:rsidRDefault="00803F77" w:rsidP="00803F77">
      <w:pPr>
        <w:pStyle w:val="BodyText"/>
        <w:numPr>
          <w:ilvl w:val="0"/>
          <w:numId w:val="5"/>
        </w:numPr>
      </w:pPr>
      <w:r>
        <w:t xml:space="preserve">Provide </w:t>
      </w:r>
      <w:r w:rsidR="0000135F">
        <w:t xml:space="preserve">and manage </w:t>
      </w:r>
      <w:r>
        <w:t>repair and courier booking for customers under guarantee where available.</w:t>
      </w:r>
    </w:p>
    <w:p w:rsidR="00811AA1" w:rsidRDefault="00811AA1" w:rsidP="00A92334">
      <w:pPr>
        <w:pStyle w:val="BodyText"/>
      </w:pPr>
    </w:p>
    <w:p w:rsidR="00811AA1" w:rsidRDefault="00811AA1" w:rsidP="00A92334">
      <w:pPr>
        <w:pStyle w:val="BodyText"/>
      </w:pPr>
    </w:p>
    <w:p w:rsidR="00811AA1" w:rsidRDefault="00811AA1" w:rsidP="00A92334">
      <w:pPr>
        <w:pStyle w:val="BodyText"/>
      </w:pPr>
    </w:p>
    <w:p w:rsidR="00811AA1" w:rsidRDefault="00811AA1" w:rsidP="00A92334">
      <w:pPr>
        <w:pStyle w:val="BodyText"/>
      </w:pPr>
    </w:p>
    <w:p w:rsidR="00811AA1" w:rsidRDefault="00811AA1" w:rsidP="00A92334">
      <w:pPr>
        <w:pStyle w:val="BodyText"/>
      </w:pPr>
    </w:p>
    <w:p w:rsidR="00811AA1" w:rsidRDefault="00811AA1" w:rsidP="00A92334">
      <w:pPr>
        <w:pStyle w:val="BodyText"/>
      </w:pPr>
    </w:p>
    <w:p w:rsidR="00811AA1" w:rsidRDefault="00811AA1" w:rsidP="00A92334">
      <w:pPr>
        <w:pStyle w:val="BodyText"/>
      </w:pPr>
    </w:p>
    <w:p w:rsidR="00811AA1" w:rsidRDefault="00811AA1" w:rsidP="00A92334">
      <w:pPr>
        <w:pStyle w:val="BodyText"/>
      </w:pPr>
    </w:p>
    <w:p w:rsidR="00BD2641" w:rsidRPr="00410693" w:rsidRDefault="00106FD1" w:rsidP="00A92334">
      <w:pPr>
        <w:pStyle w:val="Heading1"/>
      </w:pPr>
      <w:bookmarkStart w:id="355" w:name="_Toc499216848"/>
      <w:r w:rsidRPr="00410693">
        <w:lastRenderedPageBreak/>
        <w:t>Customer Port</w:t>
      </w:r>
      <w:r w:rsidR="00811AA1" w:rsidRPr="00410693">
        <w:t>a</w:t>
      </w:r>
      <w:r w:rsidRPr="00410693">
        <w:t>l Account Creation</w:t>
      </w:r>
      <w:bookmarkEnd w:id="355"/>
    </w:p>
    <w:p w:rsidR="00811AA1" w:rsidRPr="00410693" w:rsidRDefault="00811AA1" w:rsidP="00811AA1">
      <w:pPr>
        <w:pStyle w:val="BodyText"/>
      </w:pPr>
      <w:r w:rsidRPr="00410693">
        <w:t xml:space="preserve">Due to legacy SD brands being migrated over time this has crated scenarios where by 1 email address is associated to more than one SD account and those SD accounts are in the names of two different people. </w:t>
      </w:r>
    </w:p>
    <w:p w:rsidR="00811AA1" w:rsidRPr="00410693" w:rsidRDefault="00811AA1" w:rsidP="00A92334">
      <w:pPr>
        <w:pStyle w:val="BodyText"/>
      </w:pPr>
      <w:r w:rsidRPr="00410693">
        <w:t xml:space="preserve">In order to address these scenarios SD policy data will be aggregated in to </w:t>
      </w:r>
      <w:r w:rsidR="0076431C" w:rsidRPr="00410693">
        <w:t xml:space="preserve">Portal Accounts using a </w:t>
      </w:r>
      <w:r w:rsidRPr="00410693">
        <w:t>combination of</w:t>
      </w:r>
      <w:r w:rsidR="0076431C" w:rsidRPr="00410693">
        <w:t xml:space="preserve"> customer email and SD account number</w:t>
      </w:r>
      <w:r w:rsidRPr="00410693">
        <w:t xml:space="preserve"> as per the process flow below.</w:t>
      </w:r>
    </w:p>
    <w:p w:rsidR="00811AA1" w:rsidRPr="00410693" w:rsidRDefault="00811AA1" w:rsidP="00A92334">
      <w:pPr>
        <w:pStyle w:val="Heading2"/>
      </w:pPr>
      <w:bookmarkStart w:id="356" w:name="_Toc499216849"/>
      <w:r w:rsidRPr="00410693">
        <w:t>Portal Account Creation Process</w:t>
      </w:r>
      <w:bookmarkEnd w:id="356"/>
    </w:p>
    <w:p w:rsidR="00811AA1" w:rsidRPr="00410693" w:rsidRDefault="00811AA1" w:rsidP="00A92334">
      <w:pPr>
        <w:pStyle w:val="BodyText"/>
      </w:pPr>
      <w:r w:rsidRPr="00410693">
        <w:rPr>
          <w:noProof/>
          <w:lang w:eastAsia="en-GB"/>
        </w:rPr>
        <w:drawing>
          <wp:inline distT="0" distB="0" distL="0" distR="0" wp14:anchorId="2694D62C" wp14:editId="267E55A2">
            <wp:extent cx="4313120" cy="3058732"/>
            <wp:effectExtent l="0" t="0" r="0" b="8890"/>
            <wp:docPr id="1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4354" cy="3073791"/>
                    </a:xfrm>
                    <a:prstGeom prst="rect">
                      <a:avLst/>
                    </a:prstGeom>
                    <a:noFill/>
                    <a:ln>
                      <a:noFill/>
                    </a:ln>
                    <a:extLst/>
                  </pic:spPr>
                </pic:pic>
              </a:graphicData>
            </a:graphic>
          </wp:inline>
        </w:drawing>
      </w:r>
    </w:p>
    <w:p w:rsidR="00811AA1" w:rsidRDefault="00811AA1" w:rsidP="00811AA1">
      <w:pPr>
        <w:pStyle w:val="BodyText"/>
      </w:pPr>
      <w:r w:rsidRPr="00410693">
        <w:t>If a customer has both branded accounts they should only be able to see their Very policies on Very and vice versa.</w:t>
      </w:r>
    </w:p>
    <w:p w:rsidR="00811AA1" w:rsidRDefault="00811AA1" w:rsidP="00811AA1">
      <w:pPr>
        <w:pStyle w:val="BodyText"/>
      </w:pPr>
    </w:p>
    <w:p w:rsidR="00811AA1" w:rsidRDefault="00811AA1" w:rsidP="00811AA1">
      <w:pPr>
        <w:pStyle w:val="BodyText"/>
      </w:pPr>
    </w:p>
    <w:p w:rsidR="00811AA1" w:rsidRPr="00811AA1" w:rsidRDefault="00811AA1" w:rsidP="00811AA1">
      <w:pPr>
        <w:pStyle w:val="BodyText"/>
      </w:pPr>
    </w:p>
    <w:p w:rsidR="00BD2641" w:rsidRDefault="00BD2641" w:rsidP="00A92334">
      <w:pPr>
        <w:pStyle w:val="BodyText"/>
      </w:pPr>
    </w:p>
    <w:p w:rsidR="009B27FA" w:rsidRDefault="009B27FA" w:rsidP="001D33F6">
      <w:pPr>
        <w:pStyle w:val="BodyText"/>
        <w:ind w:left="0"/>
      </w:pPr>
    </w:p>
    <w:p w:rsidR="00431C30" w:rsidRDefault="00431C30" w:rsidP="0000135F">
      <w:pPr>
        <w:pStyle w:val="BodyText"/>
        <w:ind w:left="0"/>
      </w:pPr>
      <w:r>
        <w:br w:type="page"/>
      </w:r>
    </w:p>
    <w:p w:rsidR="00431C30" w:rsidRDefault="00431C30" w:rsidP="00431C30">
      <w:pPr>
        <w:pStyle w:val="BodyText"/>
      </w:pPr>
    </w:p>
    <w:p w:rsidR="00431C30" w:rsidRDefault="00431C30" w:rsidP="00431C30">
      <w:pPr>
        <w:pStyle w:val="PartLabel"/>
        <w:framePr w:h="1235" w:hRule="exact" w:wrap="around" w:x="1789" w:y="1297" w:anchorLock="1"/>
      </w:pPr>
      <w:r>
        <w:t>Part</w:t>
      </w:r>
    </w:p>
    <w:p w:rsidR="00431C30" w:rsidRDefault="00431C30" w:rsidP="00431C30">
      <w:pPr>
        <w:pStyle w:val="PartTitle"/>
        <w:framePr w:h="1235" w:hRule="exact" w:wrap="around" w:x="1789" w:y="1297" w:anchorLock="1"/>
      </w:pPr>
      <w:r>
        <w:t>2</w:t>
      </w:r>
    </w:p>
    <w:p w:rsidR="00431C30" w:rsidRDefault="00431C30" w:rsidP="00431C30">
      <w:pPr>
        <w:pStyle w:val="Title"/>
      </w:pPr>
      <w:r>
        <w:t>Functional Specification</w:t>
      </w:r>
    </w:p>
    <w:p w:rsidR="00431C30" w:rsidRDefault="00431C30" w:rsidP="00431C30">
      <w:pPr>
        <w:pStyle w:val="Subtitle"/>
      </w:pPr>
      <w:r>
        <w:t>This section describes the functional aspects of the system.</w:t>
      </w:r>
    </w:p>
    <w:p w:rsidR="008E4FFF" w:rsidRDefault="008E4FFF" w:rsidP="008E4FFF">
      <w:pPr>
        <w:pStyle w:val="Heading1"/>
      </w:pPr>
      <w:bookmarkStart w:id="357" w:name="_Toc499216850"/>
      <w:r>
        <w:t xml:space="preserve">Customer </w:t>
      </w:r>
      <w:r w:rsidR="00033787">
        <w:t>Enrolment</w:t>
      </w:r>
      <w:bookmarkEnd w:id="357"/>
    </w:p>
    <w:p w:rsidR="001C6BB2" w:rsidRDefault="001C6BB2" w:rsidP="008E4FFF">
      <w:pPr>
        <w:pStyle w:val="Heading2"/>
      </w:pPr>
      <w:bookmarkStart w:id="358" w:name="_Toc499216851"/>
      <w:r>
        <w:t>Enrolment Process Map</w:t>
      </w:r>
      <w:bookmarkEnd w:id="358"/>
    </w:p>
    <w:p w:rsidR="00895AAD" w:rsidRDefault="0084683B" w:rsidP="00E01466">
      <w:pPr>
        <w:pStyle w:val="BodyText"/>
        <w:ind w:left="142"/>
        <w:jc w:val="center"/>
      </w:pPr>
      <w:r>
        <w:object w:dxaOrig="11017" w:dyaOrig="173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8pt;height:417.75pt" o:ole="">
            <v:imagedata r:id="rId11" o:title=""/>
          </v:shape>
          <o:OLEObject Type="Embed" ProgID="Visio.Drawing.15" ShapeID="_x0000_i1025" DrawAspect="Content" ObjectID="_1617020090" r:id="rId12"/>
        </w:object>
      </w:r>
    </w:p>
    <w:p w:rsidR="00895AAD" w:rsidRPr="00895AAD" w:rsidRDefault="00895AAD" w:rsidP="00895AAD">
      <w:pPr>
        <w:pStyle w:val="BodyText"/>
      </w:pPr>
    </w:p>
    <w:p w:rsidR="008E4FFF" w:rsidRDefault="0042512D" w:rsidP="008E4FFF">
      <w:pPr>
        <w:pStyle w:val="Heading2"/>
      </w:pPr>
      <w:r>
        <w:lastRenderedPageBreak/>
        <w:fldChar w:fldCharType="begin"/>
      </w:r>
      <w:r w:rsidR="008E4FFF">
        <w:instrText xml:space="preserve">  </w:instrText>
      </w:r>
      <w:r>
        <w:fldChar w:fldCharType="end"/>
      </w:r>
      <w:bookmarkStart w:id="359" w:name="_Toc499216852"/>
      <w:r w:rsidR="00033787">
        <w:t>Enrolment Process</w:t>
      </w:r>
      <w:bookmarkEnd w:id="359"/>
    </w:p>
    <w:p w:rsidR="00914946" w:rsidRPr="00914946" w:rsidRDefault="00914946" w:rsidP="00914946">
      <w:pPr>
        <w:pStyle w:val="Heading3"/>
      </w:pPr>
      <w:bookmarkStart w:id="360" w:name="_Toc499216853"/>
      <w:r>
        <w:t>Enrolment Link Email</w:t>
      </w:r>
      <w:bookmarkEnd w:id="360"/>
    </w:p>
    <w:p w:rsidR="001C6BB2" w:rsidRDefault="00C35B3B" w:rsidP="00033787">
      <w:pPr>
        <w:pStyle w:val="BodyText"/>
      </w:pPr>
      <w:r>
        <w:t xml:space="preserve">On successful receipt of the </w:t>
      </w:r>
      <w:r w:rsidR="00964393">
        <w:t>service guara</w:t>
      </w:r>
      <w:r w:rsidR="00850B43">
        <w:t>ntee</w:t>
      </w:r>
      <w:r>
        <w:t xml:space="preserve"> file</w:t>
      </w:r>
      <w:r w:rsidR="001C6BB2">
        <w:t xml:space="preserve"> </w:t>
      </w:r>
      <w:r w:rsidR="0025713B">
        <w:t xml:space="preserve">from Shop Direct </w:t>
      </w:r>
      <w:r w:rsidR="002000B0" w:rsidRPr="0030062E">
        <w:rPr>
          <w:b/>
        </w:rPr>
        <w:t xml:space="preserve">(see section </w:t>
      </w:r>
      <w:r w:rsidR="007A6069">
        <w:fldChar w:fldCharType="begin"/>
      </w:r>
      <w:r w:rsidR="007A6069">
        <w:instrText xml:space="preserve"> REF _Ref488403024 \r \h  \* MERGEFORMAT </w:instrText>
      </w:r>
      <w:r w:rsidR="007A6069">
        <w:fldChar w:fldCharType="separate"/>
      </w:r>
      <w:r w:rsidR="00E132E0" w:rsidRPr="00E132E0">
        <w:rPr>
          <w:b/>
          <w:u w:val="single"/>
        </w:rPr>
        <w:t>28</w:t>
      </w:r>
      <w:r w:rsidR="007A6069">
        <w:fldChar w:fldCharType="end"/>
      </w:r>
      <w:r w:rsidR="002000B0" w:rsidRPr="0030062E">
        <w:rPr>
          <w:b/>
        </w:rPr>
        <w:t xml:space="preserve"> for the file details)</w:t>
      </w:r>
      <w:r w:rsidR="002000B0">
        <w:t xml:space="preserve"> </w:t>
      </w:r>
      <w:r w:rsidR="0025713B">
        <w:t xml:space="preserve">by UK Warranty, </w:t>
      </w:r>
      <w:r>
        <w:t>the</w:t>
      </w:r>
      <w:r w:rsidR="00736FA8">
        <w:t xml:space="preserve"> </w:t>
      </w:r>
      <w:r w:rsidR="00964393">
        <w:t>Service Guara</w:t>
      </w:r>
      <w:r w:rsidR="00850B43">
        <w:t>ntee</w:t>
      </w:r>
      <w:r w:rsidR="00033787">
        <w:t xml:space="preserve"> holders will be emailed a link</w:t>
      </w:r>
      <w:r w:rsidR="001C6BB2">
        <w:t xml:space="preserve"> to the customer</w:t>
      </w:r>
      <w:r w:rsidR="000C2ACA">
        <w:t xml:space="preserve"> portal to enable them to enrol. </w:t>
      </w:r>
    </w:p>
    <w:p w:rsidR="008B619A" w:rsidRDefault="008B619A" w:rsidP="008B619A">
      <w:pPr>
        <w:pStyle w:val="BodyText"/>
        <w:rPr>
          <w:rFonts w:cs="Arial"/>
        </w:rPr>
      </w:pPr>
      <w:r>
        <w:rPr>
          <w:rFonts w:cs="Arial"/>
        </w:rPr>
        <w:t xml:space="preserve">When a new customer is received in the service guarantee upload file an enrolment email will automatically be generated. A customer will be considered unique by their SD account number. If a portal account has previously been created additional SG’s will be added. </w:t>
      </w:r>
      <w:r w:rsidRPr="008B619A">
        <w:rPr>
          <w:rFonts w:cs="Arial"/>
          <w:b/>
        </w:rPr>
        <w:t xml:space="preserve">(Please see section </w:t>
      </w:r>
      <w:r w:rsidR="007A6069">
        <w:fldChar w:fldCharType="begin"/>
      </w:r>
      <w:r w:rsidR="007A6069">
        <w:instrText xml:space="preserve"> REF _Ref488735618 \r \h  \* MERGEFORMAT </w:instrText>
      </w:r>
      <w:r w:rsidR="007A6069">
        <w:fldChar w:fldCharType="separate"/>
      </w:r>
      <w:r w:rsidR="00E132E0" w:rsidRPr="00E132E0">
        <w:rPr>
          <w:rFonts w:cs="Arial"/>
          <w:b/>
        </w:rPr>
        <w:t>5.2.4</w:t>
      </w:r>
      <w:r w:rsidR="007A6069">
        <w:fldChar w:fldCharType="end"/>
      </w:r>
      <w:r w:rsidRPr="008B619A">
        <w:rPr>
          <w:rFonts w:cs="Arial"/>
          <w:b/>
        </w:rPr>
        <w:t xml:space="preserve"> for further details on Additional SG service plans)</w:t>
      </w:r>
    </w:p>
    <w:p w:rsidR="001C6BB2" w:rsidRDefault="001C6BB2" w:rsidP="001C6BB2">
      <w:pPr>
        <w:pStyle w:val="BodyText"/>
      </w:pPr>
      <w:r>
        <w:t xml:space="preserve">For the avoidance of doubt it is expected that the initial file transfer will include all existing Shop Direct Service Guarantee holders.  </w:t>
      </w:r>
    </w:p>
    <w:p w:rsidR="001C6BB2" w:rsidRDefault="001C6BB2" w:rsidP="001C6BB2">
      <w:pPr>
        <w:pStyle w:val="BodyText"/>
        <w:spacing w:after="0"/>
      </w:pPr>
      <w:r>
        <w:t>The URL that facilitates the link to the enrolment screen will contain</w:t>
      </w:r>
      <w:r w:rsidR="00033787">
        <w:t xml:space="preserve"> the </w:t>
      </w:r>
      <w:r>
        <w:t xml:space="preserve">following information: </w:t>
      </w:r>
    </w:p>
    <w:p w:rsidR="001C6BB2" w:rsidRDefault="001C6BB2" w:rsidP="00C81006">
      <w:pPr>
        <w:pStyle w:val="BodyText"/>
        <w:spacing w:after="0"/>
        <w:ind w:left="0"/>
        <w:jc w:val="left"/>
      </w:pPr>
    </w:p>
    <w:p w:rsidR="001C6BB2" w:rsidRDefault="00C81006" w:rsidP="00DD4F5F">
      <w:pPr>
        <w:pStyle w:val="BodyText"/>
        <w:numPr>
          <w:ilvl w:val="0"/>
          <w:numId w:val="16"/>
        </w:numPr>
        <w:spacing w:after="0"/>
        <w:jc w:val="left"/>
      </w:pPr>
      <w:r>
        <w:t>E</w:t>
      </w:r>
      <w:r w:rsidR="00C178FD">
        <w:t>nrolment code</w:t>
      </w:r>
      <w:r>
        <w:t xml:space="preserve"> which will be visible in the URL</w:t>
      </w:r>
      <w:r w:rsidR="00ED37AA">
        <w:t xml:space="preserve"> as shown below:</w:t>
      </w:r>
    </w:p>
    <w:p w:rsidR="00ED37AA" w:rsidRDefault="00ED37AA" w:rsidP="00ED37AA">
      <w:pPr>
        <w:pStyle w:val="BodyText"/>
        <w:spacing w:after="0"/>
        <w:jc w:val="left"/>
      </w:pPr>
    </w:p>
    <w:p w:rsidR="001C6BB2" w:rsidRDefault="00597364" w:rsidP="002464C1">
      <w:pPr>
        <w:pStyle w:val="BodyText"/>
        <w:spacing w:after="0"/>
        <w:jc w:val="left"/>
      </w:pPr>
      <w:r>
        <w:rPr>
          <w:noProof/>
          <w:lang w:eastAsia="en-GB"/>
        </w:rPr>
        <w:drawing>
          <wp:inline distT="0" distB="0" distL="0" distR="0" wp14:anchorId="525F5D85" wp14:editId="4DF79D63">
            <wp:extent cx="4502727" cy="239679"/>
            <wp:effectExtent l="19050" t="19050" r="1270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03958" cy="239745"/>
                    </a:xfrm>
                    <a:prstGeom prst="rect">
                      <a:avLst/>
                    </a:prstGeom>
                    <a:ln>
                      <a:solidFill>
                        <a:schemeClr val="tx1"/>
                      </a:solidFill>
                    </a:ln>
                  </pic:spPr>
                </pic:pic>
              </a:graphicData>
            </a:graphic>
          </wp:inline>
        </w:drawing>
      </w:r>
    </w:p>
    <w:p w:rsidR="00597364" w:rsidRDefault="00597364" w:rsidP="00033787">
      <w:pPr>
        <w:pStyle w:val="BodyText"/>
      </w:pPr>
    </w:p>
    <w:p w:rsidR="00033787" w:rsidRDefault="001C6BB2" w:rsidP="00033787">
      <w:pPr>
        <w:pStyle w:val="BodyText"/>
      </w:pPr>
      <w:r w:rsidRPr="002464C1">
        <w:t xml:space="preserve">The enrolment </w:t>
      </w:r>
      <w:r w:rsidR="00C178FD" w:rsidRPr="002464C1">
        <w:t>code</w:t>
      </w:r>
      <w:r w:rsidR="00033787" w:rsidRPr="002464C1">
        <w:t xml:space="preserve"> </w:t>
      </w:r>
      <w:r w:rsidR="00715B7B" w:rsidRPr="002464C1">
        <w:t xml:space="preserve">will be a </w:t>
      </w:r>
      <w:r w:rsidR="00033787" w:rsidRPr="002464C1">
        <w:t>one</w:t>
      </w:r>
      <w:r w:rsidR="00736FA8" w:rsidRPr="002464C1">
        <w:t>-</w:t>
      </w:r>
      <w:r w:rsidR="00033787" w:rsidRPr="002464C1">
        <w:t>time generated random code</w:t>
      </w:r>
      <w:r w:rsidR="00715B7B" w:rsidRPr="002464C1">
        <w:t xml:space="preserve"> unique to the customer</w:t>
      </w:r>
      <w:r w:rsidR="00033787" w:rsidRPr="002464C1">
        <w:t>.</w:t>
      </w:r>
      <w:r w:rsidR="00C81006" w:rsidRPr="002464C1">
        <w:t xml:space="preserve"> </w:t>
      </w:r>
      <w:r w:rsidR="00EC30A9" w:rsidRPr="002464C1">
        <w:t>This</w:t>
      </w:r>
      <w:r w:rsidR="00597364" w:rsidRPr="002464C1">
        <w:t xml:space="preserve"> random code will </w:t>
      </w:r>
      <w:r w:rsidR="00EC30A9" w:rsidRPr="002464C1">
        <w:t>be generated using</w:t>
      </w:r>
      <w:r w:rsidR="00597364" w:rsidRPr="002464C1">
        <w:t xml:space="preserve"> a standard MS SQL function </w:t>
      </w:r>
      <w:r w:rsidR="00EC30A9" w:rsidRPr="002464C1">
        <w:t xml:space="preserve">which </w:t>
      </w:r>
      <w:r w:rsidR="00597364" w:rsidRPr="002464C1">
        <w:t>generate</w:t>
      </w:r>
      <w:r w:rsidR="00EC30A9" w:rsidRPr="002464C1">
        <w:t>s</w:t>
      </w:r>
      <w:r w:rsidR="00597364" w:rsidRPr="002464C1">
        <w:t xml:space="preserve"> a unique</w:t>
      </w:r>
      <w:r w:rsidR="00EC30A9" w:rsidRPr="002464C1">
        <w:t xml:space="preserve"> GUID (Globally Unique Identifier) – this itself utilises a standard Window operating system level routine to generate this based on unique settings of th</w:t>
      </w:r>
      <w:r w:rsidR="00597364" w:rsidRPr="002464C1">
        <w:t>e</w:t>
      </w:r>
      <w:r w:rsidR="00EC30A9" w:rsidRPr="002464C1">
        <w:t xml:space="preserve"> server (including IP address, network MAC address &amp; clock date/time).  This method aligns with accepted good practice for generation of unique identifiers.</w:t>
      </w:r>
      <w:r w:rsidR="00033787" w:rsidRPr="002464C1">
        <w:t xml:space="preserve"> Each code will be stored with the customer id in a table on the UK Warranty server.</w:t>
      </w:r>
      <w:r w:rsidR="00033787" w:rsidRPr="002464C1">
        <w:rPr>
          <w:b/>
        </w:rPr>
        <w:t xml:space="preserve"> </w:t>
      </w:r>
    </w:p>
    <w:p w:rsidR="007058FE" w:rsidRDefault="007058FE" w:rsidP="007058FE">
      <w:pPr>
        <w:pStyle w:val="BodyText"/>
      </w:pPr>
      <w:r>
        <w:t xml:space="preserve">New Shop Direct customers will be sent an </w:t>
      </w:r>
      <w:r w:rsidR="001C6BB2">
        <w:t>enrolment</w:t>
      </w:r>
      <w:r>
        <w:t xml:space="preserve"> email </w:t>
      </w:r>
      <w:r w:rsidR="00ED37AA" w:rsidRPr="0030062E">
        <w:rPr>
          <w:b/>
        </w:rPr>
        <w:t xml:space="preserve">(see section </w:t>
      </w:r>
      <w:r w:rsidR="007A6069">
        <w:fldChar w:fldCharType="begin"/>
      </w:r>
      <w:r w:rsidR="007A6069">
        <w:instrText xml:space="preserve"> REF _Ref488401969 \r \h  \* MERGEFORMAT </w:instrText>
      </w:r>
      <w:r w:rsidR="007A6069">
        <w:fldChar w:fldCharType="separate"/>
      </w:r>
      <w:r w:rsidR="00E132E0" w:rsidRPr="00E132E0">
        <w:rPr>
          <w:b/>
        </w:rPr>
        <w:t>9.6</w:t>
      </w:r>
      <w:r w:rsidR="007A6069">
        <w:fldChar w:fldCharType="end"/>
      </w:r>
      <w:r w:rsidR="00ED37AA" w:rsidRPr="0030062E">
        <w:rPr>
          <w:b/>
        </w:rPr>
        <w:t xml:space="preserve"> for </w:t>
      </w:r>
      <w:r w:rsidR="002000B0" w:rsidRPr="0030062E">
        <w:rPr>
          <w:b/>
        </w:rPr>
        <w:t>enrolment email details</w:t>
      </w:r>
      <w:r w:rsidR="00ED37AA" w:rsidRPr="0030062E">
        <w:rPr>
          <w:b/>
        </w:rPr>
        <w:t>)</w:t>
      </w:r>
      <w:r w:rsidR="00ED37AA">
        <w:t xml:space="preserve"> </w:t>
      </w:r>
      <w:r>
        <w:t>within 24 hours of receipt of the file by UK Warranty.  Initial enrolment emails will be phased.</w:t>
      </w:r>
    </w:p>
    <w:p w:rsidR="00914946" w:rsidRDefault="008B619A" w:rsidP="00914946">
      <w:pPr>
        <w:pStyle w:val="Heading3"/>
      </w:pPr>
      <w:bookmarkStart w:id="361" w:name="_Ref491782140"/>
      <w:bookmarkStart w:id="362" w:name="_Ref491782152"/>
      <w:bookmarkStart w:id="363" w:name="_Ref491782163"/>
      <w:bookmarkStart w:id="364" w:name="_Toc499216854"/>
      <w:r>
        <w:t xml:space="preserve">Initial </w:t>
      </w:r>
      <w:r w:rsidR="00914946">
        <w:t>Enrolment Page</w:t>
      </w:r>
      <w:bookmarkEnd w:id="361"/>
      <w:bookmarkEnd w:id="362"/>
      <w:bookmarkEnd w:id="363"/>
      <w:bookmarkEnd w:id="364"/>
    </w:p>
    <w:p w:rsidR="000D5899" w:rsidRDefault="00033787" w:rsidP="00033787">
      <w:pPr>
        <w:pStyle w:val="BodyText"/>
        <w:rPr>
          <w:b/>
        </w:rPr>
      </w:pPr>
      <w:r>
        <w:t xml:space="preserve">The link will open a .NET new password page on </w:t>
      </w:r>
      <w:r w:rsidR="008737F8">
        <w:t xml:space="preserve">the customer </w:t>
      </w:r>
      <w:r w:rsidR="004F045A">
        <w:t>portal</w:t>
      </w:r>
      <w:r>
        <w:t xml:space="preserve"> server. </w:t>
      </w:r>
      <w:r w:rsidR="00C90D1F">
        <w:t>T</w:t>
      </w:r>
      <w:r>
        <w:t xml:space="preserve">he user will be requested </w:t>
      </w:r>
      <w:r w:rsidR="008737F8">
        <w:t xml:space="preserve">for their </w:t>
      </w:r>
      <w:r w:rsidR="000D5899">
        <w:t xml:space="preserve">email address and </w:t>
      </w:r>
      <w:r w:rsidR="008737F8">
        <w:t xml:space="preserve">postcode. </w:t>
      </w:r>
      <w:r w:rsidR="0030062E">
        <w:t>(</w:t>
      </w:r>
      <w:r w:rsidR="002000B0">
        <w:rPr>
          <w:b/>
        </w:rPr>
        <w:t>See Customer Portal Screen Shots slide 3 Enrolment Page for details.</w:t>
      </w:r>
      <w:r w:rsidR="0030062E">
        <w:rPr>
          <w:b/>
        </w:rPr>
        <w:t>)</w:t>
      </w:r>
    </w:p>
    <w:p w:rsidR="004B4114" w:rsidRPr="002000B0" w:rsidRDefault="004B4114" w:rsidP="004B4114">
      <w:pPr>
        <w:pStyle w:val="Heading3"/>
      </w:pPr>
      <w:bookmarkStart w:id="365" w:name="_Toc499216855"/>
      <w:r>
        <w:t>Enrolment Email and Postcode Validation</w:t>
      </w:r>
      <w:bookmarkEnd w:id="365"/>
    </w:p>
    <w:p w:rsidR="00D70A4B" w:rsidRDefault="008737F8" w:rsidP="00033787">
      <w:pPr>
        <w:pStyle w:val="BodyText"/>
      </w:pPr>
      <w:r>
        <w:t xml:space="preserve">The postcode </w:t>
      </w:r>
      <w:r w:rsidR="000D5899">
        <w:t xml:space="preserve">and email </w:t>
      </w:r>
      <w:r>
        <w:t xml:space="preserve">will be uppercased and </w:t>
      </w:r>
      <w:r w:rsidRPr="001A5DE3">
        <w:t>space trimmed</w:t>
      </w:r>
      <w:r w:rsidRPr="00B176CF">
        <w:rPr>
          <w:color w:val="FF0000"/>
        </w:rPr>
        <w:t xml:space="preserve"> </w:t>
      </w:r>
      <w:r>
        <w:t>and compared to the customer record.</w:t>
      </w:r>
      <w:r w:rsidR="00C90D1F">
        <w:t xml:space="preserve"> </w:t>
      </w:r>
      <w:r>
        <w:t xml:space="preserve">If these do not match the user will be given </w:t>
      </w:r>
      <w:r w:rsidR="000D5899">
        <w:t xml:space="preserve">an email </w:t>
      </w:r>
      <w:r w:rsidR="00D70A4B">
        <w:t xml:space="preserve">address </w:t>
      </w:r>
      <w:r w:rsidR="000D5899">
        <w:t xml:space="preserve">and </w:t>
      </w:r>
      <w:r>
        <w:t>postcode error and not moved forward to enter a new password.</w:t>
      </w:r>
      <w:r w:rsidR="00B176CF">
        <w:t xml:space="preserve"> </w:t>
      </w:r>
    </w:p>
    <w:p w:rsidR="002000B0" w:rsidRPr="002464C1" w:rsidRDefault="00D70A4B" w:rsidP="00C35233">
      <w:pPr>
        <w:pStyle w:val="BodyText"/>
        <w:spacing w:after="0"/>
        <w:rPr>
          <w:b/>
        </w:rPr>
      </w:pPr>
      <w:r w:rsidRPr="002464C1">
        <w:t xml:space="preserve">If there is not a match a message </w:t>
      </w:r>
      <w:r w:rsidR="00ED37AA" w:rsidRPr="002464C1">
        <w:t xml:space="preserve">will appear that will read </w:t>
      </w:r>
      <w:r w:rsidRPr="002464C1">
        <w:t>‘The email and postcode combination do not match’. This will then allow the entry to be retried.</w:t>
      </w:r>
      <w:r w:rsidR="002000B0" w:rsidRPr="002464C1">
        <w:rPr>
          <w:b/>
        </w:rPr>
        <w:t xml:space="preserve"> </w:t>
      </w:r>
      <w:r w:rsidR="0030062E" w:rsidRPr="002464C1">
        <w:rPr>
          <w:b/>
        </w:rPr>
        <w:t>(</w:t>
      </w:r>
      <w:r w:rsidR="002000B0" w:rsidRPr="002464C1">
        <w:rPr>
          <w:b/>
        </w:rPr>
        <w:t xml:space="preserve">See Customer Portal Screen Shots slide 4 Enrolment Page – Email and Postcode do not match </w:t>
      </w:r>
    </w:p>
    <w:p w:rsidR="002464C1" w:rsidRDefault="002000B0" w:rsidP="00C35233">
      <w:pPr>
        <w:pStyle w:val="BodyText"/>
        <w:spacing w:after="0"/>
        <w:rPr>
          <w:b/>
        </w:rPr>
      </w:pPr>
      <w:r w:rsidRPr="002464C1">
        <w:rPr>
          <w:b/>
        </w:rPr>
        <w:t>for details.</w:t>
      </w:r>
      <w:r w:rsidR="0030062E" w:rsidRPr="002464C1">
        <w:rPr>
          <w:b/>
        </w:rPr>
        <w:t>)</w:t>
      </w:r>
      <w:r w:rsidR="006328F6">
        <w:rPr>
          <w:b/>
        </w:rPr>
        <w:t xml:space="preserve"> </w:t>
      </w:r>
    </w:p>
    <w:p w:rsidR="002464C1" w:rsidRPr="006328F6" w:rsidRDefault="002464C1" w:rsidP="00C35233">
      <w:pPr>
        <w:pStyle w:val="BodyText"/>
        <w:spacing w:after="0"/>
        <w:rPr>
          <w:b/>
        </w:rPr>
      </w:pPr>
    </w:p>
    <w:p w:rsidR="00C35233" w:rsidRPr="002000B0" w:rsidRDefault="00C35233" w:rsidP="00C35233">
      <w:pPr>
        <w:pStyle w:val="BodyText"/>
        <w:spacing w:after="0"/>
        <w:rPr>
          <w:b/>
        </w:rPr>
      </w:pPr>
    </w:p>
    <w:p w:rsidR="0030062E" w:rsidRPr="002464C1" w:rsidRDefault="002000B0" w:rsidP="00033787">
      <w:pPr>
        <w:pStyle w:val="BodyText"/>
      </w:pPr>
      <w:r w:rsidRPr="002464C1">
        <w:lastRenderedPageBreak/>
        <w:t>I</w:t>
      </w:r>
      <w:r w:rsidR="008737F8" w:rsidRPr="002464C1">
        <w:t xml:space="preserve">f the </w:t>
      </w:r>
      <w:r w:rsidR="000D5899" w:rsidRPr="002464C1">
        <w:t xml:space="preserve">email </w:t>
      </w:r>
      <w:r w:rsidR="00CE75BD" w:rsidRPr="002464C1">
        <w:t>or</w:t>
      </w:r>
      <w:r w:rsidR="000D5899" w:rsidRPr="002464C1">
        <w:t xml:space="preserve"> </w:t>
      </w:r>
      <w:r w:rsidR="008737F8" w:rsidRPr="002464C1">
        <w:t xml:space="preserve">postcode is entered incorrectly more than five times the </w:t>
      </w:r>
      <w:r w:rsidR="00C178FD" w:rsidRPr="002464C1">
        <w:t xml:space="preserve">enrolment code will be invalidated. The user will then be </w:t>
      </w:r>
      <w:r w:rsidR="00D70A4B" w:rsidRPr="002464C1">
        <w:t xml:space="preserve">presented with </w:t>
      </w:r>
      <w:r w:rsidR="00C178FD" w:rsidRPr="002464C1">
        <w:t>the ‘</w:t>
      </w:r>
      <w:r w:rsidR="00BA381B" w:rsidRPr="002464C1">
        <w:t>Enrolment Failed’</w:t>
      </w:r>
      <w:r w:rsidR="00C178FD" w:rsidRPr="002464C1">
        <w:t xml:space="preserve"> </w:t>
      </w:r>
      <w:r w:rsidR="00D70A4B" w:rsidRPr="002464C1">
        <w:t>page where the user will enter their email address</w:t>
      </w:r>
      <w:r w:rsidR="0030062E" w:rsidRPr="002464C1">
        <w:t xml:space="preserve"> </w:t>
      </w:r>
      <w:r w:rsidR="0030062E" w:rsidRPr="002464C1">
        <w:rPr>
          <w:b/>
          <w:color w:val="000000" w:themeColor="text1"/>
        </w:rPr>
        <w:t>(Reference the screen shots here)</w:t>
      </w:r>
      <w:r w:rsidR="00D70A4B" w:rsidRPr="002464C1">
        <w:t xml:space="preserve">. </w:t>
      </w:r>
    </w:p>
    <w:p w:rsidR="00D70A4B" w:rsidRPr="002464C1" w:rsidRDefault="00D70A4B" w:rsidP="00033787">
      <w:pPr>
        <w:pStyle w:val="BodyText"/>
      </w:pPr>
      <w:r w:rsidRPr="002464C1">
        <w:t>A</w:t>
      </w:r>
      <w:r w:rsidR="00C178FD" w:rsidRPr="002464C1">
        <w:t xml:space="preserve"> new email</w:t>
      </w:r>
      <w:r w:rsidR="00B176CF" w:rsidRPr="002464C1">
        <w:t xml:space="preserve"> </w:t>
      </w:r>
      <w:r w:rsidRPr="002464C1">
        <w:t xml:space="preserve">can then be </w:t>
      </w:r>
      <w:r w:rsidR="00B176CF" w:rsidRPr="002464C1">
        <w:t>generated to the email address</w:t>
      </w:r>
      <w:r w:rsidRPr="002464C1">
        <w:t xml:space="preserve"> for the customer to try again</w:t>
      </w:r>
      <w:r w:rsidR="009C16F3" w:rsidRPr="002464C1">
        <w:t>.</w:t>
      </w:r>
    </w:p>
    <w:p w:rsidR="00033787" w:rsidRPr="002464C1" w:rsidRDefault="00C178FD" w:rsidP="00033787">
      <w:pPr>
        <w:pStyle w:val="BodyText"/>
      </w:pPr>
      <w:r w:rsidRPr="002464C1">
        <w:t xml:space="preserve">Once the postcode has been verified the user will be requested for </w:t>
      </w:r>
      <w:r w:rsidR="00033787" w:rsidRPr="002464C1">
        <w:t xml:space="preserve">a password and to confirm </w:t>
      </w:r>
      <w:r w:rsidR="00BA381B" w:rsidRPr="002464C1">
        <w:t>it</w:t>
      </w:r>
      <w:r w:rsidR="00033787" w:rsidRPr="002464C1">
        <w:t xml:space="preserve">. </w:t>
      </w:r>
      <w:r w:rsidR="0030062E" w:rsidRPr="002464C1">
        <w:rPr>
          <w:b/>
          <w:color w:val="000000" w:themeColor="text1"/>
        </w:rPr>
        <w:t>(Reference the screen shots here)</w:t>
      </w:r>
      <w:r w:rsidR="0030062E" w:rsidRPr="002464C1">
        <w:t>.</w:t>
      </w:r>
    </w:p>
    <w:p w:rsidR="00033787" w:rsidRPr="002464C1" w:rsidRDefault="00033787" w:rsidP="00033787">
      <w:pPr>
        <w:pStyle w:val="BodyText"/>
      </w:pPr>
      <w:r w:rsidRPr="002464C1">
        <w:t xml:space="preserve">Passwords will be validated as containing both alpha and numeric characters and be at least </w:t>
      </w:r>
      <w:r w:rsidR="002E0A5E" w:rsidRPr="002464C1">
        <w:t>eight</w:t>
      </w:r>
      <w:r w:rsidRPr="002464C1">
        <w:t xml:space="preserve"> characters in length. </w:t>
      </w:r>
    </w:p>
    <w:p w:rsidR="00033787" w:rsidRDefault="00033787" w:rsidP="00033787">
      <w:pPr>
        <w:pStyle w:val="BodyText"/>
      </w:pPr>
      <w:r w:rsidRPr="002464C1">
        <w:t xml:space="preserve">Once the password is </w:t>
      </w:r>
      <w:r w:rsidR="00BA381B" w:rsidRPr="002464C1">
        <w:t>set</w:t>
      </w:r>
      <w:r w:rsidRPr="002464C1">
        <w:t xml:space="preserve"> the user will be </w:t>
      </w:r>
      <w:r w:rsidR="00710A79" w:rsidRPr="002464C1">
        <w:t xml:space="preserve">logged in and </w:t>
      </w:r>
      <w:r w:rsidRPr="002464C1">
        <w:t xml:space="preserve">presented with the </w:t>
      </w:r>
      <w:r w:rsidR="00710A79" w:rsidRPr="002464C1">
        <w:t>home page.</w:t>
      </w:r>
      <w:r w:rsidR="00ED37AA" w:rsidRPr="002464C1">
        <w:t xml:space="preserve"> </w:t>
      </w:r>
      <w:r w:rsidR="0030062E" w:rsidRPr="002464C1">
        <w:rPr>
          <w:b/>
        </w:rPr>
        <w:t>(</w:t>
      </w:r>
      <w:r w:rsidR="00ED37AA" w:rsidRPr="002464C1">
        <w:rPr>
          <w:b/>
        </w:rPr>
        <w:t xml:space="preserve">See section </w:t>
      </w:r>
      <w:r w:rsidR="007A6069" w:rsidRPr="002464C1">
        <w:fldChar w:fldCharType="begin"/>
      </w:r>
      <w:r w:rsidR="007A6069" w:rsidRPr="002464C1">
        <w:instrText xml:space="preserve"> REF _Ref488402094 \w \h  \* MERGEFORMAT </w:instrText>
      </w:r>
      <w:r w:rsidR="007A6069" w:rsidRPr="002464C1">
        <w:fldChar w:fldCharType="separate"/>
      </w:r>
      <w:r w:rsidR="00E132E0" w:rsidRPr="00E132E0">
        <w:rPr>
          <w:b/>
        </w:rPr>
        <w:t>7.6</w:t>
      </w:r>
      <w:r w:rsidR="007A6069" w:rsidRPr="002464C1">
        <w:fldChar w:fldCharType="end"/>
      </w:r>
      <w:r w:rsidR="00ED37AA" w:rsidRPr="002464C1">
        <w:rPr>
          <w:b/>
        </w:rPr>
        <w:t xml:space="preserve"> for Home Page details</w:t>
      </w:r>
      <w:r w:rsidR="0030062E" w:rsidRPr="002464C1">
        <w:rPr>
          <w:b/>
        </w:rPr>
        <w:t>)</w:t>
      </w:r>
    </w:p>
    <w:p w:rsidR="00715B7B" w:rsidRDefault="00715B7B" w:rsidP="00033787">
      <w:pPr>
        <w:pStyle w:val="BodyText"/>
      </w:pPr>
      <w:r w:rsidRPr="00DB077D">
        <w:t>All passwords will be stored in a salted hash format using bCrypt library.</w:t>
      </w:r>
    </w:p>
    <w:p w:rsidR="008B619A" w:rsidRDefault="008B619A" w:rsidP="008B619A">
      <w:pPr>
        <w:pStyle w:val="Heading3"/>
      </w:pPr>
      <w:bookmarkStart w:id="366" w:name="_Toc492311665"/>
      <w:bookmarkStart w:id="367" w:name="_Toc492312414"/>
      <w:bookmarkStart w:id="368" w:name="_Toc496627134"/>
      <w:bookmarkStart w:id="369" w:name="_Ref488735618"/>
      <w:bookmarkStart w:id="370" w:name="_Toc499216856"/>
      <w:bookmarkEnd w:id="366"/>
      <w:bookmarkEnd w:id="367"/>
      <w:bookmarkEnd w:id="368"/>
      <w:r>
        <w:t>Additional SG service plans</w:t>
      </w:r>
      <w:bookmarkEnd w:id="369"/>
      <w:bookmarkEnd w:id="370"/>
    </w:p>
    <w:p w:rsidR="002E0A5E" w:rsidRDefault="002E0A5E" w:rsidP="00033787">
      <w:pPr>
        <w:pStyle w:val="BodyText"/>
        <w:rPr>
          <w:b/>
        </w:rPr>
      </w:pPr>
      <w:r>
        <w:rPr>
          <w:rFonts w:cs="Arial"/>
        </w:rPr>
        <w:t xml:space="preserve">Any further policies this </w:t>
      </w:r>
      <w:r w:rsidR="00964393">
        <w:rPr>
          <w:rFonts w:cs="Arial"/>
        </w:rPr>
        <w:t>service guara</w:t>
      </w:r>
      <w:r w:rsidR="00850B43">
        <w:rPr>
          <w:rFonts w:cs="Arial"/>
        </w:rPr>
        <w:t>ntee</w:t>
      </w:r>
      <w:r>
        <w:rPr>
          <w:rFonts w:cs="Arial"/>
        </w:rPr>
        <w:t xml:space="preserve"> holder sets up will not generate an enrolment mail.  A</w:t>
      </w:r>
      <w:r w:rsidR="00715B7B">
        <w:rPr>
          <w:rFonts w:cs="Arial"/>
        </w:rPr>
        <w:t>n</w:t>
      </w:r>
      <w:r>
        <w:rPr>
          <w:rFonts w:cs="Arial"/>
        </w:rPr>
        <w:t xml:space="preserve"> </w:t>
      </w:r>
      <w:r w:rsidR="00715B7B">
        <w:rPr>
          <w:rFonts w:cs="Arial"/>
        </w:rPr>
        <w:t>e</w:t>
      </w:r>
      <w:r>
        <w:rPr>
          <w:rFonts w:cs="Arial"/>
        </w:rPr>
        <w:t xml:space="preserve">mail </w:t>
      </w:r>
      <w:r w:rsidR="00715B7B">
        <w:rPr>
          <w:rFonts w:cs="Arial"/>
        </w:rPr>
        <w:t>will</w:t>
      </w:r>
      <w:r>
        <w:rPr>
          <w:rFonts w:cs="Arial"/>
        </w:rPr>
        <w:t xml:space="preserve"> however be generated to advise this new </w:t>
      </w:r>
      <w:r w:rsidR="00964393">
        <w:rPr>
          <w:rFonts w:cs="Arial"/>
        </w:rPr>
        <w:t>service guara</w:t>
      </w:r>
      <w:r w:rsidR="00850B43">
        <w:rPr>
          <w:rFonts w:cs="Arial"/>
        </w:rPr>
        <w:t>ntee</w:t>
      </w:r>
      <w:r>
        <w:rPr>
          <w:rFonts w:cs="Arial"/>
        </w:rPr>
        <w:t xml:space="preserve"> has been added to their existing portal account. </w:t>
      </w:r>
      <w:r w:rsidR="0030062E" w:rsidRPr="0030062E">
        <w:rPr>
          <w:b/>
        </w:rPr>
        <w:t>(</w:t>
      </w:r>
      <w:r w:rsidR="0030062E">
        <w:rPr>
          <w:b/>
        </w:rPr>
        <w:t>S</w:t>
      </w:r>
      <w:r w:rsidR="0030062E" w:rsidRPr="0030062E">
        <w:rPr>
          <w:b/>
        </w:rPr>
        <w:t xml:space="preserve">ee section </w:t>
      </w:r>
      <w:r w:rsidR="007A6069">
        <w:fldChar w:fldCharType="begin"/>
      </w:r>
      <w:r w:rsidR="007A6069">
        <w:instrText xml:space="preserve"> REF _Ref488401969 \r \h  \* MERGEFORMAT </w:instrText>
      </w:r>
      <w:r w:rsidR="007A6069">
        <w:fldChar w:fldCharType="separate"/>
      </w:r>
      <w:r w:rsidR="00E132E0" w:rsidRPr="00E132E0">
        <w:rPr>
          <w:b/>
        </w:rPr>
        <w:t>9.6</w:t>
      </w:r>
      <w:r w:rsidR="007A6069">
        <w:fldChar w:fldCharType="end"/>
      </w:r>
      <w:r w:rsidR="0030062E" w:rsidRPr="0030062E">
        <w:rPr>
          <w:b/>
        </w:rPr>
        <w:t xml:space="preserve"> for New Service Guarantee email details)</w:t>
      </w:r>
    </w:p>
    <w:p w:rsidR="008B619A" w:rsidRPr="0030062E" w:rsidRDefault="008B619A" w:rsidP="008B619A">
      <w:pPr>
        <w:pStyle w:val="Heading3"/>
        <w:rPr>
          <w:rFonts w:cs="Arial"/>
        </w:rPr>
      </w:pPr>
      <w:bookmarkStart w:id="371" w:name="_Toc499216857"/>
      <w:r>
        <w:t>Reusing the Enrolment Link</w:t>
      </w:r>
      <w:bookmarkEnd w:id="371"/>
    </w:p>
    <w:p w:rsidR="000C2ACA" w:rsidRPr="002464C1" w:rsidRDefault="000C2ACA" w:rsidP="00C90D1F">
      <w:pPr>
        <w:pStyle w:val="BodyText"/>
      </w:pPr>
      <w:r w:rsidRPr="002464C1">
        <w:t xml:space="preserve">After </w:t>
      </w:r>
      <w:r w:rsidR="0030062E" w:rsidRPr="002464C1">
        <w:t>enrolment the user can use the</w:t>
      </w:r>
      <w:r w:rsidRPr="002464C1">
        <w:t xml:space="preserve"> link </w:t>
      </w:r>
      <w:r w:rsidR="0030062E" w:rsidRPr="002464C1">
        <w:t xml:space="preserve">from the enrolment email </w:t>
      </w:r>
      <w:r w:rsidRPr="002464C1">
        <w:t>to login to their portal account. Clicking on the enrolment link i</w:t>
      </w:r>
      <w:r w:rsidR="00C90D1F" w:rsidRPr="002464C1">
        <w:t xml:space="preserve">f the password has already been set </w:t>
      </w:r>
      <w:r w:rsidRPr="002464C1">
        <w:t>the user will be presented with the standard customer login page</w:t>
      </w:r>
      <w:r w:rsidR="00C90D1F" w:rsidRPr="002464C1">
        <w:t xml:space="preserve">. </w:t>
      </w:r>
      <w:r w:rsidR="0030062E" w:rsidRPr="002464C1">
        <w:t xml:space="preserve">If a user has been sent more than one enrolment email only the link from the last enrolment email will work. </w:t>
      </w:r>
      <w:r w:rsidR="0030062E" w:rsidRPr="002464C1">
        <w:rPr>
          <w:b/>
        </w:rPr>
        <w:t>(</w:t>
      </w:r>
      <w:r w:rsidRPr="002464C1">
        <w:rPr>
          <w:b/>
        </w:rPr>
        <w:t>See Customer Portal screen Slide 3 - Standard Customer Login Page</w:t>
      </w:r>
      <w:r w:rsidR="0030062E" w:rsidRPr="002464C1">
        <w:rPr>
          <w:b/>
        </w:rPr>
        <w:t>)</w:t>
      </w:r>
    </w:p>
    <w:p w:rsidR="00C90D1F" w:rsidRDefault="00A438EA" w:rsidP="00C90D1F">
      <w:pPr>
        <w:pStyle w:val="BodyText"/>
      </w:pPr>
      <w:r w:rsidRPr="002464C1">
        <w:t>In addition the standard URL link will allow the customer to login from SD brand websites i.e. ‘My Account’, ‘FAQs’ and ‘Money Zone’.</w:t>
      </w:r>
    </w:p>
    <w:p w:rsidR="003C6CBA" w:rsidRPr="002464C1" w:rsidRDefault="003C6CBA" w:rsidP="002464C1">
      <w:pPr>
        <w:pStyle w:val="Heading3"/>
      </w:pPr>
      <w:bookmarkStart w:id="372" w:name="_Toc499216858"/>
      <w:r w:rsidRPr="002464C1">
        <w:t xml:space="preserve">New Email Address </w:t>
      </w:r>
      <w:r w:rsidR="00D07182" w:rsidRPr="002464C1">
        <w:t>from</w:t>
      </w:r>
      <w:r w:rsidRPr="002464C1">
        <w:t xml:space="preserve"> Streamline</w:t>
      </w:r>
      <w:bookmarkEnd w:id="372"/>
    </w:p>
    <w:p w:rsidR="00CC7DE0" w:rsidRDefault="00E010E8" w:rsidP="002464C1">
      <w:pPr>
        <w:pStyle w:val="Heading4"/>
      </w:pPr>
      <w:bookmarkStart w:id="373" w:name="_Ref490485091"/>
      <w:r>
        <w:t>Customer changes e-mail address after enrolment email received but has never enrolled</w:t>
      </w:r>
      <w:bookmarkEnd w:id="373"/>
    </w:p>
    <w:p w:rsidR="002179B7" w:rsidRDefault="00CC7DE0">
      <w:pPr>
        <w:pStyle w:val="BodyText"/>
      </w:pPr>
      <w:r w:rsidRPr="002464C1">
        <w:t>There may be occasions where a customer receives an enrolment email but doesn’t click on the enrolment link for a long period of time e.g. 6 months from receiving the enrolment email.</w:t>
      </w:r>
    </w:p>
    <w:p w:rsidR="00C143DF" w:rsidRPr="002464C1" w:rsidRDefault="00CC7DE0">
      <w:pPr>
        <w:pStyle w:val="BodyText"/>
      </w:pPr>
      <w:r>
        <w:t xml:space="preserve">It is possible that during these 6 months the customer may change their email address in ‘My Account’. Changes made in ‘My Account’ do </w:t>
      </w:r>
      <w:r w:rsidRPr="00CC7DE0">
        <w:t xml:space="preserve">not </w:t>
      </w:r>
      <w:r w:rsidRPr="002464C1">
        <w:t>automatically update streamline.</w:t>
      </w:r>
      <w:r w:rsidR="00C143DF">
        <w:t xml:space="preserve"> </w:t>
      </w:r>
      <w:r w:rsidR="00C143DF" w:rsidRPr="002464C1">
        <w:t>This will create a potential issue for customers whereby they believe the email address for the customer portal has been changed. Copy and content in conjunction with communications to relevant areas will attempt to ensure that customers informed appropriately.</w:t>
      </w:r>
    </w:p>
    <w:p w:rsidR="00CC7DE0" w:rsidRPr="002464C1" w:rsidRDefault="00CC7DE0" w:rsidP="00CC7DE0">
      <w:pPr>
        <w:pStyle w:val="BodyText"/>
      </w:pPr>
      <w:r w:rsidRPr="002464C1">
        <w:t>If a customer changes their email address in ‘My Account’ then ONLY upon either of the two events listed below will the streamline data feed provide a new email address to UK Warranty thus ensuring the customer portal account email address has been updated</w:t>
      </w:r>
    </w:p>
    <w:p w:rsidR="00CC7DE0" w:rsidRPr="002464C1" w:rsidRDefault="00CC7DE0" w:rsidP="00CC7DE0">
      <w:pPr>
        <w:pStyle w:val="BodyText"/>
        <w:numPr>
          <w:ilvl w:val="0"/>
          <w:numId w:val="37"/>
        </w:numPr>
        <w:spacing w:after="0"/>
      </w:pPr>
      <w:r w:rsidRPr="002464C1">
        <w:t>Upon renewal of SG post email being changed in ‘My Account’</w:t>
      </w:r>
    </w:p>
    <w:p w:rsidR="00CC7DE0" w:rsidRPr="002464C1" w:rsidRDefault="00CC7DE0" w:rsidP="00CC7DE0">
      <w:pPr>
        <w:pStyle w:val="BodyText"/>
        <w:numPr>
          <w:ilvl w:val="0"/>
          <w:numId w:val="37"/>
        </w:numPr>
        <w:spacing w:after="0"/>
        <w:rPr>
          <w:b/>
        </w:rPr>
      </w:pPr>
      <w:r w:rsidRPr="002464C1">
        <w:lastRenderedPageBreak/>
        <w:t>Purchase of a service guarantee warrantable retail item from either Very or Littlewoods</w:t>
      </w:r>
    </w:p>
    <w:p w:rsidR="00CC7DE0" w:rsidRPr="00ED765D" w:rsidRDefault="00CC7DE0" w:rsidP="00CC7DE0">
      <w:pPr>
        <w:pStyle w:val="BodyText"/>
        <w:spacing w:after="0"/>
        <w:ind w:left="1800"/>
        <w:rPr>
          <w:b/>
          <w:highlight w:val="yellow"/>
        </w:rPr>
      </w:pPr>
    </w:p>
    <w:p w:rsidR="00CC7DE0" w:rsidRPr="00A92334" w:rsidRDefault="00CC7DE0" w:rsidP="00CC7DE0">
      <w:pPr>
        <w:pStyle w:val="BodyText"/>
        <w:spacing w:after="0"/>
      </w:pPr>
      <w:r w:rsidRPr="00A92334">
        <w:t>During the intervening period between customers changing their ‘My Account’ email address and either of the two events above occurring, customers may try and use the old enrolment email and link.</w:t>
      </w:r>
    </w:p>
    <w:p w:rsidR="00CC7DE0" w:rsidRPr="00A92334" w:rsidRDefault="00CC7DE0" w:rsidP="00CC7DE0">
      <w:pPr>
        <w:pStyle w:val="BodyText"/>
        <w:spacing w:after="0"/>
      </w:pPr>
    </w:p>
    <w:p w:rsidR="00466CC6" w:rsidRDefault="00CC7DE0" w:rsidP="00CC7DE0">
      <w:pPr>
        <w:pStyle w:val="BodyText"/>
        <w:spacing w:after="0"/>
      </w:pPr>
      <w:r w:rsidRPr="00A92334">
        <w:t>In this scenario the customer will be allowed to click the link and will be presented with the ‘Enrolment Page’. However as the email address has been changed the customer will receive an ‘Enrolment Failed’ message and will be prompted to enter an email address</w:t>
      </w:r>
      <w:r w:rsidR="00466CC6" w:rsidRPr="00A92334">
        <w:t>. It is the email address entered at this point where the new enrolment email will be issued to.</w:t>
      </w:r>
    </w:p>
    <w:p w:rsidR="00CC7DE0" w:rsidRDefault="00466CC6" w:rsidP="00CC7DE0">
      <w:pPr>
        <w:pStyle w:val="BodyText"/>
        <w:spacing w:after="0"/>
      </w:pPr>
      <w:r>
        <w:t xml:space="preserve"> </w:t>
      </w:r>
    </w:p>
    <w:p w:rsidR="00E010E8" w:rsidRDefault="00E010E8" w:rsidP="002464C1">
      <w:pPr>
        <w:pStyle w:val="Heading4"/>
      </w:pPr>
      <w:r>
        <w:t xml:space="preserve"> Customer changes e-mail address after enrolment email received and has enrolled</w:t>
      </w:r>
    </w:p>
    <w:p w:rsidR="00E010E8" w:rsidRPr="00A92334" w:rsidRDefault="00E010E8" w:rsidP="002464C1">
      <w:pPr>
        <w:pStyle w:val="BodyText"/>
      </w:pPr>
      <w:r w:rsidRPr="00A92334">
        <w:t xml:space="preserve">Should a customer enrol for the customer portal after receiving the enrolment email </w:t>
      </w:r>
      <w:r w:rsidR="00C22872" w:rsidRPr="00A92334">
        <w:t xml:space="preserve">and subsequently change their email address in ‘My Account’ they will still be able to use the email address the enrolment email was issued to until either of the events bulleted in </w:t>
      </w:r>
      <w:r w:rsidR="00C22872" w:rsidRPr="00A92334">
        <w:fldChar w:fldCharType="begin"/>
      </w:r>
      <w:r w:rsidR="00C22872" w:rsidRPr="00A92334">
        <w:instrText xml:space="preserve"> REF _Ref490485091 \r \h </w:instrText>
      </w:r>
      <w:r w:rsidR="007C0921" w:rsidRPr="00A92334">
        <w:instrText xml:space="preserve"> \* MERGEFORMAT </w:instrText>
      </w:r>
      <w:r w:rsidR="00C22872" w:rsidRPr="00A92334">
        <w:fldChar w:fldCharType="separate"/>
      </w:r>
      <w:r w:rsidR="00E132E0">
        <w:t>5.2.6.1</w:t>
      </w:r>
      <w:r w:rsidR="00C22872" w:rsidRPr="00A92334">
        <w:fldChar w:fldCharType="end"/>
      </w:r>
      <w:r w:rsidR="00C22872" w:rsidRPr="00A92334">
        <w:t>.</w:t>
      </w:r>
    </w:p>
    <w:p w:rsidR="002179B7" w:rsidRDefault="00C22872">
      <w:pPr>
        <w:pStyle w:val="BodyText"/>
      </w:pPr>
      <w:r w:rsidRPr="00A92334">
        <w:t xml:space="preserve">If either if the events bulleted in </w:t>
      </w:r>
      <w:r w:rsidRPr="00A92334">
        <w:fldChar w:fldCharType="begin"/>
      </w:r>
      <w:r w:rsidRPr="00A92334">
        <w:instrText xml:space="preserve"> REF _Ref490485091 \r \h </w:instrText>
      </w:r>
      <w:r w:rsidR="007C0921" w:rsidRPr="00A92334">
        <w:instrText xml:space="preserve"> \* MERGEFORMAT </w:instrText>
      </w:r>
      <w:r w:rsidRPr="00A92334">
        <w:fldChar w:fldCharType="separate"/>
      </w:r>
      <w:r w:rsidR="00E132E0">
        <w:t>5.2.6.1</w:t>
      </w:r>
      <w:r w:rsidRPr="00A92334">
        <w:fldChar w:fldCharType="end"/>
      </w:r>
      <w:r w:rsidRPr="00A92334">
        <w:t xml:space="preserve"> occurs then the ‘Enrolment Failed’ journey will be followed and when the customer is prompted to enter an email address they should enter their new email address.</w:t>
      </w:r>
      <w:r w:rsidR="00466CC6">
        <w:t xml:space="preserve"> </w:t>
      </w:r>
    </w:p>
    <w:p w:rsidR="004F527B" w:rsidRDefault="004F527B">
      <w:pPr>
        <w:pStyle w:val="BodyText"/>
      </w:pPr>
    </w:p>
    <w:p w:rsidR="004F527B" w:rsidRDefault="004F527B">
      <w:pPr>
        <w:pStyle w:val="BodyText"/>
      </w:pPr>
    </w:p>
    <w:bookmarkStart w:id="374" w:name="_Toc492311669"/>
    <w:bookmarkStart w:id="375" w:name="_Toc492312418"/>
    <w:bookmarkStart w:id="376" w:name="_Toc496627138"/>
    <w:bookmarkStart w:id="377" w:name="_Toc492311670"/>
    <w:bookmarkStart w:id="378" w:name="_Toc492312419"/>
    <w:bookmarkStart w:id="379" w:name="_Toc496627139"/>
    <w:bookmarkStart w:id="380" w:name="_Toc492311671"/>
    <w:bookmarkStart w:id="381" w:name="_Toc492312420"/>
    <w:bookmarkStart w:id="382" w:name="_Toc496627140"/>
    <w:bookmarkStart w:id="383" w:name="_Toc492311672"/>
    <w:bookmarkStart w:id="384" w:name="_Toc492312421"/>
    <w:bookmarkStart w:id="385" w:name="_Toc496627141"/>
    <w:bookmarkStart w:id="386" w:name="_Toc492311673"/>
    <w:bookmarkStart w:id="387" w:name="_Toc492312422"/>
    <w:bookmarkStart w:id="388" w:name="_Toc496627142"/>
    <w:bookmarkStart w:id="389" w:name="_Toc492311674"/>
    <w:bookmarkStart w:id="390" w:name="_Toc492312423"/>
    <w:bookmarkStart w:id="391" w:name="_Toc496627143"/>
    <w:bookmarkStart w:id="392" w:name="_Toc492311675"/>
    <w:bookmarkStart w:id="393" w:name="_Toc492312424"/>
    <w:bookmarkStart w:id="394" w:name="_Toc496627144"/>
    <w:bookmarkStart w:id="395" w:name="_Toc492311676"/>
    <w:bookmarkStart w:id="396" w:name="_Toc492312425"/>
    <w:bookmarkStart w:id="397" w:name="_Toc496627145"/>
    <w:bookmarkStart w:id="398" w:name="_Toc492311677"/>
    <w:bookmarkStart w:id="399" w:name="_Toc492312426"/>
    <w:bookmarkStart w:id="400" w:name="_Toc496627146"/>
    <w:bookmarkStart w:id="401" w:name="_Toc492311678"/>
    <w:bookmarkStart w:id="402" w:name="_Toc492312427"/>
    <w:bookmarkStart w:id="403" w:name="_Toc496627147"/>
    <w:bookmarkStart w:id="404" w:name="_Toc492311679"/>
    <w:bookmarkStart w:id="405" w:name="_Toc492312428"/>
    <w:bookmarkStart w:id="406" w:name="_Toc496627148"/>
    <w:bookmarkStart w:id="407" w:name="_Toc492311680"/>
    <w:bookmarkStart w:id="408" w:name="_Toc492312429"/>
    <w:bookmarkStart w:id="409" w:name="_Toc496627149"/>
    <w:bookmarkStart w:id="410" w:name="_Toc492311681"/>
    <w:bookmarkStart w:id="411" w:name="_Toc492312430"/>
    <w:bookmarkStart w:id="412" w:name="_Toc496627150"/>
    <w:bookmarkStart w:id="413" w:name="_Toc492311682"/>
    <w:bookmarkStart w:id="414" w:name="_Toc492312431"/>
    <w:bookmarkStart w:id="415" w:name="_Toc496627151"/>
    <w:bookmarkStart w:id="416" w:name="_Toc492311683"/>
    <w:bookmarkStart w:id="417" w:name="_Toc492312432"/>
    <w:bookmarkStart w:id="418" w:name="_Toc496627152"/>
    <w:bookmarkStart w:id="419" w:name="_Toc492311684"/>
    <w:bookmarkStart w:id="420" w:name="_Toc492312433"/>
    <w:bookmarkStart w:id="421" w:name="_Toc496627153"/>
    <w:bookmarkStart w:id="422" w:name="_Toc492311685"/>
    <w:bookmarkStart w:id="423" w:name="_Toc492312434"/>
    <w:bookmarkStart w:id="424" w:name="_Toc496627154"/>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p w:rsidR="00033787" w:rsidRDefault="0042512D" w:rsidP="00D13460">
      <w:pPr>
        <w:pStyle w:val="Heading1"/>
      </w:pPr>
      <w:r>
        <w:lastRenderedPageBreak/>
        <w:fldChar w:fldCharType="begin"/>
      </w:r>
      <w:r w:rsidR="00033787">
        <w:instrText xml:space="preserve">  </w:instrText>
      </w:r>
      <w:r>
        <w:fldChar w:fldCharType="end"/>
      </w:r>
      <w:r w:rsidR="00033787" w:rsidRPr="00033787">
        <w:t xml:space="preserve"> </w:t>
      </w:r>
      <w:bookmarkStart w:id="425" w:name="_Toc499216859"/>
      <w:r w:rsidR="00033787">
        <w:t>Customer Login Process</w:t>
      </w:r>
      <w:bookmarkEnd w:id="425"/>
    </w:p>
    <w:p w:rsidR="0030062E" w:rsidRPr="0030062E" w:rsidRDefault="00AC2ADC" w:rsidP="0030062E">
      <w:pPr>
        <w:pStyle w:val="BodyText"/>
      </w:pPr>
      <w:r>
        <w:object w:dxaOrig="6828" w:dyaOrig="6481">
          <v:shape id="_x0000_i1026" type="#_x0000_t75" style="width:345.75pt;height:324pt" o:ole="">
            <v:imagedata r:id="rId14" o:title=""/>
          </v:shape>
          <o:OLEObject Type="Embed" ProgID="Visio.Drawing.15" ShapeID="_x0000_i1026" DrawAspect="Content" ObjectID="_1617020091" r:id="rId15"/>
        </w:object>
      </w:r>
    </w:p>
    <w:p w:rsidR="00B176CF" w:rsidRPr="00B176CF" w:rsidRDefault="00B176CF" w:rsidP="00B176CF">
      <w:pPr>
        <w:pStyle w:val="BodyText"/>
      </w:pPr>
    </w:p>
    <w:p w:rsidR="003C26D8" w:rsidRDefault="003C26D8" w:rsidP="003C26D8">
      <w:r>
        <w:t xml:space="preserve">After clicking any of the available links to the customer portal the user will be presented with the standard customer login screen </w:t>
      </w:r>
      <w:r w:rsidRPr="00A92334">
        <w:rPr>
          <w:b/>
        </w:rPr>
        <w:t>(reference screen shot here)</w:t>
      </w:r>
      <w:r>
        <w:t xml:space="preserve"> where the customer will enter their email address and password.</w:t>
      </w:r>
    </w:p>
    <w:p w:rsidR="003C26D8" w:rsidRPr="003C26D8" w:rsidRDefault="003C26D8" w:rsidP="003C26D8">
      <w:pPr>
        <w:pStyle w:val="BodyText"/>
      </w:pPr>
    </w:p>
    <w:p w:rsidR="00DA7FD9" w:rsidRDefault="00DA7FD9" w:rsidP="00D13460">
      <w:pPr>
        <w:pStyle w:val="Heading2"/>
      </w:pPr>
      <w:bookmarkStart w:id="426" w:name="_Toc499216860"/>
      <w:r>
        <w:t>Successful Login</w:t>
      </w:r>
      <w:bookmarkEnd w:id="426"/>
    </w:p>
    <w:p w:rsidR="000530E6" w:rsidRPr="00A92334" w:rsidRDefault="00EB0DB1" w:rsidP="00A92334">
      <w:pPr>
        <w:pStyle w:val="Heading3"/>
      </w:pPr>
      <w:bookmarkStart w:id="427" w:name="_Toc499216861"/>
      <w:r>
        <w:t>One</w:t>
      </w:r>
      <w:r w:rsidR="000530E6">
        <w:t xml:space="preserve"> email address to </w:t>
      </w:r>
      <w:r>
        <w:t>One</w:t>
      </w:r>
      <w:r w:rsidR="000530E6">
        <w:t xml:space="preserve"> SD account Number</w:t>
      </w:r>
      <w:bookmarkEnd w:id="427"/>
    </w:p>
    <w:p w:rsidR="00DA7FD9" w:rsidRPr="007D7B18" w:rsidRDefault="003C26D8" w:rsidP="00DA7FD9">
      <w:pPr>
        <w:pStyle w:val="BodyText"/>
      </w:pPr>
      <w:r w:rsidRPr="007D7B18">
        <w:t>The user will e</w:t>
      </w:r>
      <w:r w:rsidR="00DA7FD9" w:rsidRPr="007D7B18">
        <w:t>nter th</w:t>
      </w:r>
      <w:r w:rsidR="0030062E" w:rsidRPr="007D7B18">
        <w:t>eir email address and password combination and click the ‘Sign In’ button.</w:t>
      </w:r>
    </w:p>
    <w:p w:rsidR="00DA7FD9" w:rsidRDefault="0030062E" w:rsidP="00033787">
      <w:pPr>
        <w:pStyle w:val="BodyText"/>
      </w:pPr>
      <w:r w:rsidRPr="007D7B18">
        <w:t xml:space="preserve">When the username and password </w:t>
      </w:r>
      <w:r w:rsidR="003C26D8" w:rsidRPr="007D7B18">
        <w:t xml:space="preserve">combination are correct the user will be presented with the Home Page of the customer portal. See section </w:t>
      </w:r>
      <w:r w:rsidR="0042512D" w:rsidRPr="00AA25E7">
        <w:fldChar w:fldCharType="begin"/>
      </w:r>
      <w:r w:rsidR="003C26D8" w:rsidRPr="007D7B18">
        <w:instrText xml:space="preserve"> REF _Ref488404220 \r \h </w:instrText>
      </w:r>
      <w:r w:rsidR="007D7B18">
        <w:instrText xml:space="preserve"> \* MERGEFORMAT </w:instrText>
      </w:r>
      <w:r w:rsidR="0042512D" w:rsidRPr="00AA25E7">
        <w:fldChar w:fldCharType="separate"/>
      </w:r>
      <w:r w:rsidR="00E132E0">
        <w:t>7.6</w:t>
      </w:r>
      <w:r w:rsidR="0042512D" w:rsidRPr="00AA25E7">
        <w:fldChar w:fldCharType="end"/>
      </w:r>
      <w:r w:rsidR="003C26D8" w:rsidRPr="007D7B18">
        <w:t xml:space="preserve"> for full details on the Home Page.</w:t>
      </w:r>
    </w:p>
    <w:p w:rsidR="000530E6" w:rsidRPr="004A1441" w:rsidRDefault="00EB0DB1" w:rsidP="00A92334">
      <w:pPr>
        <w:pStyle w:val="Heading3"/>
      </w:pPr>
      <w:bookmarkStart w:id="428" w:name="_Toc499216862"/>
      <w:r w:rsidRPr="004A1441">
        <w:t>One</w:t>
      </w:r>
      <w:r w:rsidR="000530E6" w:rsidRPr="004A1441">
        <w:t xml:space="preserve"> email address to more than </w:t>
      </w:r>
      <w:r w:rsidRPr="004A1441">
        <w:t>One</w:t>
      </w:r>
      <w:r w:rsidR="000530E6" w:rsidRPr="004A1441">
        <w:t xml:space="preserve"> SD account Number</w:t>
      </w:r>
      <w:bookmarkEnd w:id="428"/>
    </w:p>
    <w:p w:rsidR="00811AA1" w:rsidRPr="004A1441" w:rsidRDefault="000530E6" w:rsidP="00811AA1">
      <w:pPr>
        <w:pStyle w:val="BodyText"/>
      </w:pPr>
      <w:r w:rsidRPr="004A1441">
        <w:t>A</w:t>
      </w:r>
      <w:r w:rsidR="00811AA1" w:rsidRPr="004A1441">
        <w:t>n additional validation step</w:t>
      </w:r>
      <w:r w:rsidRPr="004A1441">
        <w:t xml:space="preserve"> will appear </w:t>
      </w:r>
      <w:r w:rsidR="00811AA1" w:rsidRPr="004A1441">
        <w:rPr>
          <w:b/>
          <w:bCs/>
          <w:u w:val="single"/>
        </w:rPr>
        <w:t>ONLY</w:t>
      </w:r>
      <w:r w:rsidR="00811AA1" w:rsidRPr="004A1441">
        <w:t xml:space="preserve"> when an SG holder attempts to login to the customer portal when more than one account number is associated to the email address</w:t>
      </w:r>
      <w:r w:rsidRPr="004A1441">
        <w:t>.</w:t>
      </w:r>
    </w:p>
    <w:p w:rsidR="000530E6" w:rsidRPr="004A1441" w:rsidRDefault="000530E6" w:rsidP="00811AA1">
      <w:pPr>
        <w:pStyle w:val="BodyText"/>
      </w:pPr>
      <w:r w:rsidRPr="004A1441">
        <w:lastRenderedPageBreak/>
        <w:t>If more than one Shop Direct account number is associated with an email address a</w:t>
      </w:r>
      <w:r w:rsidR="0097655A" w:rsidRPr="004A1441">
        <w:t xml:space="preserve">n ‘Account Validation’ </w:t>
      </w:r>
      <w:r w:rsidRPr="004A1441">
        <w:t>screen will appear asking t</w:t>
      </w:r>
      <w:r w:rsidR="0097655A" w:rsidRPr="004A1441">
        <w:t xml:space="preserve">he customer to enter their shop direct account number </w:t>
      </w:r>
      <w:r w:rsidR="007C0921" w:rsidRPr="004A1441">
        <w:rPr>
          <w:b/>
        </w:rPr>
        <w:t>(reference screen shot here).</w:t>
      </w:r>
    </w:p>
    <w:p w:rsidR="007C0921" w:rsidRPr="004A1441" w:rsidRDefault="009D1967" w:rsidP="00811AA1">
      <w:pPr>
        <w:pStyle w:val="BodyText"/>
      </w:pPr>
      <w:r w:rsidRPr="004A1441">
        <w:t xml:space="preserve">Once the Shop Direct account number has been entered the customer will click on </w:t>
      </w:r>
      <w:r w:rsidRPr="004A1441">
        <w:rPr>
          <w:b/>
        </w:rPr>
        <w:t>‘Next’</w:t>
      </w:r>
      <w:r w:rsidRPr="004A1441">
        <w:t>.</w:t>
      </w:r>
    </w:p>
    <w:p w:rsidR="0097655A" w:rsidRDefault="009D1967" w:rsidP="00811AA1">
      <w:pPr>
        <w:pStyle w:val="BodyText"/>
        <w:rPr>
          <w:ins w:id="429" w:author="Wright, Phil" w:date="2017-11-24T12:39:00Z"/>
        </w:rPr>
      </w:pPr>
      <w:r w:rsidRPr="004A1441">
        <w:t xml:space="preserve"> Once this button has been clicked the customer will be presented with the Home Page of the correct account showing the Service Guarantee warranties associated to that email address, account number and brand.</w:t>
      </w:r>
    </w:p>
    <w:p w:rsidR="003F11DD" w:rsidRPr="00590B32" w:rsidRDefault="003F11DD" w:rsidP="00811AA1">
      <w:pPr>
        <w:pStyle w:val="BodyText"/>
      </w:pPr>
      <w:r w:rsidRPr="00590B32">
        <w:t xml:space="preserve">If the customer enters an incorrect account number (defined as an account number that does not match the records in UK Warranty systems) they will be given a maximum of 5 attempts to enter it correctly. </w:t>
      </w:r>
    </w:p>
    <w:p w:rsidR="003F11DD" w:rsidRPr="00590B32" w:rsidRDefault="003F11DD" w:rsidP="00811AA1">
      <w:pPr>
        <w:pStyle w:val="BodyText"/>
      </w:pPr>
      <w:r w:rsidRPr="00590B32">
        <w:t>When the incorrect account number is entered and the customer clicks ‘Next’ an on screen message will appear that will read ‘An unrecognised account number has been entered. Please try again.’ This message will appear in red text underneath the words ‘Account Validation’</w:t>
      </w:r>
    </w:p>
    <w:p w:rsidR="003F11DD" w:rsidRPr="00590B32" w:rsidRDefault="003F11DD" w:rsidP="00811AA1">
      <w:pPr>
        <w:pStyle w:val="BodyText"/>
      </w:pPr>
      <w:r w:rsidRPr="00590B32">
        <w:t>After the 5th incorrect attempt the customer will see a new page on screen that will advise the customer to call the contact centre using the claims number to proceed with their journey.</w:t>
      </w:r>
    </w:p>
    <w:p w:rsidR="003F11DD" w:rsidRPr="00410693" w:rsidRDefault="003F11DD" w:rsidP="00811AA1">
      <w:pPr>
        <w:pStyle w:val="BodyText"/>
      </w:pPr>
      <w:r w:rsidRPr="00590B32">
        <w:t>The offline process will then continue with UK Warranty claims handlers completing ID&amp;V checks.</w:t>
      </w:r>
      <w:r>
        <w:t xml:space="preserve"> </w:t>
      </w:r>
    </w:p>
    <w:p w:rsidR="00DA7FD9" w:rsidRPr="004A1441" w:rsidRDefault="00DA7FD9" w:rsidP="00D13460">
      <w:pPr>
        <w:pStyle w:val="Heading2"/>
      </w:pPr>
      <w:bookmarkStart w:id="430" w:name="_Toc496627159"/>
      <w:bookmarkStart w:id="431" w:name="_Ref488222816"/>
      <w:bookmarkStart w:id="432" w:name="_Toc499216863"/>
      <w:bookmarkEnd w:id="430"/>
      <w:r w:rsidRPr="004A1441">
        <w:t>Unsuccessful Login</w:t>
      </w:r>
      <w:bookmarkEnd w:id="431"/>
      <w:bookmarkEnd w:id="432"/>
    </w:p>
    <w:p w:rsidR="003C26D8" w:rsidRPr="004A1441" w:rsidRDefault="003C26D8" w:rsidP="003C26D8">
      <w:pPr>
        <w:pStyle w:val="BodyText"/>
      </w:pPr>
      <w:r w:rsidRPr="004A1441">
        <w:t xml:space="preserve">The user will have </w:t>
      </w:r>
      <w:r w:rsidR="00F1516C" w:rsidRPr="004A1441">
        <w:t xml:space="preserve">three scenarios </w:t>
      </w:r>
      <w:r w:rsidRPr="004A1441">
        <w:t xml:space="preserve">that lead to an unsuccessful login </w:t>
      </w:r>
    </w:p>
    <w:p w:rsidR="003C26D8" w:rsidRPr="004A1441" w:rsidRDefault="003C26D8" w:rsidP="003C26D8">
      <w:pPr>
        <w:pStyle w:val="BodyText"/>
        <w:numPr>
          <w:ilvl w:val="0"/>
          <w:numId w:val="16"/>
        </w:numPr>
        <w:spacing w:after="0"/>
      </w:pPr>
      <w:r w:rsidRPr="004A1441">
        <w:t>Forgotten Password link</w:t>
      </w:r>
    </w:p>
    <w:p w:rsidR="003C26D8" w:rsidRPr="004A1441" w:rsidRDefault="003C26D8" w:rsidP="003C26D8">
      <w:pPr>
        <w:pStyle w:val="BodyText"/>
        <w:numPr>
          <w:ilvl w:val="0"/>
          <w:numId w:val="16"/>
        </w:numPr>
        <w:spacing w:after="0"/>
      </w:pPr>
      <w:r w:rsidRPr="004A1441">
        <w:t>Exceeding the maximum of 5 login attempts</w:t>
      </w:r>
    </w:p>
    <w:p w:rsidR="003C26D8" w:rsidRPr="004A1441" w:rsidRDefault="003C26D8" w:rsidP="003C26D8">
      <w:pPr>
        <w:pStyle w:val="BodyText"/>
        <w:spacing w:after="0"/>
        <w:ind w:left="1440"/>
      </w:pPr>
    </w:p>
    <w:p w:rsidR="003C26D8" w:rsidRPr="004A1441" w:rsidRDefault="003C26D8" w:rsidP="00D13460">
      <w:pPr>
        <w:pStyle w:val="Heading3"/>
      </w:pPr>
      <w:bookmarkStart w:id="433" w:name="_Toc499216864"/>
      <w:r w:rsidRPr="004A1441">
        <w:t>Forgotten Password Link</w:t>
      </w:r>
      <w:bookmarkEnd w:id="433"/>
    </w:p>
    <w:p w:rsidR="003C26D8" w:rsidRPr="004A1441" w:rsidRDefault="003C26D8" w:rsidP="003C26D8">
      <w:pPr>
        <w:pStyle w:val="BodyText"/>
        <w:spacing w:after="0"/>
        <w:ind w:left="1440"/>
        <w:rPr>
          <w:b/>
          <w:u w:val="single"/>
        </w:rPr>
      </w:pPr>
    </w:p>
    <w:p w:rsidR="003C26D8" w:rsidRPr="004A1441" w:rsidRDefault="00033787" w:rsidP="00033787">
      <w:pPr>
        <w:pStyle w:val="BodyText"/>
        <w:rPr>
          <w:b/>
        </w:rPr>
      </w:pPr>
      <w:r w:rsidRPr="004A1441">
        <w:t>A ‘Forgot</w:t>
      </w:r>
      <w:r w:rsidR="00A438EA" w:rsidRPr="004A1441">
        <w:t>ten</w:t>
      </w:r>
      <w:r w:rsidRPr="004A1441">
        <w:t xml:space="preserve"> Password’ link </w:t>
      </w:r>
      <w:r w:rsidR="003C26D8" w:rsidRPr="004A1441">
        <w:rPr>
          <w:b/>
        </w:rPr>
        <w:t>(reference screen shot here)</w:t>
      </w:r>
      <w:r w:rsidR="003C26D8" w:rsidRPr="004A1441">
        <w:t xml:space="preserve"> </w:t>
      </w:r>
      <w:r w:rsidR="000908EB" w:rsidRPr="004A1441">
        <w:t>is available to</w:t>
      </w:r>
      <w:r w:rsidR="00C178FD" w:rsidRPr="004A1441">
        <w:t xml:space="preserve"> the customer that </w:t>
      </w:r>
      <w:r w:rsidR="000908EB" w:rsidRPr="004A1441">
        <w:t xml:space="preserve">takes the customer to the ‘Forgotten Password’ page. </w:t>
      </w:r>
      <w:r w:rsidR="003C26D8" w:rsidRPr="004A1441">
        <w:rPr>
          <w:b/>
        </w:rPr>
        <w:t>(reference screen shot here).</w:t>
      </w:r>
    </w:p>
    <w:p w:rsidR="003C26D8" w:rsidRPr="004A1441" w:rsidRDefault="000908EB" w:rsidP="003C26D8">
      <w:pPr>
        <w:pStyle w:val="BodyText"/>
        <w:rPr>
          <w:rFonts w:cs="Arial"/>
          <w:b/>
        </w:rPr>
      </w:pPr>
      <w:r w:rsidRPr="004A1441">
        <w:t xml:space="preserve">The customer will enter an email address which will generate </w:t>
      </w:r>
      <w:r w:rsidR="003C26D8" w:rsidRPr="004A1441">
        <w:t>a</w:t>
      </w:r>
      <w:r w:rsidR="00C178FD" w:rsidRPr="004A1441">
        <w:t xml:space="preserve"> </w:t>
      </w:r>
      <w:r w:rsidR="003C26D8" w:rsidRPr="004A1441">
        <w:t>‘Forgotten Password’</w:t>
      </w:r>
      <w:r w:rsidR="00C178FD" w:rsidRPr="004A1441">
        <w:t xml:space="preserve"> email</w:t>
      </w:r>
      <w:r w:rsidRPr="004A1441">
        <w:t xml:space="preserve"> to reset the password</w:t>
      </w:r>
      <w:r w:rsidR="00C178FD" w:rsidRPr="004A1441">
        <w:t>.</w:t>
      </w:r>
      <w:r w:rsidR="00033787" w:rsidRPr="004A1441">
        <w:t xml:space="preserve"> </w:t>
      </w:r>
      <w:r w:rsidR="00D9006E" w:rsidRPr="004A1441">
        <w:t>The link should be above the ‘Sign In’ button</w:t>
      </w:r>
      <w:r w:rsidR="003C26D8" w:rsidRPr="004A1441">
        <w:t xml:space="preserve">. </w:t>
      </w:r>
      <w:r w:rsidR="003C26D8" w:rsidRPr="004A1441">
        <w:rPr>
          <w:b/>
        </w:rPr>
        <w:t xml:space="preserve">(See section </w:t>
      </w:r>
      <w:r w:rsidR="007A6069" w:rsidRPr="004A1441">
        <w:fldChar w:fldCharType="begin"/>
      </w:r>
      <w:r w:rsidR="007A6069" w:rsidRPr="004A1441">
        <w:instrText xml:space="preserve"> REF _Ref488401969 \r \h  \* MERGEFORMAT </w:instrText>
      </w:r>
      <w:r w:rsidR="007A6069" w:rsidRPr="004A1441">
        <w:fldChar w:fldCharType="separate"/>
      </w:r>
      <w:r w:rsidR="00E132E0" w:rsidRPr="004A1441">
        <w:rPr>
          <w:b/>
        </w:rPr>
        <w:t>9.6</w:t>
      </w:r>
      <w:r w:rsidR="007A6069" w:rsidRPr="004A1441">
        <w:fldChar w:fldCharType="end"/>
      </w:r>
      <w:r w:rsidR="003C26D8" w:rsidRPr="004A1441">
        <w:rPr>
          <w:b/>
        </w:rPr>
        <w:t xml:space="preserve"> for Forgotten Password email details)</w:t>
      </w:r>
    </w:p>
    <w:p w:rsidR="003C26D8" w:rsidRPr="004A1441" w:rsidRDefault="003C26D8" w:rsidP="00D13460">
      <w:pPr>
        <w:pStyle w:val="Heading3"/>
      </w:pPr>
      <w:bookmarkStart w:id="434" w:name="_Toc499216865"/>
      <w:r w:rsidRPr="004A1441">
        <w:t>Exceeding the maximum of 5 login attempts</w:t>
      </w:r>
      <w:bookmarkEnd w:id="434"/>
    </w:p>
    <w:p w:rsidR="003C26D8" w:rsidRPr="004A1441" w:rsidRDefault="003C26D8" w:rsidP="003C26D8">
      <w:pPr>
        <w:pStyle w:val="BodyText"/>
      </w:pPr>
      <w:r w:rsidRPr="004A1441">
        <w:t xml:space="preserve">Users will get a maximum of 5 login attempts to enter the correct </w:t>
      </w:r>
      <w:r w:rsidR="00F1516C" w:rsidRPr="004A1441">
        <w:t>email address</w:t>
      </w:r>
      <w:r w:rsidRPr="004A1441">
        <w:t xml:space="preserve"> and password combination. If the combination entered is incorrect they will receive a message on screen “</w:t>
      </w:r>
      <w:r w:rsidR="00F1516C" w:rsidRPr="004A1441">
        <w:t xml:space="preserve">Email address </w:t>
      </w:r>
      <w:r w:rsidRPr="004A1441">
        <w:t>not recognised”</w:t>
      </w:r>
      <w:r w:rsidR="00F1516C" w:rsidRPr="004A1441">
        <w:rPr>
          <w:b/>
        </w:rPr>
        <w:t xml:space="preserve"> </w:t>
      </w:r>
      <w:r w:rsidR="00F1516C" w:rsidRPr="004A1441">
        <w:t xml:space="preserve">or “Password not recognised” depending on which data item is incorrect. </w:t>
      </w:r>
      <w:r w:rsidRPr="004A1441">
        <w:rPr>
          <w:b/>
        </w:rPr>
        <w:t>(</w:t>
      </w:r>
      <w:r w:rsidR="00BA381B" w:rsidRPr="004A1441">
        <w:rPr>
          <w:b/>
        </w:rPr>
        <w:t>Reference</w:t>
      </w:r>
      <w:r w:rsidRPr="004A1441">
        <w:rPr>
          <w:b/>
        </w:rPr>
        <w:t xml:space="preserve"> screen shot here).</w:t>
      </w:r>
    </w:p>
    <w:p w:rsidR="000908EB" w:rsidRPr="004A1441" w:rsidRDefault="00710A79" w:rsidP="00736FA8">
      <w:pPr>
        <w:pStyle w:val="BodyText"/>
      </w:pPr>
      <w:r w:rsidRPr="00410693">
        <w:t>The</w:t>
      </w:r>
      <w:r w:rsidRPr="004A1441">
        <w:t xml:space="preserve"> customer email is always sourced from the customer’s streamline </w:t>
      </w:r>
      <w:r w:rsidR="00850B43" w:rsidRPr="004A1441">
        <w:t xml:space="preserve">service </w:t>
      </w:r>
      <w:r w:rsidR="00964393" w:rsidRPr="004A1441">
        <w:t>guara</w:t>
      </w:r>
      <w:r w:rsidR="00850B43" w:rsidRPr="004A1441">
        <w:t xml:space="preserve">ntee </w:t>
      </w:r>
      <w:r w:rsidRPr="004A1441">
        <w:t xml:space="preserve">information. This will be updated when the </w:t>
      </w:r>
      <w:r w:rsidR="00850B43" w:rsidRPr="004A1441">
        <w:t>se</w:t>
      </w:r>
      <w:r w:rsidR="00964393" w:rsidRPr="004A1441">
        <w:t>rvice guara</w:t>
      </w:r>
      <w:r w:rsidR="00850B43" w:rsidRPr="004A1441">
        <w:t>ntee</w:t>
      </w:r>
      <w:r w:rsidRPr="004A1441">
        <w:t xml:space="preserve"> information is imported. A new Streamline email address will change the login email address f</w:t>
      </w:r>
      <w:r w:rsidR="007C0921" w:rsidRPr="004A1441">
        <w:t>or</w:t>
      </w:r>
      <w:r w:rsidRPr="004A1441">
        <w:t xml:space="preserve"> the customer.</w:t>
      </w:r>
      <w:r w:rsidR="00F1516C" w:rsidRPr="004A1441">
        <w:t xml:space="preserve"> </w:t>
      </w:r>
    </w:p>
    <w:p w:rsidR="007C0921" w:rsidRPr="004A1441" w:rsidRDefault="00F1516C" w:rsidP="00736FA8">
      <w:pPr>
        <w:pStyle w:val="BodyText"/>
        <w:rPr>
          <w:b/>
        </w:rPr>
      </w:pPr>
      <w:r w:rsidRPr="004A1441">
        <w:lastRenderedPageBreak/>
        <w:t xml:space="preserve">An exception to this rule would be where a customer updates their email address with UK Warranty directly as per the process detailed in </w:t>
      </w:r>
      <w:r w:rsidRPr="004A1441">
        <w:rPr>
          <w:b/>
        </w:rPr>
        <w:fldChar w:fldCharType="begin"/>
      </w:r>
      <w:r w:rsidRPr="004A1441">
        <w:rPr>
          <w:b/>
        </w:rPr>
        <w:instrText xml:space="preserve"> REF _Ref496624618 \r \h </w:instrText>
      </w:r>
      <w:r w:rsidR="007C0921" w:rsidRPr="004A1441">
        <w:rPr>
          <w:b/>
        </w:rPr>
        <w:instrText xml:space="preserve"> \* MERGEFORMAT </w:instrText>
      </w:r>
      <w:r w:rsidRPr="004A1441">
        <w:rPr>
          <w:b/>
        </w:rPr>
      </w:r>
      <w:r w:rsidRPr="004A1441">
        <w:rPr>
          <w:b/>
        </w:rPr>
        <w:fldChar w:fldCharType="separate"/>
      </w:r>
      <w:r w:rsidR="00E132E0" w:rsidRPr="004A1441">
        <w:rPr>
          <w:b/>
        </w:rPr>
        <w:t>6.5</w:t>
      </w:r>
      <w:r w:rsidRPr="004A1441">
        <w:rPr>
          <w:b/>
        </w:rPr>
        <w:fldChar w:fldCharType="end"/>
      </w:r>
      <w:r w:rsidRPr="004A1441">
        <w:rPr>
          <w:b/>
        </w:rPr>
        <w:t xml:space="preserve"> Not Enrolled Link.</w:t>
      </w:r>
      <w:r w:rsidR="007C0921" w:rsidRPr="004A1441">
        <w:rPr>
          <w:b/>
        </w:rPr>
        <w:t xml:space="preserve"> </w:t>
      </w:r>
    </w:p>
    <w:p w:rsidR="00F1516C" w:rsidRPr="004A1441" w:rsidRDefault="007C0921" w:rsidP="00736FA8">
      <w:pPr>
        <w:pStyle w:val="BodyText"/>
      </w:pPr>
      <w:r w:rsidRPr="004A1441">
        <w:t>Where the email address has been updated directly with UK Warranty the Streamline data feed should not overwrite this</w:t>
      </w:r>
      <w:r w:rsidRPr="004A1441">
        <w:rPr>
          <w:b/>
        </w:rPr>
        <w:t xml:space="preserve"> </w:t>
      </w:r>
      <w:r w:rsidRPr="004A1441">
        <w:t>in UK Warranty systems.</w:t>
      </w:r>
    </w:p>
    <w:p w:rsidR="00BA381B" w:rsidRPr="004A1441" w:rsidRDefault="00BA381B" w:rsidP="00BA381B">
      <w:pPr>
        <w:pStyle w:val="BodyText"/>
      </w:pPr>
      <w:r w:rsidRPr="00410693">
        <w:t>If a customer attempts to password re-set on an email not set up in the system their logon attempt will be unsuccessful.  They will be presented with an error messag</w:t>
      </w:r>
      <w:r w:rsidRPr="004A1441">
        <w:t>e that says “</w:t>
      </w:r>
      <w:r w:rsidR="00F1516C" w:rsidRPr="004A1441">
        <w:t>Email address</w:t>
      </w:r>
      <w:r w:rsidRPr="004A1441">
        <w:t xml:space="preserve"> not recognised”.</w:t>
      </w:r>
      <w:r w:rsidR="008E6AA3" w:rsidRPr="004A1441">
        <w:t xml:space="preserve"> Customers will have 5 attempts to enter the associated email address. After the 5</w:t>
      </w:r>
      <w:r w:rsidR="008E6AA3" w:rsidRPr="004A1441">
        <w:rPr>
          <w:vertAlign w:val="superscript"/>
        </w:rPr>
        <w:t>th</w:t>
      </w:r>
      <w:r w:rsidR="008E6AA3" w:rsidRPr="004A1441">
        <w:t xml:space="preserve"> attempt customers will be directed offline as per 6.4 Unrecognised Email Address</w:t>
      </w:r>
    </w:p>
    <w:p w:rsidR="000F19F1" w:rsidRPr="004A1441" w:rsidRDefault="000F19F1" w:rsidP="00BA381B">
      <w:pPr>
        <w:pStyle w:val="BodyText"/>
      </w:pPr>
      <w:r w:rsidRPr="004A1441">
        <w:t xml:space="preserve">There will be scenarios where by the customer may update their email address in ‘My Account’ which will not automatically update streamline. This will create a potential issue for customers whereby they believe the email address for the customer portal has been changed. Copy and content in conjunction with communications to relevant areas will attempt to ensure that customers informed appropriately. </w:t>
      </w:r>
    </w:p>
    <w:p w:rsidR="000F19F1" w:rsidRPr="004A1441" w:rsidRDefault="000F19F1" w:rsidP="00BA381B">
      <w:pPr>
        <w:pStyle w:val="BodyText"/>
      </w:pPr>
      <w:r w:rsidRPr="004A1441">
        <w:t>If a customer changes their email address in ‘My account’ ONLY upon either of the two events listed below will the streamline data feed provide a new email address to UK Warranty thus ensuring the customer portal account email address has been updated</w:t>
      </w:r>
    </w:p>
    <w:p w:rsidR="000F19F1" w:rsidRPr="004A1441" w:rsidRDefault="000F19F1" w:rsidP="000F19F1">
      <w:pPr>
        <w:pStyle w:val="BodyText"/>
        <w:numPr>
          <w:ilvl w:val="0"/>
          <w:numId w:val="37"/>
        </w:numPr>
        <w:spacing w:after="0"/>
      </w:pPr>
      <w:r w:rsidRPr="004A1441">
        <w:t>Upon renewal of SG post email being changed in ‘My Account’</w:t>
      </w:r>
    </w:p>
    <w:p w:rsidR="000F19F1" w:rsidRPr="004A1441" w:rsidRDefault="000F19F1" w:rsidP="000F19F1">
      <w:pPr>
        <w:pStyle w:val="BodyText"/>
        <w:numPr>
          <w:ilvl w:val="0"/>
          <w:numId w:val="37"/>
        </w:numPr>
        <w:spacing w:after="0"/>
        <w:rPr>
          <w:b/>
        </w:rPr>
      </w:pPr>
      <w:r w:rsidRPr="004A1441">
        <w:t>Purchase of a service guarantee warrantable retail item from either Very or Littlewoods</w:t>
      </w:r>
    </w:p>
    <w:p w:rsidR="000F19F1" w:rsidRPr="004A1441" w:rsidRDefault="000F19F1" w:rsidP="000F19F1">
      <w:pPr>
        <w:pStyle w:val="BodyText"/>
        <w:spacing w:after="0"/>
        <w:ind w:left="1800"/>
        <w:rPr>
          <w:b/>
        </w:rPr>
      </w:pPr>
    </w:p>
    <w:p w:rsidR="000F19F1" w:rsidRPr="004A1441" w:rsidRDefault="000F19F1" w:rsidP="000F19F1">
      <w:pPr>
        <w:pStyle w:val="BodyText"/>
        <w:spacing w:after="0"/>
        <w:rPr>
          <w:b/>
        </w:rPr>
      </w:pPr>
      <w:r w:rsidRPr="004A1441">
        <w:t xml:space="preserve">During the intervening period between a customer changing their my account email address and either of the two events above occurring, customers may forget and try and access the customer portal using the ‘My Account’ email address. This scenario follows the same 5 </w:t>
      </w:r>
      <w:r w:rsidR="00320F7D" w:rsidRPr="004A1441">
        <w:t>login attempt rule.</w:t>
      </w:r>
    </w:p>
    <w:p w:rsidR="000F19F1" w:rsidRPr="004A1441" w:rsidRDefault="000F19F1" w:rsidP="000F19F1">
      <w:pPr>
        <w:pStyle w:val="BodyText"/>
        <w:spacing w:after="0"/>
        <w:ind w:left="1800"/>
        <w:rPr>
          <w:b/>
        </w:rPr>
      </w:pPr>
    </w:p>
    <w:p w:rsidR="000908EB" w:rsidRPr="004A1441" w:rsidRDefault="00710A79" w:rsidP="00736FA8">
      <w:pPr>
        <w:pStyle w:val="BodyText"/>
      </w:pPr>
      <w:r w:rsidRPr="004A1441">
        <w:t>The Streamline data will be made unique using the Streamline customer id</w:t>
      </w:r>
      <w:r w:rsidR="000908EB" w:rsidRPr="004A1441">
        <w:t>. T</w:t>
      </w:r>
      <w:r w:rsidR="00DA7FD9" w:rsidRPr="004A1441">
        <w:t xml:space="preserve">his the </w:t>
      </w:r>
      <w:r w:rsidR="000908EB" w:rsidRPr="004A1441">
        <w:t xml:space="preserve">SD </w:t>
      </w:r>
      <w:r w:rsidR="00DA7FD9" w:rsidRPr="004A1441">
        <w:t>account number</w:t>
      </w:r>
      <w:r w:rsidRPr="004A1441">
        <w:t>.</w:t>
      </w:r>
      <w:r w:rsidR="00DB077D" w:rsidRPr="004A1441">
        <w:t xml:space="preserve"> </w:t>
      </w:r>
    </w:p>
    <w:p w:rsidR="00D13460" w:rsidRPr="004A1441" w:rsidRDefault="00D13460" w:rsidP="00D13460">
      <w:pPr>
        <w:pStyle w:val="Heading2"/>
      </w:pPr>
      <w:bookmarkStart w:id="435" w:name="_Toc496627163"/>
      <w:bookmarkStart w:id="436" w:name="_Toc499216866"/>
      <w:bookmarkEnd w:id="435"/>
      <w:r w:rsidRPr="004A1441">
        <w:t xml:space="preserve">Forgotten Password </w:t>
      </w:r>
      <w:r w:rsidR="00243821" w:rsidRPr="004A1441">
        <w:t xml:space="preserve">/ Incorrect Password </w:t>
      </w:r>
      <w:r w:rsidRPr="004A1441">
        <w:t>Process</w:t>
      </w:r>
      <w:bookmarkEnd w:id="436"/>
    </w:p>
    <w:p w:rsidR="00BA381B" w:rsidRPr="004A1441" w:rsidRDefault="00BA381B" w:rsidP="00BA381B">
      <w:pPr>
        <w:pStyle w:val="BodyText"/>
      </w:pPr>
      <w:r w:rsidRPr="004A1441">
        <w:t xml:space="preserve">If a user exceeds their maximum login attempts or clicks the forgotten password link they will be presented with the ‘Forgotten Password’ page where the user will enter their email address </w:t>
      </w:r>
      <w:r w:rsidRPr="004A1441">
        <w:rPr>
          <w:b/>
          <w:color w:val="000000" w:themeColor="text1"/>
        </w:rPr>
        <w:t>(Reference the screen shots here)</w:t>
      </w:r>
      <w:r w:rsidRPr="004A1441">
        <w:t xml:space="preserve">. </w:t>
      </w:r>
    </w:p>
    <w:p w:rsidR="00BA381B" w:rsidRPr="004A1441" w:rsidRDefault="00BA381B" w:rsidP="00BA381B">
      <w:pPr>
        <w:pStyle w:val="BodyText"/>
      </w:pPr>
      <w:r w:rsidRPr="004A1441">
        <w:t>A ‘Forgotten Password’ email with a link to reset the password will then be generated to the email address for the customer. When</w:t>
      </w:r>
      <w:r w:rsidR="0057194A" w:rsidRPr="004A1441">
        <w:t xml:space="preserve"> the customer clicks on the lin</w:t>
      </w:r>
      <w:r w:rsidRPr="004A1441">
        <w:t xml:space="preserve">k they will be presented with a ‘New Password’ page. </w:t>
      </w:r>
      <w:r w:rsidRPr="004A1441">
        <w:rPr>
          <w:b/>
          <w:color w:val="000000" w:themeColor="text1"/>
        </w:rPr>
        <w:t>(Reference the screen shots here)</w:t>
      </w:r>
      <w:r w:rsidRPr="004A1441">
        <w:t>.</w:t>
      </w:r>
    </w:p>
    <w:p w:rsidR="00CF765C" w:rsidRPr="004A1441" w:rsidRDefault="00BA381B" w:rsidP="00BA381B">
      <w:pPr>
        <w:pStyle w:val="BodyText"/>
      </w:pPr>
      <w:r w:rsidRPr="004A1441">
        <w:t xml:space="preserve">The customer will enter a new password in the ‘New Password:’ field and click ‘next’. </w:t>
      </w:r>
    </w:p>
    <w:p w:rsidR="00BA381B" w:rsidRPr="004A1441" w:rsidRDefault="00BA381B" w:rsidP="00BA381B">
      <w:pPr>
        <w:pStyle w:val="BodyText"/>
      </w:pPr>
      <w:r w:rsidRPr="004A1441">
        <w:t xml:space="preserve">Passwords will be validated as containing both alpha and numeric characters and be at least eight characters in length. </w:t>
      </w:r>
    </w:p>
    <w:p w:rsidR="00BA381B" w:rsidRPr="004A1441" w:rsidRDefault="00BA381B" w:rsidP="00BA381B">
      <w:pPr>
        <w:pStyle w:val="BodyText"/>
        <w:rPr>
          <w:b/>
        </w:rPr>
      </w:pPr>
      <w:r w:rsidRPr="004A1441">
        <w:t xml:space="preserve">Once the password is set the user will be logged in and presented with the home page. </w:t>
      </w:r>
      <w:r w:rsidRPr="004A1441">
        <w:rPr>
          <w:b/>
        </w:rPr>
        <w:t xml:space="preserve">(See section </w:t>
      </w:r>
      <w:r w:rsidR="007A6069" w:rsidRPr="004A1441">
        <w:fldChar w:fldCharType="begin"/>
      </w:r>
      <w:r w:rsidR="007A6069" w:rsidRPr="004A1441">
        <w:instrText xml:space="preserve"> REF _Ref488402094 \w \h  \* MERGEFORMAT </w:instrText>
      </w:r>
      <w:r w:rsidR="007A6069" w:rsidRPr="004A1441">
        <w:fldChar w:fldCharType="separate"/>
      </w:r>
      <w:r w:rsidR="00E132E0" w:rsidRPr="004A1441">
        <w:rPr>
          <w:b/>
        </w:rPr>
        <w:t>7.6</w:t>
      </w:r>
      <w:r w:rsidR="007A6069" w:rsidRPr="004A1441">
        <w:fldChar w:fldCharType="end"/>
      </w:r>
      <w:r w:rsidRPr="004A1441">
        <w:rPr>
          <w:b/>
        </w:rPr>
        <w:t xml:space="preserve"> for Home Page details)</w:t>
      </w:r>
    </w:p>
    <w:p w:rsidR="00CF765C" w:rsidRPr="004A1441" w:rsidRDefault="00CF765C" w:rsidP="00CF765C">
      <w:pPr>
        <w:pStyle w:val="BodyText"/>
        <w:rPr>
          <w:rFonts w:cs="Arial"/>
          <w:b/>
        </w:rPr>
      </w:pPr>
      <w:r w:rsidRPr="004A1441">
        <w:rPr>
          <w:b/>
        </w:rPr>
        <w:t xml:space="preserve">A ‘Password Changed Confirmation’ email will be issued to the customer. (See section </w:t>
      </w:r>
      <w:r w:rsidR="007A6069" w:rsidRPr="004A1441">
        <w:fldChar w:fldCharType="begin"/>
      </w:r>
      <w:r w:rsidR="007A6069" w:rsidRPr="004A1441">
        <w:instrText xml:space="preserve"> REF _Ref488401969 \r \h  \* MERGEFORMAT </w:instrText>
      </w:r>
      <w:r w:rsidR="007A6069" w:rsidRPr="004A1441">
        <w:fldChar w:fldCharType="separate"/>
      </w:r>
      <w:r w:rsidR="00E132E0" w:rsidRPr="004A1441">
        <w:rPr>
          <w:b/>
        </w:rPr>
        <w:t>9.6</w:t>
      </w:r>
      <w:r w:rsidR="007A6069" w:rsidRPr="004A1441">
        <w:fldChar w:fldCharType="end"/>
      </w:r>
      <w:r w:rsidRPr="004A1441">
        <w:rPr>
          <w:b/>
        </w:rPr>
        <w:t xml:space="preserve"> for ‘Password Changed Confirmation’ email details)</w:t>
      </w:r>
    </w:p>
    <w:p w:rsidR="00BA381B" w:rsidRPr="004A1441" w:rsidRDefault="00CF765C" w:rsidP="00736FA8">
      <w:pPr>
        <w:pStyle w:val="BodyText"/>
      </w:pPr>
      <w:r w:rsidRPr="004A1441">
        <w:lastRenderedPageBreak/>
        <w:t>If the password is not validate</w:t>
      </w:r>
      <w:r w:rsidR="0057194A" w:rsidRPr="004A1441">
        <w:t>d</w:t>
      </w:r>
      <w:r w:rsidRPr="004A1441">
        <w:t xml:space="preserve"> the customer will receive a message on screen ‘Invalid Password’ and will be given the opportunity to enter a new password. The user has unlimited attempts to choose a password. </w:t>
      </w:r>
      <w:r w:rsidRPr="004A1441">
        <w:rPr>
          <w:b/>
          <w:color w:val="000000" w:themeColor="text1"/>
        </w:rPr>
        <w:t>(Reference the screen shots here – This needs a screen shot and confirming with UKW.)</w:t>
      </w:r>
      <w:r w:rsidRPr="004A1441">
        <w:t>.</w:t>
      </w:r>
    </w:p>
    <w:p w:rsidR="00243821" w:rsidRPr="004A1441" w:rsidRDefault="00243821" w:rsidP="00736FA8">
      <w:pPr>
        <w:pStyle w:val="BodyText"/>
      </w:pPr>
    </w:p>
    <w:p w:rsidR="00243821" w:rsidRPr="004A1441" w:rsidRDefault="00243821" w:rsidP="00A92334">
      <w:pPr>
        <w:pStyle w:val="Heading2"/>
      </w:pPr>
      <w:bookmarkStart w:id="437" w:name="_Toc499216867"/>
      <w:r w:rsidRPr="004A1441">
        <w:t>Unrecognised Email Address</w:t>
      </w:r>
      <w:bookmarkEnd w:id="437"/>
    </w:p>
    <w:p w:rsidR="00243821" w:rsidRPr="004A1441" w:rsidRDefault="00243821" w:rsidP="00243821">
      <w:pPr>
        <w:pStyle w:val="BodyText"/>
      </w:pPr>
      <w:r w:rsidRPr="004A1441">
        <w:t>There may be scenarios where by the customer is entering an email address at login that does not match records held by UK Warranty.</w:t>
      </w:r>
    </w:p>
    <w:p w:rsidR="00243821" w:rsidRPr="004A1441" w:rsidRDefault="00243821" w:rsidP="00243821">
      <w:pPr>
        <w:pStyle w:val="BodyText"/>
      </w:pPr>
      <w:r w:rsidRPr="004A1441">
        <w:t>Where a customer exceeds the 5 login attempts due to an unrecognised email address being entered the customer will be presented with an on screen message to direct the customer offline to discuss and update their login credentials with UK Warranty directly.</w:t>
      </w:r>
    </w:p>
    <w:p w:rsidR="00243821" w:rsidRPr="00410693" w:rsidRDefault="00243821" w:rsidP="00736FA8">
      <w:pPr>
        <w:pStyle w:val="BodyText"/>
      </w:pPr>
    </w:p>
    <w:p w:rsidR="00243162" w:rsidRPr="004A1441" w:rsidRDefault="00243162" w:rsidP="00A92334">
      <w:pPr>
        <w:pStyle w:val="Heading2"/>
      </w:pPr>
      <w:bookmarkStart w:id="438" w:name="_Ref496624618"/>
      <w:bookmarkStart w:id="439" w:name="_Toc499216868"/>
      <w:r w:rsidRPr="004A1441">
        <w:t>Not Enrolled Link</w:t>
      </w:r>
      <w:bookmarkEnd w:id="438"/>
      <w:bookmarkEnd w:id="439"/>
    </w:p>
    <w:p w:rsidR="005F02CC" w:rsidRPr="004A1441" w:rsidRDefault="005F02CC">
      <w:pPr>
        <w:pStyle w:val="BodyText"/>
      </w:pPr>
      <w:r w:rsidRPr="004A1441">
        <w:t>A link will exist on the Login page that will allow users to select a new enrolment email to be issued.</w:t>
      </w:r>
    </w:p>
    <w:p w:rsidR="005F02CC" w:rsidRPr="004A1441" w:rsidRDefault="005F02CC">
      <w:pPr>
        <w:pStyle w:val="BodyText"/>
      </w:pPr>
      <w:r w:rsidRPr="004A1441">
        <w:t>Predominantly those who will benefit from this functionality will be</w:t>
      </w:r>
      <w:r w:rsidR="00424E56" w:rsidRPr="004A1441">
        <w:t>:</w:t>
      </w:r>
      <w:r w:rsidRPr="004A1441">
        <w:t xml:space="preserve"> </w:t>
      </w:r>
    </w:p>
    <w:p w:rsidR="00DD273C" w:rsidRPr="004A1441" w:rsidRDefault="005F48A2" w:rsidP="00A92334">
      <w:pPr>
        <w:pStyle w:val="BodyText"/>
        <w:numPr>
          <w:ilvl w:val="0"/>
          <w:numId w:val="37"/>
        </w:numPr>
        <w:spacing w:after="0"/>
      </w:pPr>
      <w:r w:rsidRPr="004A1441">
        <w:t>Back Book customers having access to the customer portal</w:t>
      </w:r>
    </w:p>
    <w:p w:rsidR="00DD273C" w:rsidRPr="004A1441" w:rsidRDefault="007A2E61" w:rsidP="00A92334">
      <w:pPr>
        <w:pStyle w:val="BodyText"/>
        <w:numPr>
          <w:ilvl w:val="0"/>
          <w:numId w:val="37"/>
        </w:numPr>
        <w:spacing w:after="0"/>
      </w:pPr>
      <w:r w:rsidRPr="004A1441">
        <w:t>Customers who misplace their</w:t>
      </w:r>
      <w:r w:rsidR="005F48A2" w:rsidRPr="004A1441">
        <w:t xml:space="preserve"> enrolment links</w:t>
      </w:r>
    </w:p>
    <w:p w:rsidR="00DD273C" w:rsidRPr="004A1441" w:rsidRDefault="005F48A2" w:rsidP="00A92334">
      <w:pPr>
        <w:pStyle w:val="BodyText"/>
        <w:numPr>
          <w:ilvl w:val="0"/>
          <w:numId w:val="37"/>
        </w:numPr>
        <w:spacing w:after="0"/>
      </w:pPr>
      <w:r w:rsidRPr="004A1441">
        <w:t>Invalid email addresses</w:t>
      </w:r>
      <w:r w:rsidR="007A2E61" w:rsidRPr="004A1441">
        <w:t xml:space="preserve"> (defined as an email address that doesn’t correspond with what </w:t>
      </w:r>
      <w:r w:rsidR="00E3336D" w:rsidRPr="004A1441">
        <w:t>is already captured for the customer</w:t>
      </w:r>
      <w:r w:rsidR="007A2E61" w:rsidRPr="004A1441">
        <w:t>)</w:t>
      </w:r>
    </w:p>
    <w:p w:rsidR="00424E56" w:rsidRPr="004A1441" w:rsidRDefault="00424E56" w:rsidP="00A92334">
      <w:pPr>
        <w:pStyle w:val="BodyText"/>
        <w:spacing w:after="0"/>
        <w:ind w:left="1800"/>
      </w:pPr>
    </w:p>
    <w:p w:rsidR="00424E56" w:rsidRPr="004A1441" w:rsidRDefault="004C3855" w:rsidP="00A92334">
      <w:pPr>
        <w:pStyle w:val="BodyText"/>
        <w:jc w:val="left"/>
      </w:pPr>
      <w:r w:rsidRPr="004A1441">
        <w:t xml:space="preserve">When the customer clicks </w:t>
      </w:r>
      <w:r w:rsidR="00E3336D" w:rsidRPr="004A1441">
        <w:t xml:space="preserve">on the </w:t>
      </w:r>
      <w:r w:rsidRPr="004A1441">
        <w:t>link they will be presented with the option to en</w:t>
      </w:r>
      <w:r w:rsidR="00E3336D" w:rsidRPr="004A1441">
        <w:t>ter an email address for the enrolment email to be issued to. The email address the customer enter</w:t>
      </w:r>
      <w:r w:rsidR="00424E56" w:rsidRPr="004A1441">
        <w:t>e</w:t>
      </w:r>
      <w:r w:rsidR="00E3336D" w:rsidRPr="004A1441">
        <w:t>d will be validated against wha</w:t>
      </w:r>
      <w:r w:rsidR="00424E56" w:rsidRPr="004A1441">
        <w:t>t is already captured for the c</w:t>
      </w:r>
      <w:r w:rsidR="00E3336D" w:rsidRPr="004A1441">
        <w:t>ustomer.</w:t>
      </w:r>
    </w:p>
    <w:p w:rsidR="00E3336D" w:rsidRPr="004A1441" w:rsidRDefault="00E3336D" w:rsidP="00A92334">
      <w:pPr>
        <w:pStyle w:val="BodyText"/>
        <w:numPr>
          <w:ilvl w:val="0"/>
          <w:numId w:val="52"/>
        </w:numPr>
        <w:jc w:val="left"/>
      </w:pPr>
      <w:r w:rsidRPr="004A1441">
        <w:t>If t</w:t>
      </w:r>
      <w:r w:rsidR="00424E56" w:rsidRPr="004A1441">
        <w:t xml:space="preserve">he email address entered </w:t>
      </w:r>
      <w:r w:rsidR="00424E56" w:rsidRPr="004A1441">
        <w:rPr>
          <w:b/>
          <w:u w:val="single"/>
        </w:rPr>
        <w:t>DOES</w:t>
      </w:r>
      <w:r w:rsidR="00424E56" w:rsidRPr="004A1441">
        <w:t xml:space="preserve"> match</w:t>
      </w:r>
      <w:r w:rsidRPr="004A1441">
        <w:t xml:space="preserve"> what is already captured an enrolment email will be issued </w:t>
      </w:r>
      <w:r w:rsidR="00424E56" w:rsidRPr="004A1441">
        <w:t>to the customer using this email address. The customer will receive an on screen notification that will explain the next steps and what the customer should do in the event the enrolment email is not received. (Refer to screen shot here)</w:t>
      </w:r>
    </w:p>
    <w:p w:rsidR="00424E56" w:rsidRPr="004A1441" w:rsidRDefault="00424E56" w:rsidP="00A92334">
      <w:pPr>
        <w:pStyle w:val="BodyText"/>
        <w:numPr>
          <w:ilvl w:val="0"/>
          <w:numId w:val="52"/>
        </w:numPr>
        <w:jc w:val="left"/>
      </w:pPr>
      <w:r w:rsidRPr="004A1441">
        <w:t xml:space="preserve">If the email address entered </w:t>
      </w:r>
      <w:r w:rsidRPr="004A1441">
        <w:rPr>
          <w:b/>
          <w:u w:val="single"/>
        </w:rPr>
        <w:t>DOES NOT</w:t>
      </w:r>
      <w:r w:rsidRPr="004A1441">
        <w:t xml:space="preserve"> match what is already captured the customer will receive an on screen notification to call the contact centre to complete the enrolment</w:t>
      </w:r>
      <w:r w:rsidR="00DF4A91" w:rsidRPr="004A1441">
        <w:t xml:space="preserve"> by updating the email address</w:t>
      </w:r>
      <w:r w:rsidRPr="004A1441">
        <w:t>. (Refer to screen shot here)</w:t>
      </w:r>
    </w:p>
    <w:p w:rsidR="00DF4A91" w:rsidRPr="004A1441" w:rsidRDefault="00DF4A91" w:rsidP="00A92334">
      <w:pPr>
        <w:pStyle w:val="BodyText"/>
        <w:jc w:val="left"/>
      </w:pPr>
      <w:r w:rsidRPr="004A1441">
        <w:t>When an email address is updated by the customer by calling the contact centre</w:t>
      </w:r>
      <w:r w:rsidR="005F48A2" w:rsidRPr="004A1441">
        <w:t xml:space="preserve"> subsequent Streamline policy files from Shop Direct should not overwrite these.</w:t>
      </w:r>
      <w:r w:rsidR="005F48A2" w:rsidRPr="00410693">
        <w:t xml:space="preserve"> </w:t>
      </w:r>
    </w:p>
    <w:p w:rsidR="00402F57" w:rsidRPr="004A1441" w:rsidRDefault="00402F57" w:rsidP="00402F57">
      <w:pPr>
        <w:pStyle w:val="Heading1"/>
      </w:pPr>
      <w:bookmarkStart w:id="440" w:name="_Toc496627167"/>
      <w:bookmarkStart w:id="441" w:name="_Toc499216869"/>
      <w:bookmarkEnd w:id="440"/>
      <w:r w:rsidRPr="004A1441">
        <w:lastRenderedPageBreak/>
        <w:t>Portal Functionality</w:t>
      </w:r>
      <w:bookmarkEnd w:id="441"/>
    </w:p>
    <w:p w:rsidR="001C6BB2" w:rsidRPr="004A1441" w:rsidRDefault="001C6BB2" w:rsidP="001C6BB2">
      <w:pPr>
        <w:pStyle w:val="Heading2"/>
      </w:pPr>
      <w:bookmarkStart w:id="442" w:name="_Toc499216870"/>
      <w:r w:rsidRPr="004A1441">
        <w:t>Portal Flow</w:t>
      </w:r>
      <w:bookmarkEnd w:id="442"/>
    </w:p>
    <w:p w:rsidR="001C6BB2" w:rsidRPr="004A1441" w:rsidRDefault="000F5870" w:rsidP="001C6BB2">
      <w:r w:rsidRPr="004A1441">
        <w:object w:dxaOrig="19608" w:dyaOrig="16561">
          <v:shape id="_x0000_i1027" type="#_x0000_t75" style="width:410.95pt;height:352.55pt" o:ole="">
            <v:imagedata r:id="rId16" o:title=""/>
          </v:shape>
          <o:OLEObject Type="Embed" ProgID="Visio.Drawing.15" ShapeID="_x0000_i1027" DrawAspect="Content" ObjectID="_1617020092" r:id="rId17"/>
        </w:object>
      </w:r>
    </w:p>
    <w:p w:rsidR="00DA7FD9" w:rsidRPr="004A1441" w:rsidRDefault="00DA7FD9" w:rsidP="005B591D"/>
    <w:p w:rsidR="00DA7FD9" w:rsidRPr="004A1441" w:rsidRDefault="00DA7FD9" w:rsidP="00DA7FD9">
      <w:pPr>
        <w:pStyle w:val="BodyText"/>
      </w:pPr>
    </w:p>
    <w:p w:rsidR="00DA7FD9" w:rsidRPr="004A1441" w:rsidRDefault="00DA7FD9" w:rsidP="00D13460">
      <w:pPr>
        <w:pStyle w:val="Heading2"/>
      </w:pPr>
      <w:bookmarkStart w:id="443" w:name="_Toc499216871"/>
      <w:r w:rsidRPr="004A1441">
        <w:t>Page Footer</w:t>
      </w:r>
      <w:bookmarkEnd w:id="443"/>
    </w:p>
    <w:p w:rsidR="00DA7FD9" w:rsidRPr="004A1441" w:rsidRDefault="00DA7FD9" w:rsidP="00EF6A2F">
      <w:pPr>
        <w:pStyle w:val="BodyText"/>
        <w:ind w:left="1134"/>
      </w:pPr>
      <w:r w:rsidRPr="004A1441">
        <w:t xml:space="preserve">Every page will include </w:t>
      </w:r>
      <w:r w:rsidR="008C4024" w:rsidRPr="004A1441">
        <w:t>standard</w:t>
      </w:r>
      <w:r w:rsidRPr="004A1441">
        <w:t xml:space="preserve"> website footer. The footer content will be provided by Shop Direct.</w:t>
      </w:r>
      <w:r w:rsidR="00D13460" w:rsidRPr="004A1441">
        <w:t xml:space="preserve"> </w:t>
      </w:r>
      <w:r w:rsidR="00D13460" w:rsidRPr="004A1441">
        <w:rPr>
          <w:b/>
        </w:rPr>
        <w:t>(Reference screen shot here)</w:t>
      </w:r>
    </w:p>
    <w:p w:rsidR="00DA7FD9" w:rsidRPr="004A1441" w:rsidRDefault="00DA7FD9" w:rsidP="00DA7FD9">
      <w:pPr>
        <w:pStyle w:val="Heading2"/>
      </w:pPr>
      <w:bookmarkStart w:id="444" w:name="_Toc499216872"/>
      <w:r w:rsidRPr="004A1441">
        <w:t xml:space="preserve">Contact Us </w:t>
      </w:r>
      <w:r w:rsidR="00FE7E22" w:rsidRPr="004A1441">
        <w:t xml:space="preserve">/ Legal </w:t>
      </w:r>
      <w:r w:rsidRPr="004A1441">
        <w:t>Page</w:t>
      </w:r>
      <w:bookmarkEnd w:id="444"/>
    </w:p>
    <w:p w:rsidR="00DA7FD9" w:rsidRPr="004A1441" w:rsidRDefault="00DA7FD9" w:rsidP="00DA7FD9">
      <w:pPr>
        <w:pStyle w:val="BodyText"/>
        <w:rPr>
          <w:b/>
        </w:rPr>
      </w:pPr>
      <w:r w:rsidRPr="004A1441">
        <w:t>A contact us page will be available to the customer containing content provided by Shop Direct.</w:t>
      </w:r>
      <w:r w:rsidR="00D13460" w:rsidRPr="004A1441">
        <w:t xml:space="preserve"> </w:t>
      </w:r>
      <w:r w:rsidR="00D13460" w:rsidRPr="004A1441">
        <w:rPr>
          <w:b/>
        </w:rPr>
        <w:t>(Reference screen shot here)</w:t>
      </w:r>
    </w:p>
    <w:p w:rsidR="00243A70" w:rsidRPr="004A1441" w:rsidRDefault="00243A70" w:rsidP="00243A70">
      <w:pPr>
        <w:pStyle w:val="Heading2"/>
      </w:pPr>
      <w:bookmarkStart w:id="445" w:name="_Toc492311696"/>
      <w:bookmarkStart w:id="446" w:name="_Toc492312445"/>
      <w:bookmarkStart w:id="447" w:name="_Toc496627172"/>
      <w:bookmarkStart w:id="448" w:name="_Toc499216873"/>
      <w:bookmarkEnd w:id="445"/>
      <w:bookmarkEnd w:id="446"/>
      <w:bookmarkEnd w:id="447"/>
      <w:r w:rsidRPr="004A1441">
        <w:t>Home Button</w:t>
      </w:r>
      <w:bookmarkEnd w:id="448"/>
    </w:p>
    <w:p w:rsidR="00243A70" w:rsidRPr="004A1441" w:rsidRDefault="00243A70" w:rsidP="00243A70">
      <w:pPr>
        <w:pStyle w:val="BodyText"/>
      </w:pPr>
      <w:r w:rsidRPr="004A1441">
        <w:t>A ‘Home’ button will be visible on each screen available in the customer portal. The ‘Home’ button will take the user back to the Home page.</w:t>
      </w:r>
      <w:r w:rsidR="00D13460" w:rsidRPr="004A1441">
        <w:t xml:space="preserve"> </w:t>
      </w:r>
      <w:r w:rsidR="00D13460" w:rsidRPr="004A1441">
        <w:rPr>
          <w:b/>
        </w:rPr>
        <w:t>(insert Icon Here)</w:t>
      </w:r>
    </w:p>
    <w:p w:rsidR="00243A70" w:rsidRPr="004A1441" w:rsidRDefault="00243A70" w:rsidP="00243A70">
      <w:pPr>
        <w:pStyle w:val="Heading2"/>
      </w:pPr>
      <w:bookmarkStart w:id="449" w:name="_Toc499216874"/>
      <w:r w:rsidRPr="004A1441">
        <w:lastRenderedPageBreak/>
        <w:t>Back Button</w:t>
      </w:r>
      <w:bookmarkEnd w:id="449"/>
    </w:p>
    <w:p w:rsidR="00243A70" w:rsidRPr="004A1441" w:rsidRDefault="00243A70" w:rsidP="00243A70">
      <w:pPr>
        <w:pStyle w:val="BodyText"/>
      </w:pPr>
      <w:r w:rsidRPr="004A1441">
        <w:t xml:space="preserve">The ‘Back’ button will only be available on pages in the customer portal where it is logical for users to return to the previous screen. E.g. returning to the ‘Home’ page from the ‘Product’ page. </w:t>
      </w:r>
      <w:r w:rsidR="00D13460" w:rsidRPr="004A1441">
        <w:rPr>
          <w:b/>
        </w:rPr>
        <w:t>(insert Icon Here)</w:t>
      </w:r>
    </w:p>
    <w:p w:rsidR="00DA7FD9" w:rsidRPr="004A1441" w:rsidRDefault="0042512D" w:rsidP="00DA7FD9">
      <w:pPr>
        <w:pStyle w:val="Heading2"/>
      </w:pPr>
      <w:r w:rsidRPr="004A1441">
        <w:fldChar w:fldCharType="begin"/>
      </w:r>
      <w:r w:rsidR="00DA7FD9" w:rsidRPr="004A1441">
        <w:instrText xml:space="preserve">  </w:instrText>
      </w:r>
      <w:r w:rsidRPr="004A1441">
        <w:fldChar w:fldCharType="end"/>
      </w:r>
      <w:bookmarkStart w:id="450" w:name="_Ref488402089"/>
      <w:bookmarkStart w:id="451" w:name="_Ref488402094"/>
      <w:bookmarkStart w:id="452" w:name="_Ref488402116"/>
      <w:bookmarkStart w:id="453" w:name="_Ref488404220"/>
      <w:bookmarkStart w:id="454" w:name="_Toc499216875"/>
      <w:r w:rsidR="00DA7FD9" w:rsidRPr="004A1441">
        <w:t>Home Page</w:t>
      </w:r>
      <w:bookmarkEnd w:id="450"/>
      <w:bookmarkEnd w:id="451"/>
      <w:bookmarkEnd w:id="452"/>
      <w:bookmarkEnd w:id="453"/>
      <w:bookmarkEnd w:id="454"/>
    </w:p>
    <w:p w:rsidR="009D1967" w:rsidRPr="004A1441" w:rsidRDefault="00DA7FD9" w:rsidP="009E3238">
      <w:pPr>
        <w:pStyle w:val="BodyText"/>
        <w:rPr>
          <w:b/>
        </w:rPr>
      </w:pPr>
      <w:r w:rsidRPr="004A1441">
        <w:t xml:space="preserve">The appliances and </w:t>
      </w:r>
      <w:r w:rsidR="009E3238" w:rsidRPr="004A1441">
        <w:t xml:space="preserve">SG’s </w:t>
      </w:r>
      <w:r w:rsidRPr="004A1441">
        <w:t>will be ordered by date</w:t>
      </w:r>
      <w:r w:rsidR="00D13460" w:rsidRPr="004A1441">
        <w:t xml:space="preserve"> in descending order showing the most recently purchased SG first. </w:t>
      </w:r>
      <w:r w:rsidRPr="004A1441">
        <w:t xml:space="preserve">Expired </w:t>
      </w:r>
      <w:r w:rsidR="009E3238" w:rsidRPr="004A1441">
        <w:t xml:space="preserve">SG’s </w:t>
      </w:r>
      <w:r w:rsidRPr="004A1441">
        <w:t xml:space="preserve">will be displayed </w:t>
      </w:r>
      <w:r w:rsidR="00D13460" w:rsidRPr="004A1441">
        <w:t>last</w:t>
      </w:r>
      <w:r w:rsidRPr="004A1441">
        <w:t>. The</w:t>
      </w:r>
      <w:r w:rsidR="00D13460" w:rsidRPr="004A1441">
        <w:t xml:space="preserve"> icon and text</w:t>
      </w:r>
      <w:r w:rsidRPr="004A1441">
        <w:t xml:space="preserve"> on </w:t>
      </w:r>
      <w:r w:rsidR="00D13460" w:rsidRPr="004A1441">
        <w:t xml:space="preserve">expired </w:t>
      </w:r>
      <w:r w:rsidR="009E3238" w:rsidRPr="004A1441">
        <w:t>SG’s</w:t>
      </w:r>
      <w:r w:rsidRPr="004A1441">
        <w:t xml:space="preserve"> will be greyed out.</w:t>
      </w:r>
      <w:r w:rsidR="009D1967" w:rsidRPr="004A1441">
        <w:rPr>
          <w:b/>
        </w:rPr>
        <w:t xml:space="preserve"> (Reference screen shot here)</w:t>
      </w:r>
    </w:p>
    <w:p w:rsidR="00347F24" w:rsidRPr="0034144E" w:rsidRDefault="00347F24" w:rsidP="00E132E0">
      <w:pPr>
        <w:pStyle w:val="Heading3"/>
        <w:rPr>
          <w:highlight w:val="magenta"/>
          <w:rPrChange w:id="455" w:author="Wright, Phil" w:date="2017-11-23T16:21:00Z">
            <w:rPr/>
          </w:rPrChange>
        </w:rPr>
      </w:pPr>
      <w:bookmarkStart w:id="456" w:name="_Toc499216876"/>
      <w:r w:rsidRPr="0034144E">
        <w:rPr>
          <w:highlight w:val="magenta"/>
          <w:rPrChange w:id="457" w:author="Wright, Phil" w:date="2017-11-23T16:21:00Z">
            <w:rPr/>
          </w:rPrChange>
        </w:rPr>
        <w:t>Expired SG Products</w:t>
      </w:r>
      <w:bookmarkEnd w:id="456"/>
    </w:p>
    <w:p w:rsidR="00347F24" w:rsidRPr="004A1441" w:rsidRDefault="00347F24" w:rsidP="009E3238">
      <w:pPr>
        <w:pStyle w:val="BodyText"/>
      </w:pPr>
      <w:r w:rsidRPr="004A1441">
        <w:t>Customers will still be able to click on expired SG products. They will be able to do this by clicking on the icon or the ‘Access to Services’ button.</w:t>
      </w:r>
    </w:p>
    <w:p w:rsidR="00347F24" w:rsidRPr="004A1441" w:rsidDel="003F54E4" w:rsidRDefault="00347F24" w:rsidP="009E3238">
      <w:pPr>
        <w:pStyle w:val="BodyText"/>
        <w:rPr>
          <w:del w:id="458" w:author="Wright, Phil" w:date="2017-12-04T10:28:00Z"/>
        </w:rPr>
      </w:pPr>
      <w:del w:id="459" w:author="Wright, Phil" w:date="2017-12-04T10:28:00Z">
        <w:r w:rsidRPr="004A1441" w:rsidDel="003F54E4">
          <w:delText xml:space="preserve">The only services customers will have access to on expired products will be the </w:delText>
        </w:r>
      </w:del>
    </w:p>
    <w:p w:rsidR="00347F24" w:rsidRPr="004A1441" w:rsidDel="00743ABA" w:rsidRDefault="00347F24" w:rsidP="00E132E0">
      <w:pPr>
        <w:pStyle w:val="ListParagraph"/>
        <w:numPr>
          <w:ilvl w:val="0"/>
          <w:numId w:val="16"/>
        </w:numPr>
        <w:spacing w:after="160" w:line="252" w:lineRule="auto"/>
        <w:contextualSpacing/>
        <w:rPr>
          <w:del w:id="460" w:author="Wright, Phil" w:date="2017-11-23T12:24:00Z"/>
          <w:rFonts w:ascii="Arial" w:eastAsia="Times New Roman" w:hAnsi="Arial" w:cs="Times New Roman"/>
          <w:spacing w:val="-5"/>
          <w:sz w:val="20"/>
          <w:szCs w:val="20"/>
          <w:lang w:eastAsia="en-US"/>
        </w:rPr>
      </w:pPr>
      <w:del w:id="461" w:author="Wright, Phil" w:date="2017-11-23T12:24:00Z">
        <w:r w:rsidRPr="00247157" w:rsidDel="00743ABA">
          <w:rPr>
            <w:highlight w:val="magenta"/>
            <w:rPrChange w:id="462" w:author="Wright, Phil" w:date="2017-11-23T16:05:00Z">
              <w:rPr/>
            </w:rPrChange>
          </w:rPr>
          <w:delText>Product Support content</w:delText>
        </w:r>
      </w:del>
    </w:p>
    <w:p w:rsidR="0099368A" w:rsidRPr="004A1441" w:rsidDel="003F54E4" w:rsidRDefault="00347F24" w:rsidP="00E132E0">
      <w:pPr>
        <w:pStyle w:val="ListParagraph"/>
        <w:numPr>
          <w:ilvl w:val="0"/>
          <w:numId w:val="16"/>
        </w:numPr>
        <w:spacing w:after="160" w:line="252" w:lineRule="auto"/>
        <w:contextualSpacing/>
        <w:rPr>
          <w:del w:id="463" w:author="Wright, Phil" w:date="2017-12-04T10:28:00Z"/>
          <w:rFonts w:ascii="Arial" w:eastAsia="Times New Roman" w:hAnsi="Arial" w:cs="Times New Roman"/>
          <w:spacing w:val="-5"/>
          <w:sz w:val="20"/>
          <w:szCs w:val="20"/>
          <w:lang w:eastAsia="en-US"/>
        </w:rPr>
      </w:pPr>
      <w:del w:id="464" w:author="Wright, Phil" w:date="2017-11-29T13:18:00Z">
        <w:r w:rsidRPr="004A1441" w:rsidDel="0099368A">
          <w:rPr>
            <w:rFonts w:ascii="Arial" w:eastAsia="Times New Roman" w:hAnsi="Arial" w:cs="Times New Roman"/>
            <w:spacing w:val="-5"/>
            <w:sz w:val="20"/>
            <w:szCs w:val="20"/>
            <w:lang w:eastAsia="en-US"/>
          </w:rPr>
          <w:delText>Previous Job notes</w:delText>
        </w:r>
      </w:del>
    </w:p>
    <w:p w:rsidR="003F54E4" w:rsidRDefault="003F54E4" w:rsidP="00E132E0">
      <w:pPr>
        <w:pStyle w:val="BodyText"/>
        <w:rPr>
          <w:ins w:id="465" w:author="Wright, Phil" w:date="2017-12-04T10:28:00Z"/>
        </w:rPr>
      </w:pPr>
      <w:ins w:id="466" w:author="Wright, Phil" w:date="2017-12-04T10:28:00Z">
        <w:r>
          <w:t>Customers will be able to acces</w:t>
        </w:r>
      </w:ins>
      <w:ins w:id="467" w:author="Wright, Phil" w:date="2017-12-04T10:49:00Z">
        <w:r w:rsidR="00E863E6">
          <w:t>s the product page after clicking on the icon or the ‘Access to Services Button’.</w:t>
        </w:r>
      </w:ins>
    </w:p>
    <w:p w:rsidR="00347F24" w:rsidRPr="00410693" w:rsidRDefault="00347F24" w:rsidP="00E132E0">
      <w:pPr>
        <w:pStyle w:val="BodyText"/>
      </w:pPr>
      <w:r w:rsidRPr="004A1441">
        <w:t>Customers will not be able to report a fault on expired SG products.</w:t>
      </w:r>
    </w:p>
    <w:p w:rsidR="00E132E0" w:rsidRDefault="00E132E0" w:rsidP="00E132E0">
      <w:pPr>
        <w:pStyle w:val="BodyText"/>
        <w:rPr>
          <w:ins w:id="468" w:author="Wright, Phil" w:date="2017-11-23T16:05:00Z"/>
        </w:rPr>
      </w:pPr>
      <w:r w:rsidRPr="004A1441">
        <w:t>For day 1 historical service plans that have expired with in the previous 2 years from the date of implementation will be displayed in the portal.</w:t>
      </w:r>
    </w:p>
    <w:p w:rsidR="00247157" w:rsidRPr="004A1441" w:rsidRDefault="00247157">
      <w:pPr>
        <w:pStyle w:val="BodyText"/>
        <w:ind w:left="0"/>
        <w:pPrChange w:id="469" w:author="Wright, Phil" w:date="2017-11-23T16:05:00Z">
          <w:pPr>
            <w:pStyle w:val="BodyText"/>
          </w:pPr>
        </w:pPrChange>
      </w:pPr>
    </w:p>
    <w:p w:rsidR="00E132E0" w:rsidRPr="004A1441" w:rsidRDefault="00E132E0" w:rsidP="00E132E0">
      <w:pPr>
        <w:pStyle w:val="Heading3"/>
      </w:pPr>
      <w:bookmarkStart w:id="470" w:name="_Toc499216877"/>
      <w:r w:rsidRPr="004A1441">
        <w:t>Cancelled SG Products</w:t>
      </w:r>
      <w:bookmarkEnd w:id="470"/>
    </w:p>
    <w:p w:rsidR="009E3238" w:rsidRPr="004A1441" w:rsidRDefault="009D1967" w:rsidP="009E3238">
      <w:pPr>
        <w:pStyle w:val="BodyText"/>
      </w:pPr>
      <w:r w:rsidRPr="004A1441">
        <w:t>Cancelled warranties will not be displayed in the portal. If a warranty is cancelled after being presented in the portal it should be removed once cancellation status is received on the Shop Direct Policy File</w:t>
      </w:r>
      <w:r w:rsidR="00D13460" w:rsidRPr="00410693">
        <w:t xml:space="preserve"> </w:t>
      </w:r>
    </w:p>
    <w:p w:rsidR="00FE7E22" w:rsidRPr="004A1441" w:rsidRDefault="00DA7FD9" w:rsidP="00F70B70">
      <w:pPr>
        <w:pStyle w:val="Heading3"/>
      </w:pPr>
      <w:bookmarkStart w:id="471" w:name="_Ref488413887"/>
      <w:bookmarkStart w:id="472" w:name="_Ref488739904"/>
      <w:bookmarkStart w:id="473" w:name="_Ref488739919"/>
      <w:bookmarkStart w:id="474" w:name="_Toc499216878"/>
      <w:r w:rsidRPr="004A1441">
        <w:t>Customer Information Drop Down</w:t>
      </w:r>
      <w:bookmarkEnd w:id="471"/>
      <w:bookmarkEnd w:id="472"/>
      <w:bookmarkEnd w:id="473"/>
      <w:bookmarkEnd w:id="474"/>
    </w:p>
    <w:p w:rsidR="008C4024" w:rsidRPr="004A1441" w:rsidRDefault="00DA7FD9" w:rsidP="00DA7FD9">
      <w:pPr>
        <w:spacing w:after="160" w:line="252" w:lineRule="auto"/>
        <w:ind w:left="1080"/>
        <w:contextualSpacing/>
      </w:pPr>
      <w:r w:rsidRPr="004A1441">
        <w:t xml:space="preserve">This screen contains a dropdown to display the </w:t>
      </w:r>
      <w:r w:rsidR="008C4024" w:rsidRPr="004A1441">
        <w:t>following:</w:t>
      </w:r>
    </w:p>
    <w:p w:rsidR="00DA7FD9" w:rsidRPr="004A1441" w:rsidRDefault="008C4024" w:rsidP="008C4024">
      <w:pPr>
        <w:pStyle w:val="ListParagraph"/>
        <w:numPr>
          <w:ilvl w:val="0"/>
          <w:numId w:val="16"/>
        </w:numPr>
        <w:spacing w:after="160" w:line="252"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Customer address</w:t>
      </w:r>
    </w:p>
    <w:p w:rsidR="008C4024" w:rsidRPr="004A1441" w:rsidRDefault="008C4024" w:rsidP="008C4024">
      <w:pPr>
        <w:pStyle w:val="ListParagraph"/>
        <w:numPr>
          <w:ilvl w:val="0"/>
          <w:numId w:val="16"/>
        </w:numPr>
        <w:spacing w:after="160" w:line="252"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Customer telephone number</w:t>
      </w:r>
    </w:p>
    <w:p w:rsidR="008C4024" w:rsidRPr="004A1441" w:rsidRDefault="008C4024" w:rsidP="008C4024">
      <w:pPr>
        <w:pStyle w:val="ListParagraph"/>
        <w:numPr>
          <w:ilvl w:val="0"/>
          <w:numId w:val="16"/>
        </w:numPr>
        <w:spacing w:after="160" w:line="252"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Customer email address</w:t>
      </w:r>
    </w:p>
    <w:p w:rsidR="00DA7FD9" w:rsidRPr="004A1441" w:rsidRDefault="00DA7FD9" w:rsidP="00D13460">
      <w:pPr>
        <w:pStyle w:val="Heading4"/>
        <w:rPr>
          <w:b/>
          <w:i/>
        </w:rPr>
      </w:pPr>
      <w:r w:rsidRPr="004A1441">
        <w:rPr>
          <w:b/>
          <w:i/>
        </w:rPr>
        <w:t>Mobile Input</w:t>
      </w:r>
    </w:p>
    <w:p w:rsidR="008C4024" w:rsidRPr="004A1441" w:rsidRDefault="008C4024" w:rsidP="008C4024">
      <w:pPr>
        <w:spacing w:after="160" w:line="252" w:lineRule="auto"/>
        <w:ind w:left="1080"/>
        <w:contextualSpacing/>
      </w:pPr>
      <w:r w:rsidRPr="004A1441">
        <w:t>If a mobile number is not recorded from the service guarantee file the customer will be requested for a new mobile number.  The customer will see an extra drop down appearing on the home page asking for mobile number.  After the mobile is entered drop down disappears.</w:t>
      </w:r>
      <w:r w:rsidR="00042FC5" w:rsidRPr="004A1441">
        <w:t xml:space="preserve"> </w:t>
      </w:r>
    </w:p>
    <w:p w:rsidR="00D008C8" w:rsidRPr="004A1441" w:rsidRDefault="006F289F" w:rsidP="00377FF3">
      <w:pPr>
        <w:pStyle w:val="Heading3"/>
      </w:pPr>
      <w:bookmarkStart w:id="475" w:name="_Toc499216879"/>
      <w:r w:rsidRPr="004A1441">
        <w:lastRenderedPageBreak/>
        <w:t xml:space="preserve">Job </w:t>
      </w:r>
      <w:r w:rsidR="00FD16DB" w:rsidRPr="004A1441">
        <w:t>Notes Prompt</w:t>
      </w:r>
      <w:bookmarkEnd w:id="475"/>
    </w:p>
    <w:p w:rsidR="00DA7FD9" w:rsidRPr="004A1441" w:rsidRDefault="006F289F" w:rsidP="00377FF3">
      <w:pPr>
        <w:ind w:left="1134"/>
      </w:pPr>
      <w:r w:rsidRPr="004A1441">
        <w:t>The notes button will only show on a product that has an open job. The button will list how many unread notes are available. The button will open the relevant job page and position the page to the notes section.</w:t>
      </w:r>
    </w:p>
    <w:p w:rsidR="00377FF3" w:rsidRPr="004A1441" w:rsidRDefault="00377FF3" w:rsidP="00377FF3">
      <w:pPr>
        <w:ind w:left="1134"/>
      </w:pPr>
    </w:p>
    <w:p w:rsidR="00F84C51" w:rsidRPr="004A1441" w:rsidRDefault="006F289F" w:rsidP="0084683B">
      <w:pPr>
        <w:pStyle w:val="Heading3"/>
      </w:pPr>
      <w:bookmarkStart w:id="476" w:name="_Toc499216880"/>
      <w:r w:rsidRPr="004A1441">
        <w:t>Retail P</w:t>
      </w:r>
      <w:r w:rsidR="0001627C" w:rsidRPr="004A1441">
        <w:t>roduct</w:t>
      </w:r>
      <w:r w:rsidR="00BE1093" w:rsidRPr="004A1441">
        <w:t xml:space="preserve"> </w:t>
      </w:r>
      <w:r w:rsidR="00AC2ADC" w:rsidRPr="004A1441">
        <w:t>Icon</w:t>
      </w:r>
      <w:bookmarkEnd w:id="476"/>
    </w:p>
    <w:tbl>
      <w:tblPr>
        <w:tblStyle w:val="TableGrid"/>
        <w:tblpPr w:leftFromText="180" w:rightFromText="180" w:vertAnchor="text" w:horzAnchor="page" w:tblpX="2605"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183"/>
      </w:tblGrid>
      <w:tr w:rsidR="00D008C8" w:rsidRPr="004A1441" w:rsidTr="00D008C8">
        <w:trPr>
          <w:trHeight w:val="631"/>
        </w:trPr>
        <w:tc>
          <w:tcPr>
            <w:tcW w:w="2122" w:type="dxa"/>
          </w:tcPr>
          <w:p w:rsidR="00D008C8" w:rsidRPr="004A1441" w:rsidRDefault="00D008C8" w:rsidP="00D008C8">
            <w:pPr>
              <w:pStyle w:val="BodyText"/>
              <w:ind w:left="0"/>
            </w:pPr>
            <w:r w:rsidRPr="004A1441">
              <w:rPr>
                <w:noProof/>
                <w:lang w:eastAsia="en-GB"/>
              </w:rPr>
              <w:drawing>
                <wp:inline distT="0" distB="0" distL="0" distR="0">
                  <wp:extent cx="1157941" cy="1653540"/>
                  <wp:effectExtent l="19050" t="19050" r="23495" b="228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srcRect/>
                          <a:stretch>
                            <a:fillRect/>
                          </a:stretch>
                        </pic:blipFill>
                        <pic:spPr bwMode="auto">
                          <a:xfrm>
                            <a:off x="0" y="0"/>
                            <a:ext cx="1162063" cy="1659426"/>
                          </a:xfrm>
                          <a:prstGeom prst="rect">
                            <a:avLst/>
                          </a:prstGeom>
                          <a:noFill/>
                          <a:ln w="9525">
                            <a:solidFill>
                              <a:schemeClr val="tx2"/>
                            </a:solidFill>
                            <a:miter lim="800000"/>
                            <a:headEnd/>
                            <a:tailEnd/>
                          </a:ln>
                        </pic:spPr>
                      </pic:pic>
                    </a:graphicData>
                  </a:graphic>
                </wp:inline>
              </w:drawing>
            </w:r>
          </w:p>
        </w:tc>
        <w:tc>
          <w:tcPr>
            <w:tcW w:w="6183" w:type="dxa"/>
          </w:tcPr>
          <w:p w:rsidR="00D008C8" w:rsidRPr="004A1441" w:rsidRDefault="00D008C8" w:rsidP="00D008C8">
            <w:pPr>
              <w:pStyle w:val="BodyText"/>
              <w:ind w:left="0"/>
              <w:rPr>
                <w:b/>
              </w:rPr>
            </w:pPr>
            <w:r w:rsidRPr="004A1441">
              <w:t>The details included here are:</w:t>
            </w:r>
          </w:p>
          <w:p w:rsidR="00D008C8" w:rsidRPr="004A1441" w:rsidRDefault="00D008C8" w:rsidP="00D008C8">
            <w:pPr>
              <w:pStyle w:val="BodyText"/>
              <w:numPr>
                <w:ilvl w:val="1"/>
                <w:numId w:val="6"/>
              </w:numPr>
              <w:spacing w:after="0"/>
              <w:ind w:left="738" w:hanging="284"/>
            </w:pPr>
            <w:r w:rsidRPr="004A1441">
              <w:t>Product category e.g. Electric Cooker</w:t>
            </w:r>
          </w:p>
          <w:p w:rsidR="00D008C8" w:rsidRPr="004A1441" w:rsidRDefault="00D008C8" w:rsidP="00D008C8">
            <w:pPr>
              <w:pStyle w:val="BodyText"/>
              <w:numPr>
                <w:ilvl w:val="1"/>
                <w:numId w:val="6"/>
              </w:numPr>
              <w:spacing w:after="0"/>
              <w:ind w:left="738" w:hanging="284"/>
            </w:pPr>
            <w:r w:rsidRPr="004A1441">
              <w:t>Product Brand e.g. Vestel</w:t>
            </w:r>
          </w:p>
          <w:p w:rsidR="00D008C8" w:rsidRPr="004A1441" w:rsidRDefault="00D008C8" w:rsidP="00D008C8">
            <w:pPr>
              <w:pStyle w:val="BodyText"/>
              <w:numPr>
                <w:ilvl w:val="1"/>
                <w:numId w:val="6"/>
              </w:numPr>
              <w:spacing w:after="0"/>
              <w:ind w:left="738" w:hanging="284"/>
            </w:pPr>
            <w:r w:rsidRPr="004A1441">
              <w:t>Model Number e.g. WMB81445L</w:t>
            </w:r>
          </w:p>
          <w:p w:rsidR="00D008C8" w:rsidRPr="004A1441" w:rsidRDefault="00D008C8" w:rsidP="00D008C8">
            <w:pPr>
              <w:pStyle w:val="BodyText"/>
              <w:numPr>
                <w:ilvl w:val="1"/>
                <w:numId w:val="6"/>
              </w:numPr>
              <w:spacing w:after="0"/>
              <w:ind w:left="738" w:hanging="284"/>
            </w:pPr>
            <w:r w:rsidRPr="004A1441">
              <w:t>Serial Number e.g. 34465657686</w:t>
            </w:r>
          </w:p>
          <w:p w:rsidR="00D008C8" w:rsidRPr="004A1441" w:rsidRDefault="00D008C8" w:rsidP="00D008C8">
            <w:pPr>
              <w:pStyle w:val="BodyText"/>
              <w:numPr>
                <w:ilvl w:val="1"/>
                <w:numId w:val="6"/>
              </w:numPr>
              <w:spacing w:after="0"/>
              <w:ind w:left="738" w:hanging="284"/>
            </w:pPr>
            <w:r w:rsidRPr="004A1441">
              <w:t>Warranty Status. This could be either ‘Appliance Under Cover’ or ‘Expired’. This status will be updated in real time to reflect the current status of the warranty.</w:t>
            </w:r>
          </w:p>
        </w:tc>
      </w:tr>
    </w:tbl>
    <w:p w:rsidR="0001627C" w:rsidRPr="004A1441" w:rsidRDefault="00EF6A2F" w:rsidP="00EF6A2F">
      <w:pPr>
        <w:pStyle w:val="BodyText"/>
        <w:ind w:left="851"/>
      </w:pPr>
      <w:r w:rsidRPr="004A1441">
        <w:t>This i</w:t>
      </w:r>
      <w:r w:rsidR="00D13460" w:rsidRPr="004A1441">
        <w:t xml:space="preserve">s </w:t>
      </w:r>
      <w:r w:rsidR="0001627C" w:rsidRPr="004A1441">
        <w:t>the product</w:t>
      </w:r>
      <w:r w:rsidR="00D13460" w:rsidRPr="004A1441">
        <w:t xml:space="preserve"> icon and accompanying details as per the screen shot above</w:t>
      </w:r>
      <w:r w:rsidRPr="004A1441">
        <w:t>.</w:t>
      </w:r>
    </w:p>
    <w:p w:rsidR="00BE1093" w:rsidRPr="004A1441" w:rsidRDefault="0001627C" w:rsidP="00EF6A2F">
      <w:pPr>
        <w:pStyle w:val="BodyText"/>
        <w:ind w:left="851"/>
      </w:pPr>
      <w:r w:rsidRPr="004A1441">
        <w:t xml:space="preserve">When the user clicks on the icon they are directed to the Product Page </w:t>
      </w:r>
      <w:r w:rsidRPr="004A1441">
        <w:rPr>
          <w:b/>
        </w:rPr>
        <w:t>(See section</w:t>
      </w:r>
      <w:r w:rsidR="006F289F" w:rsidRPr="004A1441">
        <w:rPr>
          <w:b/>
        </w:rPr>
        <w:t xml:space="preserve"> </w:t>
      </w:r>
      <w:r w:rsidR="007A6069" w:rsidRPr="004A1441">
        <w:fldChar w:fldCharType="begin"/>
      </w:r>
      <w:r w:rsidR="007A6069" w:rsidRPr="004A1441">
        <w:instrText xml:space="preserve"> REF _Ref488226057 \r \h  \* MERGEFORMAT </w:instrText>
      </w:r>
      <w:r w:rsidR="007A6069" w:rsidRPr="004A1441">
        <w:fldChar w:fldCharType="separate"/>
      </w:r>
      <w:r w:rsidR="00E132E0" w:rsidRPr="004A1441">
        <w:rPr>
          <w:b/>
        </w:rPr>
        <w:t>7.7</w:t>
      </w:r>
      <w:r w:rsidR="007A6069" w:rsidRPr="004A1441">
        <w:fldChar w:fldCharType="end"/>
      </w:r>
      <w:r w:rsidR="00EF6A2F" w:rsidRPr="004A1441">
        <w:rPr>
          <w:b/>
        </w:rPr>
        <w:t xml:space="preserve"> for ‘Product Page details</w:t>
      </w:r>
      <w:r w:rsidRPr="004A1441">
        <w:rPr>
          <w:b/>
        </w:rPr>
        <w:t>)</w:t>
      </w:r>
    </w:p>
    <w:p w:rsidR="00BE1093" w:rsidRPr="004A1441" w:rsidRDefault="00D13460" w:rsidP="00BE1093">
      <w:pPr>
        <w:pStyle w:val="Heading3"/>
      </w:pPr>
      <w:bookmarkStart w:id="477" w:name="_Toc499216881"/>
      <w:r w:rsidRPr="004A1441">
        <w:t>‘</w:t>
      </w:r>
      <w:r w:rsidR="00BE1093" w:rsidRPr="004A1441">
        <w:t xml:space="preserve">View </w:t>
      </w:r>
      <w:r w:rsidRPr="004A1441">
        <w:t xml:space="preserve">Job’ </w:t>
      </w:r>
      <w:r w:rsidR="00BE1093" w:rsidRPr="004A1441">
        <w:t>Button</w:t>
      </w:r>
      <w:bookmarkEnd w:id="477"/>
    </w:p>
    <w:p w:rsidR="00803F77" w:rsidRPr="004A1441" w:rsidRDefault="0001627C" w:rsidP="00803F77">
      <w:pPr>
        <w:pStyle w:val="BodyText"/>
      </w:pPr>
      <w:r w:rsidRPr="004A1441">
        <w:t xml:space="preserve">This button is found below the </w:t>
      </w:r>
      <w:r w:rsidR="006F289F" w:rsidRPr="004A1441">
        <w:t>retail</w:t>
      </w:r>
      <w:r w:rsidRPr="004A1441">
        <w:t xml:space="preserve"> product information</w:t>
      </w:r>
      <w:r w:rsidR="00EF6A2F" w:rsidRPr="004A1441">
        <w:t xml:space="preserve"> and will only appear when there is a job active on that particular warranty. W</w:t>
      </w:r>
      <w:r w:rsidR="00803F77" w:rsidRPr="004A1441">
        <w:t xml:space="preserve">hen the user clicks on this they are </w:t>
      </w:r>
      <w:r w:rsidR="00D923CF" w:rsidRPr="004A1441">
        <w:t xml:space="preserve">directed </w:t>
      </w:r>
      <w:r w:rsidR="00803F77" w:rsidRPr="004A1441">
        <w:t xml:space="preserve">to the </w:t>
      </w:r>
      <w:r w:rsidR="00994233" w:rsidRPr="004A1441">
        <w:t>Job</w:t>
      </w:r>
      <w:r w:rsidR="00803F77" w:rsidRPr="004A1441">
        <w:t xml:space="preserve"> Page </w:t>
      </w:r>
      <w:r w:rsidR="00803F77" w:rsidRPr="004A1441">
        <w:rPr>
          <w:b/>
        </w:rPr>
        <w:t>(See section</w:t>
      </w:r>
      <w:r w:rsidR="00994233" w:rsidRPr="004A1441">
        <w:rPr>
          <w:b/>
        </w:rPr>
        <w:t xml:space="preserve"> </w:t>
      </w:r>
      <w:r w:rsidR="0042512D" w:rsidRPr="004A1441">
        <w:rPr>
          <w:b/>
        </w:rPr>
        <w:fldChar w:fldCharType="begin"/>
      </w:r>
      <w:r w:rsidR="000E475D" w:rsidRPr="004A1441">
        <w:rPr>
          <w:b/>
        </w:rPr>
        <w:instrText xml:space="preserve"> REF _Ref488681570 \r \h </w:instrText>
      </w:r>
      <w:r w:rsidR="009E18CB" w:rsidRPr="004A1441">
        <w:rPr>
          <w:b/>
        </w:rPr>
        <w:instrText xml:space="preserve"> \* MERGEFORMAT </w:instrText>
      </w:r>
      <w:r w:rsidR="0042512D" w:rsidRPr="004A1441">
        <w:rPr>
          <w:b/>
        </w:rPr>
      </w:r>
      <w:r w:rsidR="0042512D" w:rsidRPr="004A1441">
        <w:rPr>
          <w:b/>
        </w:rPr>
        <w:fldChar w:fldCharType="separate"/>
      </w:r>
      <w:r w:rsidR="00E132E0" w:rsidRPr="004A1441">
        <w:rPr>
          <w:b/>
        </w:rPr>
        <w:t>8.4</w:t>
      </w:r>
      <w:r w:rsidR="0042512D" w:rsidRPr="004A1441">
        <w:rPr>
          <w:b/>
        </w:rPr>
        <w:fldChar w:fldCharType="end"/>
      </w:r>
      <w:r w:rsidR="000E475D" w:rsidRPr="004A1441">
        <w:rPr>
          <w:b/>
        </w:rPr>
        <w:t xml:space="preserve"> </w:t>
      </w:r>
      <w:r w:rsidR="00EF6A2F" w:rsidRPr="004A1441">
        <w:rPr>
          <w:b/>
        </w:rPr>
        <w:t>for ‘Job Page’ details</w:t>
      </w:r>
      <w:r w:rsidR="00803F77" w:rsidRPr="004A1441">
        <w:rPr>
          <w:b/>
        </w:rPr>
        <w:t>)</w:t>
      </w:r>
      <w:r w:rsidR="00EF6A2F" w:rsidRPr="004A1441">
        <w:rPr>
          <w:b/>
        </w:rPr>
        <w:t xml:space="preserve"> (Reference screen shot here)</w:t>
      </w:r>
    </w:p>
    <w:p w:rsidR="00994233" w:rsidRPr="004A1441" w:rsidRDefault="00EF6A2F" w:rsidP="00187797">
      <w:pPr>
        <w:pStyle w:val="Heading3"/>
      </w:pPr>
      <w:bookmarkStart w:id="478" w:name="_Toc499216882"/>
      <w:r w:rsidRPr="004A1441">
        <w:t>‘</w:t>
      </w:r>
      <w:r w:rsidR="00994233" w:rsidRPr="004A1441">
        <w:t>Access Service</w:t>
      </w:r>
      <w:r w:rsidRPr="004A1441">
        <w:t>’</w:t>
      </w:r>
      <w:r w:rsidR="00994233" w:rsidRPr="004A1441">
        <w:t xml:space="preserve"> </w:t>
      </w:r>
      <w:r w:rsidR="00D923CF" w:rsidRPr="004A1441">
        <w:t>Button</w:t>
      </w:r>
      <w:bookmarkEnd w:id="478"/>
      <w:r w:rsidR="00D923CF" w:rsidRPr="004A1441">
        <w:t xml:space="preserve"> </w:t>
      </w:r>
    </w:p>
    <w:p w:rsidR="00994233" w:rsidRPr="004A1441" w:rsidRDefault="00994233" w:rsidP="00994233">
      <w:pPr>
        <w:pStyle w:val="BodyText"/>
      </w:pPr>
      <w:r w:rsidRPr="004A1441">
        <w:t>This button is found below the retail product information</w:t>
      </w:r>
      <w:r w:rsidR="00EA073C" w:rsidRPr="004A1441">
        <w:t xml:space="preserve"> and will appear when there is no job active on that particular warranty.</w:t>
      </w:r>
      <w:r w:rsidRPr="004A1441">
        <w:t xml:space="preserve"> </w:t>
      </w:r>
      <w:r w:rsidR="00EA073C" w:rsidRPr="004A1441">
        <w:t>W</w:t>
      </w:r>
      <w:r w:rsidRPr="004A1441">
        <w:t xml:space="preserve">hen the user clicks on this they are directed to the Product Page </w:t>
      </w:r>
      <w:r w:rsidR="00EF6A2F" w:rsidRPr="004A1441">
        <w:rPr>
          <w:b/>
        </w:rPr>
        <w:t xml:space="preserve">(See section </w:t>
      </w:r>
      <w:r w:rsidR="0042512D" w:rsidRPr="004A1441">
        <w:rPr>
          <w:b/>
        </w:rPr>
        <w:fldChar w:fldCharType="begin"/>
      </w:r>
      <w:r w:rsidR="00EF6A2F" w:rsidRPr="004A1441">
        <w:rPr>
          <w:b/>
        </w:rPr>
        <w:instrText xml:space="preserve"> REF _Ref488407150 \r \h </w:instrText>
      </w:r>
      <w:r w:rsidR="00903EF9" w:rsidRPr="004A1441">
        <w:rPr>
          <w:b/>
        </w:rPr>
        <w:instrText xml:space="preserve"> \* MERGEFORMAT </w:instrText>
      </w:r>
      <w:r w:rsidR="0042512D" w:rsidRPr="004A1441">
        <w:rPr>
          <w:b/>
        </w:rPr>
      </w:r>
      <w:r w:rsidR="0042512D" w:rsidRPr="004A1441">
        <w:rPr>
          <w:b/>
        </w:rPr>
        <w:fldChar w:fldCharType="separate"/>
      </w:r>
      <w:r w:rsidR="00E132E0" w:rsidRPr="004A1441">
        <w:rPr>
          <w:b/>
        </w:rPr>
        <w:t>7.7</w:t>
      </w:r>
      <w:r w:rsidR="0042512D" w:rsidRPr="004A1441">
        <w:rPr>
          <w:b/>
        </w:rPr>
        <w:fldChar w:fldCharType="end"/>
      </w:r>
      <w:r w:rsidR="00EF6A2F" w:rsidRPr="004A1441">
        <w:rPr>
          <w:b/>
        </w:rPr>
        <w:t xml:space="preserve"> for ‘Product Page’ details) (Reference screen shot here)</w:t>
      </w:r>
    </w:p>
    <w:p w:rsidR="00802D2E" w:rsidRPr="00656F94" w:rsidRDefault="00802D2E" w:rsidP="00802D2E">
      <w:pPr>
        <w:pStyle w:val="Heading3"/>
      </w:pPr>
      <w:bookmarkStart w:id="479" w:name="_Toc499216883"/>
      <w:r w:rsidRPr="00D55AC5">
        <w:t xml:space="preserve">New </w:t>
      </w:r>
      <w:r w:rsidR="000E475D" w:rsidRPr="00D55AC5">
        <w:t>Product Support</w:t>
      </w:r>
      <w:r w:rsidR="00EF6A2F" w:rsidRPr="00656F94">
        <w:t xml:space="preserve"> Content </w:t>
      </w:r>
      <w:r w:rsidRPr="00656F94">
        <w:t>Alerts</w:t>
      </w:r>
      <w:bookmarkEnd w:id="479"/>
    </w:p>
    <w:p w:rsidR="00EA073C" w:rsidRPr="004A1441" w:rsidRDefault="000E475D" w:rsidP="00EA073C">
      <w:pPr>
        <w:pStyle w:val="BodyText"/>
      </w:pPr>
      <w:r w:rsidRPr="004A1441">
        <w:t xml:space="preserve">Product support </w:t>
      </w:r>
      <w:r w:rsidR="00EA073C" w:rsidRPr="004A1441">
        <w:t xml:space="preserve">content is defined as hints and tips, set up support and annual health checks. </w:t>
      </w:r>
      <w:r w:rsidR="00EA073C" w:rsidRPr="004A1441">
        <w:rPr>
          <w:b/>
        </w:rPr>
        <w:t xml:space="preserve">(See section </w:t>
      </w:r>
      <w:r w:rsidR="007A6069" w:rsidRPr="004A1441">
        <w:fldChar w:fldCharType="begin"/>
      </w:r>
      <w:r w:rsidR="007A6069" w:rsidRPr="004A1441">
        <w:instrText xml:space="preserve"> REF _Ref488407362 \r \h  \* MERGEFORMAT </w:instrText>
      </w:r>
      <w:r w:rsidR="007A6069" w:rsidRPr="004A1441">
        <w:fldChar w:fldCharType="separate"/>
      </w:r>
      <w:r w:rsidR="00E132E0" w:rsidRPr="004A1441">
        <w:rPr>
          <w:b/>
        </w:rPr>
        <w:t>7.7.2.1</w:t>
      </w:r>
      <w:r w:rsidR="007A6069" w:rsidRPr="004A1441">
        <w:fldChar w:fldCharType="end"/>
      </w:r>
      <w:r w:rsidR="00EA073C" w:rsidRPr="004A1441">
        <w:rPr>
          <w:b/>
        </w:rPr>
        <w:t xml:space="preserve"> for </w:t>
      </w:r>
      <w:r w:rsidRPr="004A1441">
        <w:rPr>
          <w:b/>
        </w:rPr>
        <w:t xml:space="preserve">Product Support </w:t>
      </w:r>
      <w:r w:rsidR="00EA073C" w:rsidRPr="004A1441">
        <w:rPr>
          <w:b/>
        </w:rPr>
        <w:t>Content details)</w:t>
      </w:r>
    </w:p>
    <w:p w:rsidR="00802D2E" w:rsidRPr="004A1441" w:rsidRDefault="00EA073C" w:rsidP="00802D2E">
      <w:pPr>
        <w:pStyle w:val="BodyText"/>
        <w:rPr>
          <w:b/>
        </w:rPr>
      </w:pPr>
      <w:r w:rsidRPr="004A1441">
        <w:t>If</w:t>
      </w:r>
      <w:r w:rsidR="00802D2E" w:rsidRPr="004A1441">
        <w:t xml:space="preserve"> any </w:t>
      </w:r>
      <w:r w:rsidR="000E475D" w:rsidRPr="004A1441">
        <w:t>product support c</w:t>
      </w:r>
      <w:r w:rsidRPr="004A1441">
        <w:t>ontent</w:t>
      </w:r>
      <w:r w:rsidR="00802D2E" w:rsidRPr="004A1441">
        <w:t xml:space="preserve"> </w:t>
      </w:r>
      <w:r w:rsidRPr="004A1441">
        <w:t>is</w:t>
      </w:r>
      <w:r w:rsidR="00802D2E" w:rsidRPr="004A1441">
        <w:t xml:space="preserve"> newer </w:t>
      </w:r>
      <w:r w:rsidRPr="004A1441">
        <w:t>since</w:t>
      </w:r>
      <w:r w:rsidR="00802D2E" w:rsidRPr="004A1441">
        <w:t xml:space="preserve"> the last </w:t>
      </w:r>
      <w:r w:rsidRPr="004A1441">
        <w:t xml:space="preserve">customer </w:t>
      </w:r>
      <w:r w:rsidR="00802D2E" w:rsidRPr="004A1441">
        <w:t>login timestamp an alert link will be displayed at the top o</w:t>
      </w:r>
      <w:r w:rsidRPr="004A1441">
        <w:t>f</w:t>
      </w:r>
      <w:r w:rsidR="00802D2E" w:rsidRPr="004A1441">
        <w:t xml:space="preserve"> the page under the customer information section. This link will take the customer to the relevant product page to view the new </w:t>
      </w:r>
      <w:r w:rsidR="000E475D" w:rsidRPr="004A1441">
        <w:t xml:space="preserve">product support </w:t>
      </w:r>
      <w:r w:rsidRPr="004A1441">
        <w:t>content</w:t>
      </w:r>
      <w:r w:rsidR="00802D2E" w:rsidRPr="004A1441">
        <w:t>.</w:t>
      </w:r>
    </w:p>
    <w:p w:rsidR="00903EF9" w:rsidRPr="004A1441" w:rsidRDefault="002F555E" w:rsidP="00802D2E">
      <w:pPr>
        <w:pStyle w:val="BodyText"/>
      </w:pPr>
      <w:r w:rsidRPr="004A1441">
        <w:t>When each link has been ‘clicked’ on by the user the alert should disappear. The alert should not appear again unless there is new product support content available to the user.</w:t>
      </w:r>
    </w:p>
    <w:p w:rsidR="00903EF9" w:rsidRPr="004A1441" w:rsidRDefault="002F555E" w:rsidP="00802D2E">
      <w:pPr>
        <w:pStyle w:val="BodyText"/>
      </w:pPr>
      <w:r w:rsidRPr="004A1441">
        <w:t>The product support content links will be relatable to the appliance the content is available for. The link should include the appliance type the alert is related to e.g. Beko Washing Machine, Samsung TV etc.</w:t>
      </w:r>
    </w:p>
    <w:p w:rsidR="002F555E" w:rsidRPr="00D55AC5" w:rsidRDefault="00E55E78" w:rsidP="00802D2E">
      <w:pPr>
        <w:pStyle w:val="BodyText"/>
      </w:pPr>
      <w:r w:rsidRPr="00D55AC5">
        <w:lastRenderedPageBreak/>
        <w:t xml:space="preserve">The product support content link will be presented whilst including the title of the product support type and the appliance it relates to e.g. </w:t>
      </w:r>
    </w:p>
    <w:p w:rsidR="00E55E78" w:rsidRPr="00D55AC5" w:rsidRDefault="00E55E78" w:rsidP="00D55AC5">
      <w:pPr>
        <w:pStyle w:val="BodyText"/>
        <w:jc w:val="center"/>
      </w:pPr>
      <w:r w:rsidRPr="00D55AC5">
        <w:t>‘New hints and ti</w:t>
      </w:r>
      <w:r w:rsidR="0034707D" w:rsidRPr="00D55AC5">
        <w:t>ps available for BEKO Washing Machine’</w:t>
      </w:r>
    </w:p>
    <w:p w:rsidR="004302BC" w:rsidRPr="004A1441" w:rsidRDefault="004302BC" w:rsidP="00D55AC5">
      <w:pPr>
        <w:pStyle w:val="BodyText"/>
        <w:jc w:val="left"/>
      </w:pPr>
      <w:r w:rsidRPr="00D55AC5">
        <w:t>Where there is more than two product support alerts there will be a scroll bar that customer can use to see further alerts.</w:t>
      </w:r>
    </w:p>
    <w:p w:rsidR="00FD16DB" w:rsidRPr="004A1441" w:rsidRDefault="00BE1093" w:rsidP="00BE1093">
      <w:pPr>
        <w:pStyle w:val="Heading2"/>
      </w:pPr>
      <w:bookmarkStart w:id="480" w:name="_Ref488226057"/>
      <w:bookmarkStart w:id="481" w:name="_Ref488226096"/>
      <w:bookmarkStart w:id="482" w:name="_Ref488407128"/>
      <w:bookmarkStart w:id="483" w:name="_Ref488407130"/>
      <w:bookmarkStart w:id="484" w:name="_Ref488407150"/>
      <w:bookmarkStart w:id="485" w:name="_Toc499216884"/>
      <w:r w:rsidRPr="004A1441">
        <w:t>Product Page</w:t>
      </w:r>
      <w:bookmarkEnd w:id="480"/>
      <w:bookmarkEnd w:id="481"/>
      <w:bookmarkEnd w:id="482"/>
      <w:bookmarkEnd w:id="483"/>
      <w:bookmarkEnd w:id="484"/>
      <w:bookmarkEnd w:id="485"/>
      <w:r w:rsidRPr="004A1441">
        <w:t xml:space="preserve"> </w:t>
      </w:r>
    </w:p>
    <w:p w:rsidR="002703D5" w:rsidRPr="004A1441" w:rsidRDefault="002703D5" w:rsidP="002703D5">
      <w:pPr>
        <w:pStyle w:val="BodyText"/>
      </w:pPr>
      <w:r w:rsidRPr="004A1441">
        <w:t xml:space="preserve">The product page displays </w:t>
      </w:r>
      <w:r w:rsidR="00994233" w:rsidRPr="004A1441">
        <w:t>retail</w:t>
      </w:r>
      <w:r w:rsidRPr="004A1441">
        <w:t xml:space="preserve"> product information, warranty details, access to report a </w:t>
      </w:r>
      <w:r w:rsidR="00994233" w:rsidRPr="004A1441">
        <w:t>f</w:t>
      </w:r>
      <w:r w:rsidRPr="004A1441">
        <w:t>ault and services available to Service Guarantee holders.</w:t>
      </w:r>
    </w:p>
    <w:p w:rsidR="006C6062" w:rsidRPr="004A1441" w:rsidRDefault="002703D5" w:rsidP="002703D5">
      <w:pPr>
        <w:pStyle w:val="Heading3"/>
      </w:pPr>
      <w:r w:rsidRPr="004A1441">
        <w:t xml:space="preserve"> </w:t>
      </w:r>
      <w:bookmarkStart w:id="486" w:name="_Toc499216885"/>
      <w:r w:rsidR="00994233" w:rsidRPr="004A1441">
        <w:t>Retail</w:t>
      </w:r>
      <w:r w:rsidRPr="004A1441">
        <w:t xml:space="preserve"> </w:t>
      </w:r>
      <w:r w:rsidR="006C6062" w:rsidRPr="004A1441">
        <w:t>Product Information</w:t>
      </w:r>
      <w:bookmarkEnd w:id="486"/>
      <w:r w:rsidR="006C6062" w:rsidRPr="004A1441">
        <w:t xml:space="preserve"> </w:t>
      </w:r>
    </w:p>
    <w:p w:rsidR="0063306E" w:rsidRPr="004A1441" w:rsidRDefault="00803F77" w:rsidP="00320F7D">
      <w:pPr>
        <w:pStyle w:val="BodyText"/>
        <w:jc w:val="left"/>
      </w:pPr>
      <w:r w:rsidRPr="004A1441">
        <w:t xml:space="preserve">This section includes all pertinent information regarding the warranty and the </w:t>
      </w:r>
      <w:r w:rsidR="00187797" w:rsidRPr="004A1441">
        <w:t>retail</w:t>
      </w:r>
      <w:r w:rsidRPr="004A1441">
        <w:t xml:space="preserve"> product. The information provided on this screen includes the following:</w:t>
      </w:r>
    </w:p>
    <w:p w:rsidR="005462B1" w:rsidRPr="004A1441" w:rsidRDefault="00D534E1" w:rsidP="0063306E">
      <w:pPr>
        <w:pStyle w:val="BodyText"/>
        <w:jc w:val="center"/>
      </w:pPr>
      <w:r w:rsidRPr="004A1441">
        <w:rPr>
          <w:noProof/>
          <w:lang w:eastAsia="en-GB"/>
        </w:rPr>
        <w:drawing>
          <wp:inline distT="0" distB="0" distL="0" distR="0">
            <wp:extent cx="2581972" cy="3039110"/>
            <wp:effectExtent l="0" t="0" r="889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2588176" cy="3046413"/>
                    </a:xfrm>
                    <a:prstGeom prst="rect">
                      <a:avLst/>
                    </a:prstGeom>
                    <a:noFill/>
                    <a:ln w="9525">
                      <a:noFill/>
                      <a:miter lim="800000"/>
                      <a:headEnd/>
                      <a:tailEnd/>
                    </a:ln>
                  </pic:spPr>
                </pic:pic>
              </a:graphicData>
            </a:graphic>
          </wp:inline>
        </w:drawing>
      </w:r>
    </w:p>
    <w:p w:rsidR="0001627C" w:rsidRPr="004A1441" w:rsidRDefault="003F7E22" w:rsidP="006C6062">
      <w:pPr>
        <w:pStyle w:val="Heading3"/>
      </w:pPr>
      <w:bookmarkStart w:id="487" w:name="_Toc492311708"/>
      <w:bookmarkStart w:id="488" w:name="_Toc492312457"/>
      <w:bookmarkStart w:id="489" w:name="_Toc496627184"/>
      <w:bookmarkStart w:id="490" w:name="_Toc499216886"/>
      <w:bookmarkEnd w:id="487"/>
      <w:bookmarkEnd w:id="488"/>
      <w:bookmarkEnd w:id="489"/>
      <w:r w:rsidRPr="004A1441">
        <w:t xml:space="preserve">Product Support </w:t>
      </w:r>
      <w:r w:rsidR="0063306E" w:rsidRPr="004A1441">
        <w:t>Information</w:t>
      </w:r>
      <w:bookmarkEnd w:id="490"/>
    </w:p>
    <w:p w:rsidR="005462B1" w:rsidRPr="004A1441" w:rsidRDefault="005462B1" w:rsidP="005462B1">
      <w:pPr>
        <w:ind w:left="1416"/>
      </w:pPr>
      <w:r w:rsidRPr="004A1441">
        <w:t>This section will</w:t>
      </w:r>
      <w:r w:rsidR="00552413" w:rsidRPr="004A1441">
        <w:t xml:space="preserve"> include the following services:</w:t>
      </w:r>
    </w:p>
    <w:p w:rsidR="00C169D3" w:rsidRPr="004A1441" w:rsidRDefault="00C169D3" w:rsidP="005462B1">
      <w:pPr>
        <w:ind w:left="1416"/>
      </w:pPr>
    </w:p>
    <w:p w:rsidR="005462B1" w:rsidRPr="004A1441" w:rsidRDefault="005462B1" w:rsidP="005462B1">
      <w:pPr>
        <w:pStyle w:val="ListParagraph"/>
        <w:numPr>
          <w:ilvl w:val="0"/>
          <w:numId w:val="20"/>
        </w:numPr>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Hints and Tips</w:t>
      </w:r>
    </w:p>
    <w:p w:rsidR="005462B1" w:rsidRPr="004A1441" w:rsidRDefault="005462B1" w:rsidP="005462B1">
      <w:pPr>
        <w:pStyle w:val="ListParagraph"/>
        <w:numPr>
          <w:ilvl w:val="0"/>
          <w:numId w:val="20"/>
        </w:numPr>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Set up services</w:t>
      </w:r>
    </w:p>
    <w:p w:rsidR="005462B1" w:rsidRPr="004A1441" w:rsidRDefault="005462B1" w:rsidP="005462B1">
      <w:pPr>
        <w:pStyle w:val="ListParagraph"/>
        <w:numPr>
          <w:ilvl w:val="0"/>
          <w:numId w:val="20"/>
        </w:numPr>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Annual Health Check</w:t>
      </w:r>
    </w:p>
    <w:p w:rsidR="005462B1" w:rsidRPr="004A1441" w:rsidRDefault="005462B1" w:rsidP="005462B1">
      <w:pPr>
        <w:pStyle w:val="ListParagraph"/>
        <w:numPr>
          <w:ilvl w:val="0"/>
          <w:numId w:val="20"/>
        </w:numPr>
        <w:rPr>
          <w:rFonts w:ascii="Arial" w:eastAsia="Times New Roman" w:hAnsi="Arial" w:cs="Times New Roman"/>
          <w:b/>
          <w:spacing w:val="-5"/>
          <w:sz w:val="20"/>
          <w:szCs w:val="20"/>
          <w:lang w:eastAsia="en-US"/>
        </w:rPr>
      </w:pPr>
      <w:r w:rsidRPr="004A1441">
        <w:rPr>
          <w:rFonts w:ascii="Arial" w:eastAsia="Times New Roman" w:hAnsi="Arial" w:cs="Times New Roman"/>
          <w:spacing w:val="-5"/>
          <w:sz w:val="20"/>
          <w:szCs w:val="20"/>
          <w:lang w:eastAsia="en-US"/>
        </w:rPr>
        <w:t xml:space="preserve">Report a Fault </w:t>
      </w:r>
      <w:r w:rsidRPr="004A1441">
        <w:rPr>
          <w:rFonts w:ascii="Arial" w:eastAsia="Times New Roman" w:hAnsi="Arial" w:cs="Times New Roman"/>
          <w:b/>
          <w:spacing w:val="-5"/>
          <w:sz w:val="20"/>
          <w:szCs w:val="20"/>
          <w:lang w:eastAsia="en-US"/>
        </w:rPr>
        <w:t xml:space="preserve">(please see section </w:t>
      </w:r>
      <w:r w:rsidR="0042512D" w:rsidRPr="004A1441">
        <w:rPr>
          <w:rFonts w:ascii="Arial" w:eastAsia="Times New Roman" w:hAnsi="Arial" w:cs="Times New Roman"/>
          <w:b/>
          <w:spacing w:val="-5"/>
          <w:sz w:val="20"/>
          <w:szCs w:val="20"/>
          <w:lang w:eastAsia="en-US"/>
        </w:rPr>
        <w:fldChar w:fldCharType="begin"/>
      </w:r>
      <w:r w:rsidR="000E475D" w:rsidRPr="004A1441">
        <w:rPr>
          <w:rFonts w:ascii="Arial" w:eastAsia="Times New Roman" w:hAnsi="Arial" w:cs="Times New Roman"/>
          <w:b/>
          <w:spacing w:val="-5"/>
          <w:sz w:val="20"/>
          <w:szCs w:val="20"/>
          <w:lang w:eastAsia="en-US"/>
        </w:rPr>
        <w:instrText xml:space="preserve"> REF _Ref488411644 \r \h </w:instrText>
      </w:r>
      <w:r w:rsidR="001C4D81" w:rsidRPr="004A1441">
        <w:rPr>
          <w:rFonts w:ascii="Arial" w:eastAsia="Times New Roman" w:hAnsi="Arial" w:cs="Times New Roman"/>
          <w:b/>
          <w:spacing w:val="-5"/>
          <w:sz w:val="20"/>
          <w:szCs w:val="20"/>
          <w:lang w:eastAsia="en-US"/>
        </w:rPr>
        <w:instrText xml:space="preserve"> \* MERGEFORMAT </w:instrText>
      </w:r>
      <w:r w:rsidR="0042512D" w:rsidRPr="004A1441">
        <w:rPr>
          <w:rFonts w:ascii="Arial" w:eastAsia="Times New Roman" w:hAnsi="Arial" w:cs="Times New Roman"/>
          <w:b/>
          <w:spacing w:val="-5"/>
          <w:sz w:val="20"/>
          <w:szCs w:val="20"/>
          <w:lang w:eastAsia="en-US"/>
        </w:rPr>
      </w:r>
      <w:r w:rsidR="0042512D" w:rsidRPr="004A1441">
        <w:rPr>
          <w:rFonts w:ascii="Arial" w:eastAsia="Times New Roman" w:hAnsi="Arial" w:cs="Times New Roman"/>
          <w:b/>
          <w:spacing w:val="-5"/>
          <w:sz w:val="20"/>
          <w:szCs w:val="20"/>
          <w:lang w:eastAsia="en-US"/>
        </w:rPr>
        <w:fldChar w:fldCharType="separate"/>
      </w:r>
      <w:r w:rsidR="00E132E0" w:rsidRPr="004A1441">
        <w:rPr>
          <w:rFonts w:ascii="Arial" w:eastAsia="Times New Roman" w:hAnsi="Arial" w:cs="Times New Roman"/>
          <w:b/>
          <w:spacing w:val="-5"/>
          <w:sz w:val="20"/>
          <w:szCs w:val="20"/>
          <w:lang w:eastAsia="en-US"/>
        </w:rPr>
        <w:t>8</w:t>
      </w:r>
      <w:r w:rsidR="0042512D" w:rsidRPr="004A1441">
        <w:rPr>
          <w:rFonts w:ascii="Arial" w:eastAsia="Times New Roman" w:hAnsi="Arial" w:cs="Times New Roman"/>
          <w:b/>
          <w:spacing w:val="-5"/>
          <w:sz w:val="20"/>
          <w:szCs w:val="20"/>
          <w:lang w:eastAsia="en-US"/>
        </w:rPr>
        <w:fldChar w:fldCharType="end"/>
      </w:r>
      <w:r w:rsidR="000E475D" w:rsidRPr="004A1441">
        <w:rPr>
          <w:rFonts w:ascii="Arial" w:eastAsia="Times New Roman" w:hAnsi="Arial" w:cs="Times New Roman"/>
          <w:b/>
          <w:spacing w:val="-5"/>
          <w:sz w:val="20"/>
          <w:szCs w:val="20"/>
          <w:lang w:eastAsia="en-US"/>
        </w:rPr>
        <w:t xml:space="preserve"> </w:t>
      </w:r>
      <w:r w:rsidRPr="004A1441">
        <w:rPr>
          <w:rFonts w:ascii="Arial" w:eastAsia="Times New Roman" w:hAnsi="Arial" w:cs="Times New Roman"/>
          <w:b/>
          <w:spacing w:val="-5"/>
          <w:sz w:val="20"/>
          <w:szCs w:val="20"/>
          <w:lang w:eastAsia="en-US"/>
        </w:rPr>
        <w:t>for full details of the report a fault process)</w:t>
      </w:r>
    </w:p>
    <w:p w:rsidR="005462B1" w:rsidRPr="004A1441" w:rsidRDefault="005462B1" w:rsidP="005462B1">
      <w:pPr>
        <w:ind w:left="1416"/>
      </w:pPr>
    </w:p>
    <w:p w:rsidR="00552413" w:rsidRPr="004A1441" w:rsidRDefault="00552413" w:rsidP="00552413">
      <w:pPr>
        <w:pStyle w:val="Heading4"/>
        <w:rPr>
          <w:i/>
        </w:rPr>
      </w:pPr>
      <w:bookmarkStart w:id="491" w:name="_Ref488407362"/>
      <w:r w:rsidRPr="004A1441">
        <w:rPr>
          <w:i/>
        </w:rPr>
        <w:t>Hints and tips, Set up services, annual health check</w:t>
      </w:r>
      <w:bookmarkEnd w:id="491"/>
    </w:p>
    <w:p w:rsidR="00552413" w:rsidRPr="004A1441" w:rsidRDefault="00552413" w:rsidP="005462B1">
      <w:pPr>
        <w:ind w:left="1416"/>
      </w:pPr>
      <w:r w:rsidRPr="004A1441">
        <w:t xml:space="preserve">The service information will be relevant to the </w:t>
      </w:r>
      <w:r w:rsidR="00D534E1" w:rsidRPr="004A1441">
        <w:t>retail</w:t>
      </w:r>
      <w:r w:rsidRPr="004A1441">
        <w:t xml:space="preserve"> product under </w:t>
      </w:r>
      <w:r w:rsidR="0063306E" w:rsidRPr="004A1441">
        <w:t>guarantee</w:t>
      </w:r>
      <w:r w:rsidRPr="004A1441">
        <w:t>.</w:t>
      </w:r>
    </w:p>
    <w:p w:rsidR="00B32A4A" w:rsidRPr="004A1441" w:rsidRDefault="00B32A4A" w:rsidP="005462B1">
      <w:pPr>
        <w:ind w:left="1416"/>
      </w:pPr>
    </w:p>
    <w:p w:rsidR="00F023FC" w:rsidRPr="004A1441" w:rsidRDefault="00D534E1" w:rsidP="00552413">
      <w:pPr>
        <w:ind w:left="1416"/>
      </w:pPr>
      <w:r w:rsidRPr="004A1441">
        <w:t>On</w:t>
      </w:r>
      <w:r w:rsidR="00552413" w:rsidRPr="004A1441">
        <w:t xml:space="preserve"> the prod</w:t>
      </w:r>
      <w:r w:rsidR="0063306E" w:rsidRPr="004A1441">
        <w:t xml:space="preserve">uct page will be a list </w:t>
      </w:r>
      <w:r w:rsidR="0041689F" w:rsidRPr="004A1441">
        <w:t xml:space="preserve">of </w:t>
      </w:r>
      <w:r w:rsidR="00F023FC" w:rsidRPr="004A1441">
        <w:t>‘clickable’ links available to the user.</w:t>
      </w:r>
    </w:p>
    <w:p w:rsidR="00F023FC" w:rsidRPr="004A1441" w:rsidRDefault="00F023FC" w:rsidP="00552413">
      <w:pPr>
        <w:ind w:left="1416"/>
      </w:pPr>
      <w:r w:rsidRPr="004A1441">
        <w:t>A link will be available for any of the following services where content is available:</w:t>
      </w:r>
    </w:p>
    <w:p w:rsidR="00F023FC" w:rsidRPr="004A1441" w:rsidRDefault="00F023FC" w:rsidP="00552413">
      <w:pPr>
        <w:ind w:left="1416"/>
      </w:pPr>
    </w:p>
    <w:p w:rsidR="00F023FC" w:rsidRPr="004A1441" w:rsidRDefault="00F023FC" w:rsidP="00A92334">
      <w:pPr>
        <w:pStyle w:val="ListParagraph"/>
        <w:numPr>
          <w:ilvl w:val="0"/>
          <w:numId w:val="42"/>
        </w:numPr>
      </w:pPr>
      <w:r w:rsidRPr="004A1441">
        <w:t>Hints and Tips</w:t>
      </w:r>
    </w:p>
    <w:p w:rsidR="00F023FC" w:rsidRPr="004A1441" w:rsidRDefault="00F023FC" w:rsidP="00A92334">
      <w:pPr>
        <w:pStyle w:val="ListParagraph"/>
        <w:numPr>
          <w:ilvl w:val="0"/>
          <w:numId w:val="42"/>
        </w:numPr>
      </w:pPr>
      <w:r w:rsidRPr="004A1441">
        <w:lastRenderedPageBreak/>
        <w:t>Set Up Services</w:t>
      </w:r>
    </w:p>
    <w:p w:rsidR="00F023FC" w:rsidRPr="004A1441" w:rsidRDefault="00F023FC" w:rsidP="00A92334">
      <w:pPr>
        <w:pStyle w:val="ListParagraph"/>
        <w:numPr>
          <w:ilvl w:val="0"/>
          <w:numId w:val="42"/>
        </w:numPr>
      </w:pPr>
      <w:r w:rsidRPr="004A1441">
        <w:t>Annual Health Check</w:t>
      </w:r>
    </w:p>
    <w:p w:rsidR="00F023FC" w:rsidRPr="004A1441" w:rsidRDefault="00F023FC" w:rsidP="00A92334">
      <w:pPr>
        <w:pStyle w:val="ListParagraph"/>
        <w:ind w:left="2136"/>
      </w:pPr>
    </w:p>
    <w:p w:rsidR="00F023FC" w:rsidRPr="004A1441" w:rsidRDefault="00F023FC" w:rsidP="00552413">
      <w:pPr>
        <w:ind w:left="1416"/>
      </w:pPr>
      <w:r w:rsidRPr="004A1441">
        <w:t>Should there be no content available for these services for the appliance under warranty then the links will not be shown to the customer.</w:t>
      </w:r>
    </w:p>
    <w:p w:rsidR="00F023FC" w:rsidRPr="004A1441" w:rsidRDefault="00F023FC" w:rsidP="00552413">
      <w:pPr>
        <w:ind w:left="1416"/>
      </w:pPr>
    </w:p>
    <w:p w:rsidR="00A77D05" w:rsidRPr="004A1441" w:rsidRDefault="00F023FC" w:rsidP="00552413">
      <w:pPr>
        <w:ind w:left="1416"/>
      </w:pPr>
      <w:r w:rsidRPr="004A1441">
        <w:t>When the user clicks on the available service a new page will appear that will present a list of all of the</w:t>
      </w:r>
      <w:r w:rsidR="00A77D05" w:rsidRPr="004A1441">
        <w:t xml:space="preserve"> media available to the user.</w:t>
      </w:r>
    </w:p>
    <w:p w:rsidR="0041689F" w:rsidRPr="004A1441" w:rsidRDefault="0041689F" w:rsidP="00552413">
      <w:pPr>
        <w:ind w:left="1416"/>
      </w:pPr>
    </w:p>
    <w:p w:rsidR="00552413" w:rsidRPr="004A1441" w:rsidRDefault="00A77D05" w:rsidP="00552413">
      <w:pPr>
        <w:ind w:left="1416"/>
        <w:rPr>
          <w:i/>
        </w:rPr>
      </w:pPr>
      <w:r w:rsidRPr="004A1441">
        <w:t xml:space="preserve">Each </w:t>
      </w:r>
      <w:r w:rsidR="00552413" w:rsidRPr="004A1441">
        <w:t xml:space="preserve">line will form a link to open the media in the browser </w:t>
      </w:r>
      <w:r w:rsidR="00552413" w:rsidRPr="004A1441">
        <w:rPr>
          <w:i/>
        </w:rPr>
        <w:t>(e.g. Hint and Tips PDF)</w:t>
      </w:r>
      <w:r w:rsidR="00552413" w:rsidRPr="004A1441">
        <w:t xml:space="preserve"> or link a separate browser page with an external link </w:t>
      </w:r>
      <w:r w:rsidR="00552413" w:rsidRPr="004A1441">
        <w:rPr>
          <w:i/>
        </w:rPr>
        <w:t>(e.g. Manufacturer’s product page).</w:t>
      </w:r>
    </w:p>
    <w:p w:rsidR="0063306E" w:rsidRPr="004A1441" w:rsidRDefault="0063306E" w:rsidP="00552413">
      <w:pPr>
        <w:ind w:left="1416"/>
        <w:rPr>
          <w:i/>
        </w:rPr>
      </w:pPr>
    </w:p>
    <w:p w:rsidR="00E41E34" w:rsidRPr="004A1441" w:rsidRDefault="00A77D05">
      <w:pPr>
        <w:ind w:left="1416"/>
        <w:rPr>
          <w:b/>
        </w:rPr>
      </w:pPr>
      <w:r w:rsidRPr="004A1441" w:rsidDel="00A77D05">
        <w:t xml:space="preserve"> </w:t>
      </w:r>
      <w:r w:rsidR="0063306E" w:rsidRPr="004A1441">
        <w:rPr>
          <w:b/>
        </w:rPr>
        <w:t xml:space="preserve">(Please see section </w:t>
      </w:r>
      <w:r w:rsidR="007A6069" w:rsidRPr="004A1441">
        <w:fldChar w:fldCharType="begin"/>
      </w:r>
      <w:r w:rsidR="007A6069" w:rsidRPr="004A1441">
        <w:instrText xml:space="preserve"> REF _Ref488410578 \r \h  \* MERGEFORMAT </w:instrText>
      </w:r>
      <w:r w:rsidR="007A6069" w:rsidRPr="004A1441">
        <w:fldChar w:fldCharType="separate"/>
      </w:r>
      <w:r w:rsidR="00E132E0" w:rsidRPr="004A1441">
        <w:rPr>
          <w:b/>
        </w:rPr>
        <w:t>0</w:t>
      </w:r>
      <w:r w:rsidR="007A6069" w:rsidRPr="004A1441">
        <w:fldChar w:fldCharType="end"/>
      </w:r>
      <w:r w:rsidR="0063306E" w:rsidRPr="00410693">
        <w:rPr>
          <w:b/>
        </w:rPr>
        <w:t xml:space="preserve"> which shows all services available by product at day 1.)</w:t>
      </w:r>
      <w:r w:rsidR="001C4D81" w:rsidRPr="004A1441">
        <w:rPr>
          <w:b/>
        </w:rPr>
        <w:t xml:space="preserve"> </w:t>
      </w:r>
    </w:p>
    <w:p w:rsidR="00E41E34" w:rsidRPr="004A1441" w:rsidRDefault="00E41E34" w:rsidP="00552413">
      <w:pPr>
        <w:ind w:left="1416"/>
      </w:pPr>
    </w:p>
    <w:p w:rsidR="00E41E34" w:rsidRPr="004A1441" w:rsidRDefault="00E41E34" w:rsidP="00552413">
      <w:pPr>
        <w:ind w:left="1416"/>
        <w:rPr>
          <w:b/>
          <w:i/>
        </w:rPr>
      </w:pPr>
    </w:p>
    <w:p w:rsidR="002F555E" w:rsidRPr="004A1441" w:rsidRDefault="002F555E" w:rsidP="00552413">
      <w:pPr>
        <w:ind w:left="1416"/>
        <w:rPr>
          <w:b/>
          <w:i/>
        </w:rPr>
      </w:pPr>
    </w:p>
    <w:p w:rsidR="002F555E" w:rsidRPr="004A1441" w:rsidRDefault="002F555E" w:rsidP="00552413">
      <w:pPr>
        <w:ind w:left="1416"/>
        <w:rPr>
          <w:b/>
          <w:i/>
        </w:rPr>
      </w:pPr>
    </w:p>
    <w:p w:rsidR="006C6062" w:rsidRPr="004A1441" w:rsidRDefault="006C6062" w:rsidP="006C6062">
      <w:pPr>
        <w:pStyle w:val="Heading4"/>
        <w:rPr>
          <w:i/>
        </w:rPr>
      </w:pPr>
      <w:r w:rsidRPr="004A1441">
        <w:rPr>
          <w:i/>
        </w:rPr>
        <w:t>Report a fault</w:t>
      </w:r>
    </w:p>
    <w:p w:rsidR="00B24AEA" w:rsidRPr="004A1441" w:rsidRDefault="00B24AEA" w:rsidP="00B24AEA">
      <w:pPr>
        <w:pStyle w:val="BodyText"/>
        <w:rPr>
          <w:b/>
        </w:rPr>
      </w:pPr>
      <w:r w:rsidRPr="004A1441">
        <w:rPr>
          <w:b/>
        </w:rPr>
        <w:t xml:space="preserve">Please see section </w:t>
      </w:r>
      <w:r w:rsidR="007A6069" w:rsidRPr="004A1441">
        <w:fldChar w:fldCharType="begin"/>
      </w:r>
      <w:r w:rsidR="007A6069" w:rsidRPr="004A1441">
        <w:instrText xml:space="preserve"> REF _Ref488411644 \r \h  \* MERGEFORMAT </w:instrText>
      </w:r>
      <w:r w:rsidR="007A6069" w:rsidRPr="004A1441">
        <w:fldChar w:fldCharType="separate"/>
      </w:r>
      <w:r w:rsidR="00E132E0" w:rsidRPr="004A1441">
        <w:t>8</w:t>
      </w:r>
      <w:r w:rsidR="007A6069" w:rsidRPr="004A1441">
        <w:fldChar w:fldCharType="end"/>
      </w:r>
      <w:r w:rsidRPr="004A1441">
        <w:rPr>
          <w:b/>
        </w:rPr>
        <w:t xml:space="preserve"> for full details on ‘Report a Fault’</w:t>
      </w:r>
    </w:p>
    <w:p w:rsidR="000F5870" w:rsidRPr="004A1441" w:rsidRDefault="000F5870" w:rsidP="00B24AEA">
      <w:pPr>
        <w:pStyle w:val="BodyText"/>
        <w:rPr>
          <w:b/>
        </w:rPr>
      </w:pPr>
    </w:p>
    <w:p w:rsidR="00AC2ADC" w:rsidRPr="004A1441" w:rsidRDefault="00AC2ADC" w:rsidP="00AC2ADC">
      <w:pPr>
        <w:pStyle w:val="Heading3"/>
      </w:pPr>
      <w:bookmarkStart w:id="492" w:name="_Toc499216887"/>
      <w:r w:rsidRPr="004A1441">
        <w:t>Terms and Conditions</w:t>
      </w:r>
      <w:bookmarkEnd w:id="492"/>
    </w:p>
    <w:p w:rsidR="00AC2ADC" w:rsidRPr="004A1441" w:rsidRDefault="00AC2ADC" w:rsidP="00AC2ADC">
      <w:pPr>
        <w:pStyle w:val="BodyText"/>
      </w:pPr>
      <w:r w:rsidRPr="004A1441">
        <w:t>Each Service Guarantee product a customer owns will have corresponding terms and conditions for both new business and back SG’s. Customers will access these from the associated product page.</w:t>
      </w:r>
    </w:p>
    <w:p w:rsidR="00AC2ADC" w:rsidRPr="004A1441" w:rsidRDefault="00AC2ADC" w:rsidP="00AC2ADC">
      <w:pPr>
        <w:pStyle w:val="BodyText"/>
      </w:pPr>
      <w:r w:rsidRPr="004A1441">
        <w:t>Terms &amp; Conditions will be displayed as a PDF document and will be accessed using a link with on the product page.</w:t>
      </w:r>
      <w:r w:rsidRPr="004A1441">
        <w:rPr>
          <w:b/>
        </w:rPr>
        <w:t xml:space="preserve"> (Reference screen shot here)</w:t>
      </w:r>
    </w:p>
    <w:p w:rsidR="007C6D05" w:rsidRPr="004A1441" w:rsidRDefault="007C6D05" w:rsidP="007C6D05">
      <w:pPr>
        <w:pStyle w:val="BodyText"/>
      </w:pPr>
    </w:p>
    <w:p w:rsidR="000F5870" w:rsidRPr="004A1441" w:rsidRDefault="000F5870" w:rsidP="007C6D05">
      <w:pPr>
        <w:pStyle w:val="BodyText"/>
      </w:pPr>
    </w:p>
    <w:p w:rsidR="000F5870" w:rsidRPr="004A1441" w:rsidRDefault="000F5870" w:rsidP="007C6D05">
      <w:pPr>
        <w:pStyle w:val="BodyText"/>
      </w:pPr>
    </w:p>
    <w:p w:rsidR="000F5870" w:rsidRPr="004A1441" w:rsidRDefault="000F5870" w:rsidP="007C6D05">
      <w:pPr>
        <w:pStyle w:val="BodyText"/>
      </w:pPr>
    </w:p>
    <w:p w:rsidR="000F5870" w:rsidRPr="004A1441" w:rsidRDefault="000F5870" w:rsidP="007C6D05">
      <w:pPr>
        <w:pStyle w:val="BodyText"/>
      </w:pPr>
    </w:p>
    <w:p w:rsidR="000F5870" w:rsidRPr="004A1441" w:rsidRDefault="000F5870" w:rsidP="007C6D05">
      <w:pPr>
        <w:pStyle w:val="BodyText"/>
      </w:pPr>
    </w:p>
    <w:p w:rsidR="00022F04" w:rsidRPr="004A1441" w:rsidRDefault="00022F04" w:rsidP="007C6D05">
      <w:pPr>
        <w:pStyle w:val="BodyText"/>
      </w:pPr>
    </w:p>
    <w:p w:rsidR="00022F04" w:rsidRPr="004A1441" w:rsidRDefault="00022F04" w:rsidP="007C6D05">
      <w:pPr>
        <w:pStyle w:val="BodyText"/>
      </w:pPr>
    </w:p>
    <w:p w:rsidR="00022F04" w:rsidRPr="004A1441" w:rsidRDefault="00022F04" w:rsidP="007C6D05">
      <w:pPr>
        <w:pStyle w:val="BodyText"/>
      </w:pPr>
    </w:p>
    <w:p w:rsidR="00022F04" w:rsidRPr="004A1441" w:rsidRDefault="00022F04" w:rsidP="007C6D05">
      <w:pPr>
        <w:pStyle w:val="BodyText"/>
      </w:pPr>
    </w:p>
    <w:p w:rsidR="00022F04" w:rsidRPr="004A1441" w:rsidRDefault="00022F04" w:rsidP="007C6D05">
      <w:pPr>
        <w:pStyle w:val="BodyText"/>
      </w:pPr>
    </w:p>
    <w:p w:rsidR="00022F04" w:rsidRPr="004A1441" w:rsidRDefault="00022F04" w:rsidP="007C6D05">
      <w:pPr>
        <w:pStyle w:val="BodyText"/>
      </w:pPr>
    </w:p>
    <w:p w:rsidR="001C6BB2" w:rsidRPr="004A1441" w:rsidRDefault="001C6BB2" w:rsidP="004267AC">
      <w:pPr>
        <w:pStyle w:val="Heading1"/>
      </w:pPr>
      <w:bookmarkStart w:id="493" w:name="_Toc492311711"/>
      <w:bookmarkStart w:id="494" w:name="_Toc492312460"/>
      <w:bookmarkStart w:id="495" w:name="_Toc496627187"/>
      <w:bookmarkStart w:id="496" w:name="_Toc492311712"/>
      <w:bookmarkStart w:id="497" w:name="_Toc492312461"/>
      <w:bookmarkStart w:id="498" w:name="_Toc496627188"/>
      <w:bookmarkStart w:id="499" w:name="_Toc492311713"/>
      <w:bookmarkStart w:id="500" w:name="_Toc492312462"/>
      <w:bookmarkStart w:id="501" w:name="_Toc496627189"/>
      <w:bookmarkStart w:id="502" w:name="_Toc492311714"/>
      <w:bookmarkStart w:id="503" w:name="_Toc492312463"/>
      <w:bookmarkStart w:id="504" w:name="_Toc496627190"/>
      <w:bookmarkStart w:id="505" w:name="_Toc492311715"/>
      <w:bookmarkStart w:id="506" w:name="_Toc492312464"/>
      <w:bookmarkStart w:id="507" w:name="_Toc496627191"/>
      <w:bookmarkStart w:id="508" w:name="_Toc492311716"/>
      <w:bookmarkStart w:id="509" w:name="_Toc492312465"/>
      <w:bookmarkStart w:id="510" w:name="_Toc496627192"/>
      <w:bookmarkStart w:id="511" w:name="_Toc492311717"/>
      <w:bookmarkStart w:id="512" w:name="_Toc492312466"/>
      <w:bookmarkStart w:id="513" w:name="_Toc496627193"/>
      <w:bookmarkStart w:id="514" w:name="_Toc492311718"/>
      <w:bookmarkStart w:id="515" w:name="_Toc492312467"/>
      <w:bookmarkStart w:id="516" w:name="_Toc496627194"/>
      <w:bookmarkStart w:id="517" w:name="_Toc492311719"/>
      <w:bookmarkStart w:id="518" w:name="_Toc492312468"/>
      <w:bookmarkStart w:id="519" w:name="_Toc496627195"/>
      <w:bookmarkStart w:id="520" w:name="_Toc492311720"/>
      <w:bookmarkStart w:id="521" w:name="_Toc492312469"/>
      <w:bookmarkStart w:id="522" w:name="_Toc496627196"/>
      <w:bookmarkStart w:id="523" w:name="_Toc492311721"/>
      <w:bookmarkStart w:id="524" w:name="_Toc492312470"/>
      <w:bookmarkStart w:id="525" w:name="_Toc496627197"/>
      <w:bookmarkStart w:id="526" w:name="_Toc492311722"/>
      <w:bookmarkStart w:id="527" w:name="_Toc492312471"/>
      <w:bookmarkStart w:id="528" w:name="_Toc496627198"/>
      <w:bookmarkStart w:id="529" w:name="_Toc492311723"/>
      <w:bookmarkStart w:id="530" w:name="_Toc492312472"/>
      <w:bookmarkStart w:id="531" w:name="_Toc496627199"/>
      <w:bookmarkStart w:id="532" w:name="_Toc492311724"/>
      <w:bookmarkStart w:id="533" w:name="_Toc492312473"/>
      <w:bookmarkStart w:id="534" w:name="_Toc496627200"/>
      <w:bookmarkStart w:id="535" w:name="_Toc492311725"/>
      <w:bookmarkStart w:id="536" w:name="_Toc492312474"/>
      <w:bookmarkStart w:id="537" w:name="_Toc496627201"/>
      <w:bookmarkStart w:id="538" w:name="_Toc492311726"/>
      <w:bookmarkStart w:id="539" w:name="_Toc492312475"/>
      <w:bookmarkStart w:id="540" w:name="_Toc496627202"/>
      <w:bookmarkStart w:id="541" w:name="_Toc492311727"/>
      <w:bookmarkStart w:id="542" w:name="_Toc492312476"/>
      <w:bookmarkStart w:id="543" w:name="_Toc496627203"/>
      <w:bookmarkStart w:id="544" w:name="_Toc492311728"/>
      <w:bookmarkStart w:id="545" w:name="_Toc492312477"/>
      <w:bookmarkStart w:id="546" w:name="_Toc496627204"/>
      <w:bookmarkStart w:id="547" w:name="_Ref488411644"/>
      <w:bookmarkStart w:id="548" w:name="_Toc499216888"/>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r w:rsidRPr="004A1441">
        <w:lastRenderedPageBreak/>
        <w:t>Report a Fault Process</w:t>
      </w:r>
      <w:bookmarkEnd w:id="547"/>
      <w:bookmarkEnd w:id="548"/>
    </w:p>
    <w:p w:rsidR="00B24AEA" w:rsidRPr="004A1441" w:rsidRDefault="00B24AEA" w:rsidP="00B24AEA">
      <w:pPr>
        <w:pStyle w:val="BodyText"/>
      </w:pPr>
      <w:r w:rsidRPr="004A1441">
        <w:t>The service to ‘Report a Fault’ will be available to all users. However the journey they follow to report their fault will firstly be dictated by when they raise the fault and whether they are in their ‘extended’ warranty period or their ‘in warranty’ period.</w:t>
      </w:r>
    </w:p>
    <w:p w:rsidR="00B24AEA" w:rsidRPr="004A1441" w:rsidRDefault="00B24AEA" w:rsidP="00B24AEA">
      <w:pPr>
        <w:pStyle w:val="BodyText"/>
        <w:rPr>
          <w:b/>
        </w:rPr>
      </w:pPr>
      <w:r w:rsidRPr="004A1441">
        <w:t xml:space="preserve">The difference will be either the user is presented with a button or manufacturer details.  </w:t>
      </w:r>
      <w:r w:rsidRPr="004A1441">
        <w:rPr>
          <w:b/>
        </w:rPr>
        <w:t xml:space="preserve">(Please see section </w:t>
      </w:r>
      <w:r w:rsidR="0042512D" w:rsidRPr="004A1441">
        <w:rPr>
          <w:b/>
        </w:rPr>
        <w:fldChar w:fldCharType="begin"/>
      </w:r>
      <w:r w:rsidR="000E475D" w:rsidRPr="004A1441">
        <w:rPr>
          <w:b/>
        </w:rPr>
        <w:instrText xml:space="preserve"> REF _Ref488411644 \r \h </w:instrText>
      </w:r>
      <w:r w:rsidR="00410693">
        <w:rPr>
          <w:b/>
        </w:rPr>
        <w:instrText xml:space="preserve"> \* MERGEFORMAT </w:instrText>
      </w:r>
      <w:r w:rsidR="0042512D" w:rsidRPr="004A1441">
        <w:rPr>
          <w:b/>
        </w:rPr>
      </w:r>
      <w:r w:rsidR="0042512D" w:rsidRPr="004A1441">
        <w:rPr>
          <w:b/>
        </w:rPr>
        <w:fldChar w:fldCharType="separate"/>
      </w:r>
      <w:r w:rsidR="00E132E0" w:rsidRPr="004A1441">
        <w:rPr>
          <w:b/>
        </w:rPr>
        <w:t>8</w:t>
      </w:r>
      <w:r w:rsidR="0042512D" w:rsidRPr="004A1441">
        <w:rPr>
          <w:b/>
        </w:rPr>
        <w:fldChar w:fldCharType="end"/>
      </w:r>
      <w:r w:rsidR="000E475D" w:rsidRPr="004A1441">
        <w:rPr>
          <w:b/>
        </w:rPr>
        <w:t xml:space="preserve"> </w:t>
      </w:r>
      <w:r w:rsidRPr="004A1441">
        <w:rPr>
          <w:b/>
        </w:rPr>
        <w:t>for further details on Report A Fault’)</w:t>
      </w:r>
    </w:p>
    <w:p w:rsidR="002F1B1E" w:rsidRPr="004A1441" w:rsidRDefault="00B24AEA" w:rsidP="002F1B1E">
      <w:pPr>
        <w:pStyle w:val="BodyText"/>
      </w:pPr>
      <w:r w:rsidRPr="004A1441">
        <w:t>The process below shows the various steps followed when reporting a fault.</w:t>
      </w:r>
    </w:p>
    <w:p w:rsidR="00C71EFC" w:rsidRPr="004A1441" w:rsidRDefault="004302BC" w:rsidP="0022189D">
      <w:pPr>
        <w:pStyle w:val="BodyText"/>
        <w:ind w:left="142"/>
      </w:pPr>
      <w:r w:rsidRPr="004A1441">
        <w:object w:dxaOrig="14016" w:dyaOrig="23148">
          <v:shape id="_x0000_i1028" type="#_x0000_t75" style="width:417.75pt;height:503.3pt" o:ole="">
            <v:imagedata r:id="rId20" o:title=""/>
          </v:shape>
          <o:OLEObject Type="Embed" ProgID="Visio.Drawing.15" ShapeID="_x0000_i1028" DrawAspect="Content" ObjectID="_1617020093" r:id="rId21"/>
        </w:object>
      </w:r>
    </w:p>
    <w:p w:rsidR="00934988" w:rsidRPr="004A1441" w:rsidRDefault="00934988" w:rsidP="00B24AEA">
      <w:pPr>
        <w:pStyle w:val="Heading2"/>
      </w:pPr>
      <w:bookmarkStart w:id="549" w:name="_Toc499216889"/>
      <w:r w:rsidRPr="004A1441">
        <w:lastRenderedPageBreak/>
        <w:t>In Warranty or Extended Warranty</w:t>
      </w:r>
      <w:bookmarkEnd w:id="549"/>
    </w:p>
    <w:p w:rsidR="00110B60" w:rsidRPr="004A1441" w:rsidRDefault="000D20CA" w:rsidP="000D20CA">
      <w:pPr>
        <w:pStyle w:val="BodyText"/>
      </w:pPr>
      <w:r w:rsidRPr="004A1441">
        <w:t xml:space="preserve">Firstly the portal will identify </w:t>
      </w:r>
      <w:r w:rsidR="009810A3" w:rsidRPr="004A1441">
        <w:t>whether the warranty is</w:t>
      </w:r>
      <w:r w:rsidR="00867FC9" w:rsidRPr="004A1441">
        <w:t>:</w:t>
      </w:r>
    </w:p>
    <w:p w:rsidR="000D20CA" w:rsidRPr="004A1441" w:rsidRDefault="00110B60" w:rsidP="00110B60">
      <w:pPr>
        <w:pStyle w:val="BodyText"/>
        <w:numPr>
          <w:ilvl w:val="0"/>
          <w:numId w:val="24"/>
        </w:numPr>
        <w:spacing w:after="0"/>
      </w:pPr>
      <w:r w:rsidRPr="004A1441">
        <w:t xml:space="preserve">In Warranty = </w:t>
      </w:r>
      <w:r w:rsidR="009810A3" w:rsidRPr="004A1441">
        <w:t>Manufacturer warranty period</w:t>
      </w:r>
      <w:r w:rsidRPr="004A1441">
        <w:t xml:space="preserve"> therefore the responsibility of the repair lays with the manufacturer</w:t>
      </w:r>
    </w:p>
    <w:p w:rsidR="00110B60" w:rsidRPr="004A1441" w:rsidRDefault="00110B60" w:rsidP="00110B60">
      <w:pPr>
        <w:pStyle w:val="BodyText"/>
        <w:numPr>
          <w:ilvl w:val="0"/>
          <w:numId w:val="24"/>
        </w:numPr>
        <w:spacing w:after="0"/>
      </w:pPr>
      <w:r w:rsidRPr="004A1441">
        <w:t>Extended Warranty = Covered by the SD Service Guarantee and therefore the responsibility of the repair lays with UK Warranty</w:t>
      </w:r>
    </w:p>
    <w:p w:rsidR="00110B60" w:rsidRPr="004A1441" w:rsidRDefault="00110B60" w:rsidP="00110B60">
      <w:pPr>
        <w:pStyle w:val="BodyText"/>
        <w:spacing w:after="0"/>
        <w:ind w:left="1440"/>
      </w:pPr>
    </w:p>
    <w:p w:rsidR="00B24AEA" w:rsidRPr="004A1441" w:rsidRDefault="00B24AEA" w:rsidP="00110B60">
      <w:pPr>
        <w:pStyle w:val="BodyText"/>
        <w:spacing w:after="0"/>
        <w:ind w:left="1440"/>
      </w:pPr>
    </w:p>
    <w:p w:rsidR="00934988" w:rsidRPr="004A1441" w:rsidRDefault="00B24AEA" w:rsidP="0021128A">
      <w:pPr>
        <w:pStyle w:val="BodyText"/>
        <w:spacing w:after="0"/>
      </w:pPr>
      <w:r w:rsidRPr="00410693">
        <w:t xml:space="preserve">The customer portal </w:t>
      </w:r>
      <w:r w:rsidR="0021128A" w:rsidRPr="004A1441">
        <w:t>will</w:t>
      </w:r>
      <w:r w:rsidRPr="004A1441">
        <w:t xml:space="preserve"> </w:t>
      </w:r>
      <w:r w:rsidR="0021128A" w:rsidRPr="004A1441">
        <w:t>determin</w:t>
      </w:r>
      <w:r w:rsidRPr="004A1441">
        <w:t>e</w:t>
      </w:r>
      <w:r w:rsidR="0021128A" w:rsidRPr="004A1441">
        <w:t xml:space="preserve"> </w:t>
      </w:r>
      <w:r w:rsidRPr="004A1441">
        <w:t xml:space="preserve">this </w:t>
      </w:r>
      <w:r w:rsidR="00934988" w:rsidRPr="004A1441">
        <w:t xml:space="preserve">by assessing which </w:t>
      </w:r>
      <w:r w:rsidR="00172437" w:rsidRPr="004A1441">
        <w:t xml:space="preserve">of the two </w:t>
      </w:r>
      <w:r w:rsidR="00934988" w:rsidRPr="004A1441">
        <w:t xml:space="preserve">date </w:t>
      </w:r>
      <w:r w:rsidR="00BD6E55" w:rsidRPr="004A1441">
        <w:t xml:space="preserve">periods </w:t>
      </w:r>
      <w:r w:rsidR="00934988" w:rsidRPr="004A1441">
        <w:t xml:space="preserve">the fault </w:t>
      </w:r>
      <w:r w:rsidRPr="004A1441">
        <w:t>is being r</w:t>
      </w:r>
      <w:r w:rsidR="00BD6E55" w:rsidRPr="004A1441">
        <w:t xml:space="preserve">eported </w:t>
      </w:r>
      <w:r w:rsidRPr="004A1441">
        <w:t>in</w:t>
      </w:r>
      <w:r w:rsidR="00172437" w:rsidRPr="004A1441">
        <w:t xml:space="preserve">: </w:t>
      </w:r>
    </w:p>
    <w:p w:rsidR="00172437" w:rsidRPr="004A1441" w:rsidRDefault="00172437" w:rsidP="0021128A">
      <w:pPr>
        <w:pStyle w:val="BodyText"/>
        <w:spacing w:after="0"/>
      </w:pPr>
    </w:p>
    <w:p w:rsidR="00867FC9" w:rsidRPr="004A1441" w:rsidRDefault="0021128A" w:rsidP="0042529A">
      <w:pPr>
        <w:pStyle w:val="BodyText"/>
        <w:spacing w:after="0"/>
        <w:ind w:left="426"/>
        <w:jc w:val="center"/>
      </w:pPr>
      <w:r w:rsidRPr="004A1441">
        <w:object w:dxaOrig="10164" w:dyaOrig="1476">
          <v:shape id="_x0000_i1029" type="#_x0000_t75" style="width:417.75pt;height:57.75pt" o:ole="">
            <v:imagedata r:id="rId22" o:title=""/>
          </v:shape>
          <o:OLEObject Type="Embed" ProgID="Visio.Drawing.15" ShapeID="_x0000_i1029" DrawAspect="Content" ObjectID="_1617020094" r:id="rId23"/>
        </w:object>
      </w:r>
    </w:p>
    <w:p w:rsidR="0001627C" w:rsidRPr="004A1441" w:rsidRDefault="0001627C" w:rsidP="004267AC">
      <w:pPr>
        <w:pStyle w:val="Heading2"/>
      </w:pPr>
      <w:bookmarkStart w:id="550" w:name="_Toc499216890"/>
      <w:r w:rsidRPr="004A1441">
        <w:t>Extended Warranty period</w:t>
      </w:r>
      <w:bookmarkEnd w:id="550"/>
    </w:p>
    <w:p w:rsidR="004267AC" w:rsidRPr="004A1441" w:rsidRDefault="00867FC9" w:rsidP="00867FC9">
      <w:pPr>
        <w:pStyle w:val="BodyText"/>
        <w:spacing w:after="0"/>
      </w:pPr>
      <w:r w:rsidRPr="004A1441">
        <w:t>If a fault is reported during the ‘Extended Warranty period’</w:t>
      </w:r>
      <w:r w:rsidR="004267AC" w:rsidRPr="004A1441">
        <w:t xml:space="preserve"> a ‘Report a Fault’ button will be presented on the Product Page.</w:t>
      </w:r>
    </w:p>
    <w:p w:rsidR="004267AC" w:rsidRPr="004A1441" w:rsidRDefault="004267AC" w:rsidP="00867FC9">
      <w:pPr>
        <w:pStyle w:val="BodyText"/>
        <w:spacing w:after="0"/>
      </w:pPr>
    </w:p>
    <w:p w:rsidR="00867FC9" w:rsidRPr="004A1441" w:rsidRDefault="004267AC" w:rsidP="00867FC9">
      <w:pPr>
        <w:pStyle w:val="BodyText"/>
        <w:spacing w:after="0"/>
      </w:pPr>
      <w:r w:rsidRPr="004A1441">
        <w:t xml:space="preserve">There are two potential </w:t>
      </w:r>
      <w:r w:rsidR="00867FC9" w:rsidRPr="004A1441">
        <w:t xml:space="preserve">journeys available to the </w:t>
      </w:r>
      <w:r w:rsidR="009975B6" w:rsidRPr="004A1441">
        <w:t>customer and these journeys are dictated by whether the retail product value meets the low cost rule or not.</w:t>
      </w:r>
      <w:r w:rsidRPr="004A1441">
        <w:t xml:space="preserve"> </w:t>
      </w:r>
      <w:r w:rsidR="00250F11" w:rsidRPr="004A1441">
        <w:rPr>
          <w:b/>
        </w:rPr>
        <w:t>(P</w:t>
      </w:r>
      <w:r w:rsidRPr="004A1441">
        <w:rPr>
          <w:b/>
        </w:rPr>
        <w:t xml:space="preserve">lease see section </w:t>
      </w:r>
      <w:r w:rsidR="007A6069" w:rsidRPr="004A1441">
        <w:fldChar w:fldCharType="begin"/>
      </w:r>
      <w:r w:rsidR="007A6069" w:rsidRPr="004A1441">
        <w:instrText xml:space="preserve"> REF _Ref488234281 \r \h  \* MERGEFORMAT </w:instrText>
      </w:r>
      <w:r w:rsidR="007A6069" w:rsidRPr="004A1441">
        <w:fldChar w:fldCharType="separate"/>
      </w:r>
      <w:r w:rsidR="00E132E0" w:rsidRPr="004A1441">
        <w:rPr>
          <w:b/>
        </w:rPr>
        <w:t>9.2</w:t>
      </w:r>
      <w:r w:rsidR="007A6069" w:rsidRPr="004A1441">
        <w:fldChar w:fldCharType="end"/>
      </w:r>
      <w:r w:rsidRPr="004A1441">
        <w:rPr>
          <w:b/>
        </w:rPr>
        <w:t xml:space="preserve"> for Low Cost Rule details)</w:t>
      </w:r>
    </w:p>
    <w:p w:rsidR="00867FC9" w:rsidRPr="004A1441" w:rsidRDefault="00867FC9" w:rsidP="00867FC9">
      <w:pPr>
        <w:pStyle w:val="BodyText"/>
        <w:spacing w:after="0"/>
      </w:pPr>
    </w:p>
    <w:p w:rsidR="004267AC" w:rsidRPr="004A1441" w:rsidRDefault="004267AC" w:rsidP="004267AC">
      <w:pPr>
        <w:pStyle w:val="BodyText"/>
        <w:numPr>
          <w:ilvl w:val="0"/>
          <w:numId w:val="25"/>
        </w:numPr>
        <w:spacing w:after="0"/>
      </w:pPr>
      <w:r w:rsidRPr="00410693">
        <w:t>If the retail product value is above the low cost limit the customer will proceed down the Repair Journey</w:t>
      </w:r>
      <w:r w:rsidR="00824662" w:rsidRPr="004A1441">
        <w:t xml:space="preserve"> </w:t>
      </w:r>
      <w:r w:rsidR="00824662" w:rsidRPr="004A1441">
        <w:rPr>
          <w:b/>
        </w:rPr>
        <w:t xml:space="preserve">(please see section </w:t>
      </w:r>
      <w:r w:rsidR="007A6069" w:rsidRPr="004A1441">
        <w:fldChar w:fldCharType="begin"/>
      </w:r>
      <w:r w:rsidR="007A6069" w:rsidRPr="004A1441">
        <w:instrText xml:space="preserve"> REF _Ref488415684 \r \h  \* MERGEFORMAT </w:instrText>
      </w:r>
      <w:r w:rsidR="007A6069" w:rsidRPr="004A1441">
        <w:fldChar w:fldCharType="separate"/>
      </w:r>
      <w:r w:rsidR="00E132E0" w:rsidRPr="004A1441">
        <w:rPr>
          <w:b/>
        </w:rPr>
        <w:t>8.2.1</w:t>
      </w:r>
      <w:r w:rsidR="007A6069" w:rsidRPr="004A1441">
        <w:fldChar w:fldCharType="end"/>
      </w:r>
      <w:r w:rsidR="00824662" w:rsidRPr="004A1441">
        <w:rPr>
          <w:b/>
        </w:rPr>
        <w:t xml:space="preserve"> for the Repair Journey details)</w:t>
      </w:r>
    </w:p>
    <w:p w:rsidR="004267AC" w:rsidRPr="004A1441" w:rsidRDefault="004267AC" w:rsidP="004267AC">
      <w:pPr>
        <w:pStyle w:val="BodyText"/>
        <w:spacing w:after="0"/>
        <w:ind w:left="1800"/>
      </w:pPr>
    </w:p>
    <w:p w:rsidR="00867FC9" w:rsidRPr="004A1441" w:rsidRDefault="004267AC" w:rsidP="00867FC9">
      <w:pPr>
        <w:pStyle w:val="BodyText"/>
        <w:numPr>
          <w:ilvl w:val="0"/>
          <w:numId w:val="25"/>
        </w:numPr>
        <w:spacing w:after="0"/>
      </w:pPr>
      <w:r w:rsidRPr="004A1441">
        <w:t xml:space="preserve">If the retail product value is below the low cost limit the customer will proceed down the </w:t>
      </w:r>
      <w:r w:rsidR="00867FC9" w:rsidRPr="004A1441">
        <w:t>Replacement Journey</w:t>
      </w:r>
      <w:r w:rsidR="00824662" w:rsidRPr="004A1441">
        <w:t xml:space="preserve"> </w:t>
      </w:r>
      <w:r w:rsidR="00824662" w:rsidRPr="004A1441">
        <w:rPr>
          <w:b/>
        </w:rPr>
        <w:t xml:space="preserve">(please see section </w:t>
      </w:r>
      <w:r w:rsidR="0042512D" w:rsidRPr="004A1441">
        <w:rPr>
          <w:b/>
        </w:rPr>
        <w:fldChar w:fldCharType="begin"/>
      </w:r>
      <w:r w:rsidR="00824662" w:rsidRPr="004A1441">
        <w:rPr>
          <w:b/>
        </w:rPr>
        <w:instrText xml:space="preserve"> REF _Ref488415713 \r \h </w:instrText>
      </w:r>
      <w:r w:rsidR="008F4EFE" w:rsidRPr="004A1441">
        <w:rPr>
          <w:b/>
        </w:rPr>
        <w:instrText xml:space="preserve"> \* MERGEFORMAT </w:instrText>
      </w:r>
      <w:r w:rsidR="0042512D" w:rsidRPr="004A1441">
        <w:rPr>
          <w:b/>
        </w:rPr>
      </w:r>
      <w:r w:rsidR="0042512D" w:rsidRPr="004A1441">
        <w:rPr>
          <w:b/>
        </w:rPr>
        <w:fldChar w:fldCharType="separate"/>
      </w:r>
      <w:r w:rsidR="00E132E0" w:rsidRPr="004A1441">
        <w:rPr>
          <w:b/>
        </w:rPr>
        <w:t>8.2.2</w:t>
      </w:r>
      <w:r w:rsidR="0042512D" w:rsidRPr="004A1441">
        <w:rPr>
          <w:b/>
        </w:rPr>
        <w:fldChar w:fldCharType="end"/>
      </w:r>
      <w:r w:rsidR="00824662" w:rsidRPr="004A1441">
        <w:rPr>
          <w:b/>
        </w:rPr>
        <w:t xml:space="preserve"> for the Replacement Journey details)</w:t>
      </w:r>
    </w:p>
    <w:p w:rsidR="00867FC9" w:rsidRPr="004A1441" w:rsidRDefault="00867FC9" w:rsidP="00867FC9">
      <w:pPr>
        <w:pStyle w:val="BodyText"/>
        <w:spacing w:after="0"/>
        <w:ind w:left="1800"/>
      </w:pPr>
    </w:p>
    <w:p w:rsidR="00C2689B" w:rsidRPr="004A1441" w:rsidRDefault="00C2689B" w:rsidP="004267AC">
      <w:pPr>
        <w:pStyle w:val="Heading3"/>
      </w:pPr>
      <w:bookmarkStart w:id="551" w:name="_Ref488415684"/>
      <w:bookmarkStart w:id="552" w:name="_Toc499216891"/>
      <w:r w:rsidRPr="004A1441">
        <w:t>Repair Journey</w:t>
      </w:r>
      <w:bookmarkEnd w:id="551"/>
      <w:bookmarkEnd w:id="552"/>
    </w:p>
    <w:p w:rsidR="000E4254" w:rsidRPr="00656F94" w:rsidRDefault="000E4254" w:rsidP="004267AC">
      <w:pPr>
        <w:pStyle w:val="Heading4"/>
        <w:rPr>
          <w:b/>
        </w:rPr>
      </w:pPr>
      <w:bookmarkStart w:id="553" w:name="_Ref488417747"/>
      <w:r w:rsidRPr="00656F94">
        <w:rPr>
          <w:b/>
        </w:rPr>
        <w:t>Soft Fix</w:t>
      </w:r>
      <w:bookmarkEnd w:id="553"/>
    </w:p>
    <w:p w:rsidR="00C2689B" w:rsidRPr="004A1441" w:rsidRDefault="00C2689B" w:rsidP="00C2689B">
      <w:pPr>
        <w:pStyle w:val="BodyText"/>
      </w:pPr>
      <w:r w:rsidRPr="004A1441">
        <w:t xml:space="preserve">After clicking ‘Report a Fault’ the customer will be presented with </w:t>
      </w:r>
      <w:r w:rsidR="004C21CC" w:rsidRPr="004A1441">
        <w:t xml:space="preserve">a series of ‘Soft Fix’ statements </w:t>
      </w:r>
      <w:r w:rsidRPr="004A1441">
        <w:t xml:space="preserve">related to the </w:t>
      </w:r>
      <w:r w:rsidR="00DB6607" w:rsidRPr="004A1441">
        <w:t>retail</w:t>
      </w:r>
      <w:r w:rsidRPr="004A1441">
        <w:t xml:space="preserve"> product covered by the warranty.</w:t>
      </w:r>
    </w:p>
    <w:p w:rsidR="00C2689B" w:rsidRPr="004A1441" w:rsidRDefault="00C2689B" w:rsidP="00C2689B">
      <w:pPr>
        <w:pStyle w:val="BodyText"/>
      </w:pPr>
      <w:r w:rsidRPr="004A1441">
        <w:t xml:space="preserve">The customer can choose which ‘Soft Fix’ is closest in description to their fault and will be able to click on </w:t>
      </w:r>
      <w:r w:rsidR="002703D5" w:rsidRPr="004A1441">
        <w:t xml:space="preserve">either of the </w:t>
      </w:r>
      <w:r w:rsidRPr="004A1441">
        <w:t>two options</w:t>
      </w:r>
      <w:r w:rsidR="002703D5" w:rsidRPr="004A1441">
        <w:t xml:space="preserve"> below if the soft fix information solves the fault or not:</w:t>
      </w:r>
    </w:p>
    <w:p w:rsidR="00C2689B" w:rsidRPr="004A1441" w:rsidRDefault="00C2689B" w:rsidP="00C2689B">
      <w:pPr>
        <w:pStyle w:val="BodyText"/>
        <w:numPr>
          <w:ilvl w:val="0"/>
          <w:numId w:val="26"/>
        </w:numPr>
        <w:spacing w:after="0"/>
      </w:pPr>
      <w:r w:rsidRPr="004A1441">
        <w:t>Yes</w:t>
      </w:r>
    </w:p>
    <w:p w:rsidR="00C2689B" w:rsidRPr="004A1441" w:rsidRDefault="00C2689B" w:rsidP="00C2689B">
      <w:pPr>
        <w:pStyle w:val="BodyText"/>
        <w:numPr>
          <w:ilvl w:val="0"/>
          <w:numId w:val="26"/>
        </w:numPr>
        <w:spacing w:after="0"/>
      </w:pPr>
      <w:r w:rsidRPr="004A1441">
        <w:t>No</w:t>
      </w:r>
    </w:p>
    <w:p w:rsidR="001D195A" w:rsidRPr="004A1441" w:rsidRDefault="001D195A" w:rsidP="001D195A">
      <w:pPr>
        <w:pStyle w:val="BodyText"/>
        <w:spacing w:after="0"/>
        <w:ind w:left="1800"/>
      </w:pPr>
    </w:p>
    <w:p w:rsidR="005B0F15" w:rsidRPr="004A1441" w:rsidRDefault="002703D5" w:rsidP="005B0F15">
      <w:pPr>
        <w:pStyle w:val="BodyText"/>
        <w:spacing w:after="0"/>
      </w:pPr>
      <w:r w:rsidRPr="004A1441">
        <w:t xml:space="preserve">If the customer selects ‘Yes’ </w:t>
      </w:r>
      <w:r w:rsidR="005B0F15" w:rsidRPr="004A1441">
        <w:t>a ‘Success’ message page</w:t>
      </w:r>
      <w:r w:rsidR="00DB6607" w:rsidRPr="004A1441">
        <w:t>.</w:t>
      </w:r>
      <w:r w:rsidR="005B0F15" w:rsidRPr="004A1441">
        <w:t xml:space="preserve"> This will be the end of the ‘report a fault’ journey.</w:t>
      </w:r>
      <w:r w:rsidR="004C21CC" w:rsidRPr="004A1441">
        <w:t xml:space="preserve"> The customer will then be able to click on ‘Home’ or ‘Back’ button to navigate away from this screen.</w:t>
      </w:r>
    </w:p>
    <w:p w:rsidR="005B0F15" w:rsidRPr="004A1441" w:rsidRDefault="005B0F15" w:rsidP="005B0F15">
      <w:pPr>
        <w:pStyle w:val="BodyText"/>
        <w:spacing w:after="0"/>
        <w:rPr>
          <w:b/>
          <w:color w:val="FF0000"/>
        </w:rPr>
      </w:pPr>
    </w:p>
    <w:p w:rsidR="004C21CC" w:rsidRPr="004A1441" w:rsidRDefault="005B0F15" w:rsidP="005B0F15">
      <w:pPr>
        <w:pStyle w:val="BodyText"/>
        <w:spacing w:after="0"/>
      </w:pPr>
      <w:r w:rsidRPr="004A1441">
        <w:t xml:space="preserve">If the customer selects ‘No’ the customer is directed to the </w:t>
      </w:r>
      <w:r w:rsidR="004C21CC" w:rsidRPr="004A1441">
        <w:t>Accidental Damage question.</w:t>
      </w:r>
    </w:p>
    <w:p w:rsidR="004C21CC" w:rsidRPr="004A1441" w:rsidRDefault="004C21CC" w:rsidP="005B0F15">
      <w:pPr>
        <w:pStyle w:val="BodyText"/>
        <w:spacing w:after="0"/>
      </w:pPr>
    </w:p>
    <w:p w:rsidR="004C21CC" w:rsidRPr="004A1441" w:rsidDel="005E4220" w:rsidRDefault="004C21CC" w:rsidP="005B0F15">
      <w:pPr>
        <w:pStyle w:val="BodyText"/>
        <w:spacing w:after="0"/>
        <w:rPr>
          <w:del w:id="554" w:author="Wright, Phil" w:date="2017-11-23T11:12:00Z"/>
        </w:rPr>
      </w:pPr>
      <w:r w:rsidRPr="004A1441">
        <w:lastRenderedPageBreak/>
        <w:t>If none of the descriptions match the customers fault there will be a link available at the bottom of the descriptions reading ‘None of these match my fault’. When the customer clicks on this link they will proceed to the Accidental Damage questions.</w:t>
      </w:r>
    </w:p>
    <w:p w:rsidR="000E4254" w:rsidRDefault="000E4254" w:rsidP="005B0F15">
      <w:pPr>
        <w:pStyle w:val="BodyText"/>
        <w:spacing w:after="0"/>
        <w:rPr>
          <w:ins w:id="555" w:author="Wright, Phil" w:date="2017-11-23T11:12:00Z"/>
        </w:rPr>
      </w:pPr>
    </w:p>
    <w:p w:rsidR="00CC03A0" w:rsidRPr="00656F94" w:rsidRDefault="00397AB7" w:rsidP="005B0F15">
      <w:pPr>
        <w:pStyle w:val="BodyText"/>
        <w:spacing w:after="0"/>
        <w:rPr>
          <w:rPrChange w:id="556" w:author="Wright, Phil" w:date="2017-12-04T10:56:00Z">
            <w:rPr>
              <w:highlight w:val="magenta"/>
            </w:rPr>
          </w:rPrChange>
        </w:rPr>
      </w:pPr>
      <w:r w:rsidRPr="00656F94">
        <w:rPr>
          <w:rPrChange w:id="557" w:author="Wright, Phil" w:date="2017-12-04T10:56:00Z">
            <w:rPr>
              <w:highlight w:val="magenta"/>
            </w:rPr>
          </w:rPrChange>
        </w:rPr>
        <w:t xml:space="preserve">The customer portal is a service available to SD customer who purchase an SG product post go </w:t>
      </w:r>
      <w:r w:rsidR="00CF7C29" w:rsidRPr="00656F94">
        <w:rPr>
          <w:rPrChange w:id="558" w:author="Wright, Phil" w:date="2017-12-04T10:56:00Z">
            <w:rPr>
              <w:highlight w:val="magenta"/>
            </w:rPr>
          </w:rPrChange>
        </w:rPr>
        <w:t>l</w:t>
      </w:r>
      <w:r w:rsidRPr="00656F94">
        <w:rPr>
          <w:rPrChange w:id="559" w:author="Wright, Phil" w:date="2017-12-04T10:56:00Z">
            <w:rPr>
              <w:highlight w:val="magenta"/>
            </w:rPr>
          </w:rPrChange>
        </w:rPr>
        <w:t xml:space="preserve">ive. However the </w:t>
      </w:r>
      <w:r w:rsidR="00CF7C29" w:rsidRPr="00656F94">
        <w:rPr>
          <w:rPrChange w:id="560" w:author="Wright, Phil" w:date="2017-12-04T10:56:00Z">
            <w:rPr>
              <w:highlight w:val="magenta"/>
            </w:rPr>
          </w:rPrChange>
        </w:rPr>
        <w:t>‘Report a Fault’ capab</w:t>
      </w:r>
      <w:r w:rsidRPr="00656F94">
        <w:rPr>
          <w:rPrChange w:id="561" w:author="Wright, Phil" w:date="2017-12-04T10:56:00Z">
            <w:rPr>
              <w:highlight w:val="magenta"/>
            </w:rPr>
          </w:rPrChange>
        </w:rPr>
        <w:t xml:space="preserve">ility will be available to back book customers. </w:t>
      </w:r>
      <w:r w:rsidR="00CC03A0" w:rsidRPr="00656F94">
        <w:rPr>
          <w:rPrChange w:id="562" w:author="Wright, Phil" w:date="2017-12-04T10:56:00Z">
            <w:rPr>
              <w:highlight w:val="magenta"/>
            </w:rPr>
          </w:rPrChange>
        </w:rPr>
        <w:t xml:space="preserve">There are a number of SG holders in the back book population who’s appliance will no longer be covered by a SG after their renewal date. </w:t>
      </w:r>
    </w:p>
    <w:p w:rsidR="005E4220" w:rsidRPr="00656F94" w:rsidRDefault="00CC03A0" w:rsidP="005B0F15">
      <w:pPr>
        <w:pStyle w:val="BodyText"/>
        <w:spacing w:after="0"/>
      </w:pPr>
      <w:r w:rsidRPr="00656F94">
        <w:rPr>
          <w:rPrChange w:id="563" w:author="Wright, Phil" w:date="2017-12-04T10:56:00Z">
            <w:rPr>
              <w:highlight w:val="magenta"/>
            </w:rPr>
          </w:rPrChange>
        </w:rPr>
        <w:t xml:space="preserve"> </w:t>
      </w:r>
    </w:p>
    <w:p w:rsidR="005E4220" w:rsidRPr="00656F94" w:rsidRDefault="005E4220" w:rsidP="005B0F15">
      <w:pPr>
        <w:pStyle w:val="BodyText"/>
        <w:spacing w:after="0"/>
      </w:pPr>
      <w:r w:rsidRPr="00656F94">
        <w:t xml:space="preserve">For those customers </w:t>
      </w:r>
      <w:r w:rsidR="00CC03A0" w:rsidRPr="00656F94">
        <w:rPr>
          <w:rPrChange w:id="564" w:author="Wright, Phil" w:date="2017-12-04T10:56:00Z">
            <w:rPr>
              <w:highlight w:val="magenta"/>
            </w:rPr>
          </w:rPrChange>
        </w:rPr>
        <w:t xml:space="preserve">who have a renewal date after the go live date </w:t>
      </w:r>
      <w:r w:rsidRPr="00656F94">
        <w:t xml:space="preserve">they will not be presented with any soft fix questions should they </w:t>
      </w:r>
      <w:r w:rsidR="00CC03A0" w:rsidRPr="00656F94">
        <w:rPr>
          <w:rPrChange w:id="565" w:author="Wright, Phil" w:date="2017-12-04T10:56:00Z">
            <w:rPr>
              <w:highlight w:val="magenta"/>
            </w:rPr>
          </w:rPrChange>
        </w:rPr>
        <w:t>attempt to report a fault a</w:t>
      </w:r>
      <w:r w:rsidRPr="00656F94">
        <w:t xml:space="preserve">t any stage between go live and their renewal date. </w:t>
      </w:r>
    </w:p>
    <w:p w:rsidR="005E4220" w:rsidRPr="00656F94" w:rsidRDefault="005E4220" w:rsidP="005B0F15">
      <w:pPr>
        <w:pStyle w:val="BodyText"/>
        <w:spacing w:after="0"/>
      </w:pPr>
    </w:p>
    <w:p w:rsidR="005E4220" w:rsidRDefault="005E4220" w:rsidP="005B0F15">
      <w:pPr>
        <w:pStyle w:val="BodyText"/>
        <w:spacing w:after="0"/>
      </w:pPr>
      <w:r w:rsidRPr="00656F94">
        <w:t xml:space="preserve">If they wish to make a service request they will click on the ‘Report a Fault’ button and will be immediately presented with the ‘Accidental Damage’ questions. The accidental damage rules will apply as documented in </w:t>
      </w:r>
      <w:r w:rsidRPr="00656F94">
        <w:fldChar w:fldCharType="begin"/>
      </w:r>
      <w:r w:rsidRPr="00656F94">
        <w:instrText xml:space="preserve"> REF _Ref488417762 \w \h </w:instrText>
      </w:r>
      <w:r w:rsidR="00B70B90" w:rsidRPr="00656F94">
        <w:rPr>
          <w:rPrChange w:id="566" w:author="Wright, Phil" w:date="2017-12-04T10:56:00Z">
            <w:rPr>
              <w:highlight w:val="magenta"/>
            </w:rPr>
          </w:rPrChange>
        </w:rPr>
        <w:instrText xml:space="preserve"> \* MERGEFORMAT </w:instrText>
      </w:r>
      <w:r w:rsidRPr="00656F94">
        <w:rPr>
          <w:rPrChange w:id="567" w:author="Wright, Phil" w:date="2017-12-04T10:56:00Z">
            <w:rPr/>
          </w:rPrChange>
        </w:rPr>
        <w:fldChar w:fldCharType="separate"/>
      </w:r>
      <w:r w:rsidRPr="00656F94">
        <w:t>8.2.1.2</w:t>
      </w:r>
      <w:r w:rsidRPr="00656F94">
        <w:fldChar w:fldCharType="end"/>
      </w:r>
      <w:r w:rsidR="00B70B90" w:rsidRPr="00656F94">
        <w:t>.</w:t>
      </w:r>
      <w:r w:rsidR="00B70B90">
        <w:t xml:space="preserve"> </w:t>
      </w:r>
    </w:p>
    <w:p w:rsidR="0099368A" w:rsidRDefault="0099368A" w:rsidP="005B0F15">
      <w:pPr>
        <w:pStyle w:val="BodyText"/>
        <w:spacing w:after="0"/>
      </w:pPr>
    </w:p>
    <w:p w:rsidR="0099368A" w:rsidRDefault="00656F94" w:rsidP="005B0F15">
      <w:pPr>
        <w:pStyle w:val="BodyText"/>
        <w:spacing w:after="0"/>
      </w:pPr>
      <w:r>
        <w:t xml:space="preserve">Please see section </w:t>
      </w:r>
      <w:r>
        <w:fldChar w:fldCharType="begin"/>
      </w:r>
      <w:r>
        <w:instrText xml:space="preserve"> REF _Ref500148231 \r \h </w:instrText>
      </w:r>
      <w:r>
        <w:fldChar w:fldCharType="separate"/>
      </w:r>
      <w:r>
        <w:t>9.9</w:t>
      </w:r>
      <w:r>
        <w:fldChar w:fldCharType="end"/>
      </w:r>
      <w:r>
        <w:t xml:space="preserve"> Service Available on Launch for a list of appliances that will not require soft fix questions from go live.</w:t>
      </w:r>
    </w:p>
    <w:p w:rsidR="005E4220" w:rsidRPr="004A1441" w:rsidRDefault="005E4220" w:rsidP="005B0F15">
      <w:pPr>
        <w:pStyle w:val="BodyText"/>
        <w:spacing w:after="0"/>
      </w:pPr>
    </w:p>
    <w:p w:rsidR="000E4254" w:rsidRPr="004A1441" w:rsidRDefault="000E4254" w:rsidP="004267AC">
      <w:pPr>
        <w:pStyle w:val="Heading4"/>
      </w:pPr>
      <w:bookmarkStart w:id="568" w:name="_Ref488417762"/>
      <w:r w:rsidRPr="004A1441">
        <w:t>Accidental Damage</w:t>
      </w:r>
      <w:bookmarkEnd w:id="568"/>
    </w:p>
    <w:p w:rsidR="000E4254" w:rsidRPr="004A1441" w:rsidRDefault="005B0F15" w:rsidP="005B0F15">
      <w:pPr>
        <w:pStyle w:val="BodyText"/>
        <w:spacing w:after="0"/>
      </w:pPr>
      <w:r w:rsidRPr="004A1441">
        <w:t>The next stage will present a number of options</w:t>
      </w:r>
      <w:r w:rsidR="000E4254" w:rsidRPr="004A1441">
        <w:t xml:space="preserve"> to the customer, of which they will be asked to pick the option that best describe the product failure. </w:t>
      </w:r>
    </w:p>
    <w:p w:rsidR="000E4254" w:rsidRPr="004A1441" w:rsidRDefault="000E4254" w:rsidP="005B0F15">
      <w:pPr>
        <w:pStyle w:val="BodyText"/>
        <w:spacing w:after="0"/>
      </w:pPr>
    </w:p>
    <w:p w:rsidR="000E4254" w:rsidRPr="004A1441" w:rsidRDefault="000E4254" w:rsidP="000E4254">
      <w:pPr>
        <w:ind w:left="1056" w:firstLine="12"/>
        <w:rPr>
          <w:rFonts w:cs="Arial"/>
          <w:color w:val="000000" w:themeColor="text1"/>
        </w:rPr>
      </w:pPr>
      <w:r w:rsidRPr="004A1441">
        <w:rPr>
          <w:rFonts w:cs="Arial"/>
          <w:color w:val="000000" w:themeColor="text1"/>
          <w:lang w:val="en-US"/>
        </w:rPr>
        <w:t>Please select from the below the reason that best explains your product failure;</w:t>
      </w:r>
    </w:p>
    <w:p w:rsidR="000E4254" w:rsidRPr="004A1441" w:rsidRDefault="000E4254" w:rsidP="000E4254">
      <w:pPr>
        <w:ind w:left="708"/>
        <w:rPr>
          <w:rFonts w:cs="Arial"/>
          <w:color w:val="000000" w:themeColor="text1"/>
        </w:rPr>
      </w:pPr>
      <w:r w:rsidRPr="004A1441">
        <w:rPr>
          <w:rFonts w:cs="Arial"/>
          <w:color w:val="000000" w:themeColor="text1"/>
          <w:lang w:val="en-US"/>
        </w:rPr>
        <w:t> </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My product was working but stopped working during operation</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I went to use my product and it wouldn’t operate, it was fine the last time I used it</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 xml:space="preserve">I dropped or knocked my product and now it has stopped working </w:t>
      </w:r>
      <w:r w:rsidRPr="004A1441">
        <w:rPr>
          <w:rFonts w:cs="Arial"/>
          <w:b/>
          <w:color w:val="000000" w:themeColor="text1"/>
          <w:lang w:val="en-US"/>
        </w:rPr>
        <w:t>*</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 xml:space="preserve">Some water got onto my product and now its stopped working </w:t>
      </w:r>
      <w:r w:rsidRPr="004A1441">
        <w:rPr>
          <w:rFonts w:cs="Arial"/>
          <w:b/>
          <w:color w:val="000000" w:themeColor="text1"/>
          <w:lang w:val="en-US"/>
        </w:rPr>
        <w:t>*</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My product is leaking and I don’t want to switch it on incase its unsafe</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 xml:space="preserve">My product is scratched, dented or chipped but it still works </w:t>
      </w:r>
      <w:r w:rsidRPr="004A1441">
        <w:rPr>
          <w:rFonts w:cs="Arial"/>
          <w:b/>
          <w:color w:val="000000" w:themeColor="text1"/>
          <w:lang w:val="en-US"/>
        </w:rPr>
        <w:t>*</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My product won’t switch on, I’ve checked the fuse in the plug</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The door on my product is loose or doesn’t close correctly</w:t>
      </w:r>
    </w:p>
    <w:p w:rsidR="000E4254" w:rsidRPr="004A1441" w:rsidRDefault="000E4254" w:rsidP="000E4254">
      <w:pPr>
        <w:numPr>
          <w:ilvl w:val="0"/>
          <w:numId w:val="10"/>
        </w:numPr>
        <w:tabs>
          <w:tab w:val="clear" w:pos="720"/>
          <w:tab w:val="num" w:pos="1428"/>
        </w:tabs>
        <w:ind w:left="1428"/>
        <w:rPr>
          <w:rFonts w:cs="Arial"/>
          <w:color w:val="000000" w:themeColor="text1"/>
        </w:rPr>
      </w:pPr>
      <w:r w:rsidRPr="004A1441">
        <w:rPr>
          <w:rFonts w:cs="Arial"/>
          <w:color w:val="000000" w:themeColor="text1"/>
          <w:lang w:val="en-US"/>
        </w:rPr>
        <w:t>A shelf, drawer, filter, charger or other accessory is damaged or not working</w:t>
      </w:r>
    </w:p>
    <w:p w:rsidR="000E4254" w:rsidRPr="004A1441" w:rsidRDefault="000E4254" w:rsidP="000E4254">
      <w:pPr>
        <w:pStyle w:val="ListParagraph"/>
        <w:ind w:left="1428"/>
        <w:rPr>
          <w:rFonts w:ascii="Arial" w:hAnsi="Arial" w:cs="Arial"/>
          <w:color w:val="000000" w:themeColor="text1"/>
          <w:sz w:val="20"/>
          <w:szCs w:val="20"/>
        </w:rPr>
      </w:pPr>
    </w:p>
    <w:p w:rsidR="000E4254" w:rsidRPr="004A1441" w:rsidRDefault="000E4254" w:rsidP="000E4254">
      <w:pPr>
        <w:pStyle w:val="ListParagraph"/>
        <w:ind w:left="1428"/>
        <w:rPr>
          <w:rFonts w:ascii="Arial" w:hAnsi="Arial" w:cs="Arial"/>
          <w:sz w:val="20"/>
          <w:szCs w:val="20"/>
        </w:rPr>
      </w:pPr>
      <w:r w:rsidRPr="004A1441">
        <w:rPr>
          <w:rFonts w:ascii="Arial" w:hAnsi="Arial" w:cs="Arial"/>
          <w:b/>
          <w:sz w:val="20"/>
          <w:szCs w:val="20"/>
        </w:rPr>
        <w:t>*</w:t>
      </w:r>
      <w:r w:rsidRPr="004A1441">
        <w:rPr>
          <w:rFonts w:ascii="Arial" w:hAnsi="Arial" w:cs="Arial"/>
          <w:sz w:val="20"/>
          <w:szCs w:val="20"/>
        </w:rPr>
        <w:t xml:space="preserve"> If the customer selects any of the asterix options the fault will be deemed as accidental damage. This will be stored in service.repfault. </w:t>
      </w:r>
    </w:p>
    <w:p w:rsidR="000E4254" w:rsidRPr="004A1441" w:rsidRDefault="000E4254" w:rsidP="005B0F15">
      <w:pPr>
        <w:pStyle w:val="BodyText"/>
        <w:spacing w:after="0"/>
      </w:pPr>
    </w:p>
    <w:p w:rsidR="005757B8" w:rsidRPr="004A1441" w:rsidRDefault="005757B8" w:rsidP="005B0F15">
      <w:pPr>
        <w:pStyle w:val="BodyText"/>
        <w:spacing w:after="0"/>
      </w:pPr>
      <w:r w:rsidRPr="004A1441">
        <w:t>Clicking ‘Next’ button:</w:t>
      </w:r>
    </w:p>
    <w:p w:rsidR="005757B8" w:rsidRPr="004A1441" w:rsidRDefault="005757B8" w:rsidP="005B0F15">
      <w:pPr>
        <w:pStyle w:val="BodyText"/>
        <w:spacing w:after="0"/>
      </w:pPr>
    </w:p>
    <w:p w:rsidR="000E4254" w:rsidRPr="004A1441" w:rsidRDefault="000E4254" w:rsidP="005757B8">
      <w:pPr>
        <w:pStyle w:val="BodyText"/>
        <w:numPr>
          <w:ilvl w:val="0"/>
          <w:numId w:val="30"/>
        </w:numPr>
        <w:spacing w:after="0"/>
      </w:pPr>
      <w:r w:rsidRPr="004A1441">
        <w:t xml:space="preserve">If the option selected is AD a message will appear to prompt the customer to call UK Warranty to continue ‘reporting their fault’ offline. </w:t>
      </w:r>
      <w:r w:rsidR="00D12BA7" w:rsidRPr="004A1441">
        <w:t>Development still required to prevent customers from starting the report a fault journey again. Report a fault button should not appear and customers shouldn’t be given a back button option after selecting an AD question.</w:t>
      </w:r>
    </w:p>
    <w:p w:rsidR="000E4254" w:rsidRPr="004A1441" w:rsidRDefault="000E4254" w:rsidP="005B0F15">
      <w:pPr>
        <w:pStyle w:val="BodyText"/>
        <w:spacing w:after="0"/>
        <w:rPr>
          <w:b/>
          <w:color w:val="FF0000"/>
        </w:rPr>
      </w:pPr>
    </w:p>
    <w:p w:rsidR="000E4254" w:rsidRPr="004A1441" w:rsidRDefault="000E4254" w:rsidP="005757B8">
      <w:pPr>
        <w:pStyle w:val="BodyText"/>
        <w:numPr>
          <w:ilvl w:val="0"/>
          <w:numId w:val="30"/>
        </w:numPr>
        <w:spacing w:after="0"/>
      </w:pPr>
      <w:r w:rsidRPr="004A1441">
        <w:t>If the customer selects a non</w:t>
      </w:r>
      <w:r w:rsidR="00F303E0" w:rsidRPr="004A1441">
        <w:t xml:space="preserve"> A</w:t>
      </w:r>
      <w:r w:rsidRPr="004A1441">
        <w:t xml:space="preserve">D option they will proceed to the next step of the ‘Repair a Fault’ process. Here the customer will be able to select an engineer appointment or </w:t>
      </w:r>
      <w:r w:rsidR="00475168" w:rsidRPr="004A1441">
        <w:t xml:space="preserve">arrange a </w:t>
      </w:r>
      <w:r w:rsidR="00C30BED" w:rsidRPr="004A1441">
        <w:t>back to base</w:t>
      </w:r>
      <w:r w:rsidRPr="004A1441">
        <w:t xml:space="preserve"> collection.</w:t>
      </w:r>
      <w:r w:rsidR="00D12BA7" w:rsidRPr="004A1441">
        <w:t xml:space="preserve"> </w:t>
      </w:r>
    </w:p>
    <w:p w:rsidR="00D12BA7" w:rsidRPr="004A1441" w:rsidRDefault="00D12BA7" w:rsidP="00A92334">
      <w:pPr>
        <w:pStyle w:val="ListParagraph"/>
      </w:pPr>
    </w:p>
    <w:p w:rsidR="005066E5" w:rsidRPr="004A1441" w:rsidRDefault="005066E5" w:rsidP="005066E5">
      <w:pPr>
        <w:pStyle w:val="BodyText"/>
        <w:spacing w:after="0"/>
      </w:pPr>
      <w:r w:rsidRPr="004A1441">
        <w:t xml:space="preserve">If a customer selects a fault reason that is flagged as potentially accidental damage the customer will be prevented from reporting any further faults against that appliance until either one of the following events occur claims handler has: </w:t>
      </w:r>
    </w:p>
    <w:p w:rsidR="005066E5" w:rsidRPr="004A1441" w:rsidRDefault="005066E5" w:rsidP="00A92334">
      <w:pPr>
        <w:pStyle w:val="BodyText"/>
        <w:numPr>
          <w:ilvl w:val="0"/>
          <w:numId w:val="43"/>
        </w:numPr>
        <w:spacing w:after="0"/>
      </w:pPr>
      <w:r w:rsidRPr="004A1441">
        <w:t xml:space="preserve">Claims handler unlocks the portal account </w:t>
      </w:r>
    </w:p>
    <w:p w:rsidR="005066E5" w:rsidRPr="004A1441" w:rsidRDefault="005066E5" w:rsidP="00A92334">
      <w:pPr>
        <w:pStyle w:val="BodyText"/>
        <w:numPr>
          <w:ilvl w:val="0"/>
          <w:numId w:val="43"/>
        </w:numPr>
        <w:spacing w:after="0"/>
      </w:pPr>
      <w:r w:rsidRPr="004A1441">
        <w:t>Claim is closed or declined</w:t>
      </w:r>
    </w:p>
    <w:p w:rsidR="005066E5" w:rsidRPr="004A1441" w:rsidRDefault="005066E5" w:rsidP="005066E5">
      <w:pPr>
        <w:pStyle w:val="BodyText"/>
        <w:spacing w:after="0"/>
      </w:pPr>
      <w:r w:rsidRPr="004A1441">
        <w:lastRenderedPageBreak/>
        <w:t>Should the customer land on the Product page again there will be no ‘Report a fault’ button available. All other links and functionality that precedes the report a fault process will be available to the customer e.g. appliance icon and access services button should operate as usual.</w:t>
      </w:r>
    </w:p>
    <w:p w:rsidR="005066E5" w:rsidRPr="004A1441" w:rsidRDefault="005066E5" w:rsidP="00A92334">
      <w:pPr>
        <w:pStyle w:val="BodyText"/>
        <w:spacing w:after="0"/>
      </w:pPr>
    </w:p>
    <w:p w:rsidR="0013696D" w:rsidRPr="004A1441" w:rsidRDefault="0013696D" w:rsidP="00A92334">
      <w:pPr>
        <w:pStyle w:val="BodyText"/>
        <w:spacing w:after="0"/>
      </w:pPr>
      <w:r w:rsidRPr="004A1441">
        <w:t xml:space="preserve">If </w:t>
      </w:r>
      <w:r w:rsidR="005066E5" w:rsidRPr="004A1441">
        <w:t xml:space="preserve">a </w:t>
      </w:r>
      <w:r w:rsidRPr="004A1441">
        <w:t xml:space="preserve">customer flags an AD question and contacts call centre the claims handler should have the ability to unlock customer connect if the </w:t>
      </w:r>
      <w:r w:rsidR="005066E5" w:rsidRPr="004A1441">
        <w:t xml:space="preserve">fault </w:t>
      </w:r>
      <w:r w:rsidRPr="004A1441">
        <w:t xml:space="preserve">was determined </w:t>
      </w:r>
      <w:r w:rsidR="005066E5" w:rsidRPr="004A1441">
        <w:t>not to be accidental damage.</w:t>
      </w:r>
      <w:r w:rsidRPr="004A1441">
        <w:t xml:space="preserve"> This should allow the customer to use the portal for reporting a fault in the future.</w:t>
      </w:r>
    </w:p>
    <w:p w:rsidR="005066E5" w:rsidRPr="004A1441" w:rsidRDefault="005066E5" w:rsidP="00A92334">
      <w:pPr>
        <w:pStyle w:val="BodyText"/>
        <w:spacing w:after="0"/>
      </w:pPr>
    </w:p>
    <w:p w:rsidR="005066E5" w:rsidRPr="004A1441" w:rsidRDefault="005066E5" w:rsidP="00A92334">
      <w:pPr>
        <w:pStyle w:val="BodyText"/>
        <w:spacing w:after="0"/>
      </w:pPr>
    </w:p>
    <w:p w:rsidR="00A77D05" w:rsidRPr="004A1441" w:rsidRDefault="00A77D05" w:rsidP="00A92334">
      <w:pPr>
        <w:pStyle w:val="BodyText"/>
        <w:spacing w:after="0"/>
        <w:rPr>
          <w:b/>
        </w:rPr>
      </w:pPr>
    </w:p>
    <w:p w:rsidR="004267AC" w:rsidRPr="004A1441" w:rsidRDefault="004267AC" w:rsidP="004267AC">
      <w:pPr>
        <w:pStyle w:val="Heading4"/>
        <w:numPr>
          <w:ilvl w:val="0"/>
          <w:numId w:val="0"/>
        </w:numPr>
        <w:ind w:left="2835"/>
      </w:pPr>
    </w:p>
    <w:p w:rsidR="00C30BED" w:rsidRPr="004A1441" w:rsidRDefault="004267AC" w:rsidP="004267AC">
      <w:pPr>
        <w:pStyle w:val="Heading4"/>
      </w:pPr>
      <w:r w:rsidRPr="004A1441">
        <w:t>E</w:t>
      </w:r>
      <w:r w:rsidR="00C30BED" w:rsidRPr="004A1441">
        <w:t>ngineer Appointment or Back to Base Collection</w:t>
      </w:r>
    </w:p>
    <w:p w:rsidR="000E4254" w:rsidRPr="004A1441" w:rsidRDefault="00F303E0" w:rsidP="000E4254">
      <w:pPr>
        <w:pStyle w:val="BodyText"/>
        <w:spacing w:after="0"/>
      </w:pPr>
      <w:r w:rsidRPr="004A1441">
        <w:t xml:space="preserve">The customer portal will assess if the </w:t>
      </w:r>
      <w:r w:rsidR="00190B63" w:rsidRPr="004A1441">
        <w:t>retail</w:t>
      </w:r>
      <w:r w:rsidRPr="004A1441">
        <w:t xml:space="preserve"> product is categorised for an Enginee</w:t>
      </w:r>
      <w:r w:rsidR="00CC23E1" w:rsidRPr="004A1441">
        <w:t>r Appointment</w:t>
      </w:r>
      <w:r w:rsidRPr="004A1441">
        <w:t xml:space="preserve"> or a Back to Base repair. </w:t>
      </w:r>
      <w:r w:rsidR="00475168" w:rsidRPr="004A1441">
        <w:t>(</w:t>
      </w:r>
      <w:r w:rsidRPr="004A1441">
        <w:rPr>
          <w:b/>
        </w:rPr>
        <w:t xml:space="preserve">Please see appendix </w:t>
      </w:r>
      <w:r w:rsidR="007A6069" w:rsidRPr="004A1441">
        <w:fldChar w:fldCharType="begin"/>
      </w:r>
      <w:r w:rsidR="007A6069" w:rsidRPr="004A1441">
        <w:instrText xml:space="preserve"> REF _Ref488237893 \r \h  \* MERGEFORMAT </w:instrText>
      </w:r>
      <w:r w:rsidR="007A6069" w:rsidRPr="004A1441">
        <w:fldChar w:fldCharType="separate"/>
      </w:r>
      <w:r w:rsidR="00E132E0" w:rsidRPr="004A1441">
        <w:rPr>
          <w:b/>
        </w:rPr>
        <w:t>9.3</w:t>
      </w:r>
      <w:r w:rsidR="007A6069" w:rsidRPr="004A1441">
        <w:fldChar w:fldCharType="end"/>
      </w:r>
      <w:r w:rsidRPr="004A1441">
        <w:rPr>
          <w:b/>
        </w:rPr>
        <w:t xml:space="preserve"> for this detail.</w:t>
      </w:r>
      <w:r w:rsidR="00475168" w:rsidRPr="004A1441">
        <w:rPr>
          <w:b/>
        </w:rPr>
        <w:t>)</w:t>
      </w:r>
    </w:p>
    <w:p w:rsidR="000E4254" w:rsidRPr="004A1441" w:rsidRDefault="000E4254" w:rsidP="000E4254">
      <w:pPr>
        <w:pStyle w:val="BodyText"/>
        <w:spacing w:after="0"/>
      </w:pPr>
    </w:p>
    <w:p w:rsidR="00C30BED" w:rsidRPr="004A1441" w:rsidRDefault="000E4254" w:rsidP="000E4254">
      <w:pPr>
        <w:pStyle w:val="BodyText"/>
      </w:pPr>
      <w:r w:rsidRPr="004A1441">
        <w:t xml:space="preserve">If the product is within the extended warranty period, </w:t>
      </w:r>
      <w:r w:rsidR="00F303E0" w:rsidRPr="004A1441">
        <w:t xml:space="preserve">and does not meet the </w:t>
      </w:r>
      <w:r w:rsidR="00C14C15" w:rsidRPr="004A1441">
        <w:t>Low Cost</w:t>
      </w:r>
      <w:r w:rsidR="00F303E0" w:rsidRPr="004A1441">
        <w:t xml:space="preserve"> rule </w:t>
      </w:r>
      <w:r w:rsidRPr="004A1441">
        <w:t xml:space="preserve">and the product is </w:t>
      </w:r>
      <w:r w:rsidR="00C14C15" w:rsidRPr="004A1441">
        <w:t>not back to base</w:t>
      </w:r>
      <w:r w:rsidRPr="004A1441">
        <w:t xml:space="preserve"> this button will </w:t>
      </w:r>
      <w:r w:rsidR="00C30BED" w:rsidRPr="004A1441">
        <w:t>direct the customer to th</w:t>
      </w:r>
      <w:r w:rsidR="00824662" w:rsidRPr="004A1441">
        <w:t xml:space="preserve">e ‘Book standard repair’ screen </w:t>
      </w:r>
      <w:r w:rsidR="00824662" w:rsidRPr="004A1441">
        <w:rPr>
          <w:b/>
        </w:rPr>
        <w:t xml:space="preserve">(Please see section </w:t>
      </w:r>
      <w:r w:rsidR="007A6069" w:rsidRPr="004A1441">
        <w:fldChar w:fldCharType="begin"/>
      </w:r>
      <w:r w:rsidR="007A6069" w:rsidRPr="004A1441">
        <w:instrText xml:space="preserve"> REF _Ref488415419 \r \h  \* MERGEFORMAT </w:instrText>
      </w:r>
      <w:r w:rsidR="007A6069" w:rsidRPr="004A1441">
        <w:fldChar w:fldCharType="separate"/>
      </w:r>
      <w:r w:rsidR="00E132E0" w:rsidRPr="004A1441">
        <w:rPr>
          <w:b/>
        </w:rPr>
        <w:t>8.2.1.4</w:t>
      </w:r>
      <w:r w:rsidR="007A6069" w:rsidRPr="004A1441">
        <w:fldChar w:fldCharType="end"/>
      </w:r>
      <w:r w:rsidR="00824662" w:rsidRPr="004A1441">
        <w:rPr>
          <w:b/>
        </w:rPr>
        <w:t xml:space="preserve"> for the Book an Engineer Appointment details)</w:t>
      </w:r>
    </w:p>
    <w:p w:rsidR="00475168" w:rsidRPr="004A1441" w:rsidRDefault="00475168" w:rsidP="00475168">
      <w:pPr>
        <w:pStyle w:val="BodyText"/>
      </w:pPr>
      <w:r w:rsidRPr="004A1441">
        <w:t xml:space="preserve">If the product is within the extended warranty period, does not meet the Low Cost limit and the product is back to base repair the customer will be directed to ‘Book a </w:t>
      </w:r>
      <w:r w:rsidR="00824662" w:rsidRPr="004A1441">
        <w:t xml:space="preserve">Back to Base </w:t>
      </w:r>
      <w:r w:rsidRPr="004A1441">
        <w:t>Collection’ page.</w:t>
      </w:r>
      <w:r w:rsidR="00824662" w:rsidRPr="004A1441">
        <w:t xml:space="preserve"> </w:t>
      </w:r>
      <w:r w:rsidR="00824662" w:rsidRPr="004A1441">
        <w:rPr>
          <w:b/>
        </w:rPr>
        <w:t xml:space="preserve">(Please see section </w:t>
      </w:r>
      <w:r w:rsidR="0042512D" w:rsidRPr="004A1441">
        <w:rPr>
          <w:b/>
        </w:rPr>
        <w:fldChar w:fldCharType="begin"/>
      </w:r>
      <w:r w:rsidR="00824662" w:rsidRPr="004A1441">
        <w:rPr>
          <w:b/>
        </w:rPr>
        <w:instrText xml:space="preserve"> REF _Ref488415452 \r \h </w:instrText>
      </w:r>
      <w:r w:rsidR="008F4EFE" w:rsidRPr="004A1441">
        <w:rPr>
          <w:b/>
        </w:rPr>
        <w:instrText xml:space="preserve"> \* MERGEFORMAT </w:instrText>
      </w:r>
      <w:r w:rsidR="0042512D" w:rsidRPr="004A1441">
        <w:rPr>
          <w:b/>
        </w:rPr>
      </w:r>
      <w:r w:rsidR="0042512D" w:rsidRPr="004A1441">
        <w:rPr>
          <w:b/>
        </w:rPr>
        <w:fldChar w:fldCharType="separate"/>
      </w:r>
      <w:r w:rsidR="00E132E0" w:rsidRPr="004A1441">
        <w:rPr>
          <w:b/>
        </w:rPr>
        <w:t>8.2.1.5</w:t>
      </w:r>
      <w:r w:rsidR="0042512D" w:rsidRPr="004A1441">
        <w:rPr>
          <w:b/>
        </w:rPr>
        <w:fldChar w:fldCharType="end"/>
      </w:r>
      <w:r w:rsidR="00824662" w:rsidRPr="004A1441">
        <w:rPr>
          <w:b/>
        </w:rPr>
        <w:t xml:space="preserve"> for the Book a Back to Base Collection details)</w:t>
      </w:r>
    </w:p>
    <w:p w:rsidR="0005270E" w:rsidRPr="00656F94" w:rsidRDefault="0005270E" w:rsidP="004267AC">
      <w:pPr>
        <w:pStyle w:val="Heading4"/>
      </w:pPr>
      <w:bookmarkStart w:id="569" w:name="_Ref488415419"/>
      <w:r w:rsidRPr="00656F94">
        <w:t xml:space="preserve">Book an </w:t>
      </w:r>
      <w:r w:rsidR="002830FA" w:rsidRPr="00656F94">
        <w:t xml:space="preserve">Engineer </w:t>
      </w:r>
      <w:r w:rsidRPr="00656F94">
        <w:t>Appointment</w:t>
      </w:r>
      <w:bookmarkEnd w:id="569"/>
    </w:p>
    <w:p w:rsidR="00824662" w:rsidRPr="004A1441" w:rsidRDefault="00824662" w:rsidP="00824662">
      <w:pPr>
        <w:pStyle w:val="BodyText"/>
        <w:rPr>
          <w:b/>
        </w:rPr>
      </w:pPr>
      <w:r w:rsidRPr="004A1441">
        <w:t>Customers will be asked to review address and contact</w:t>
      </w:r>
      <w:r w:rsidRPr="004A1441">
        <w:rPr>
          <w:color w:val="FF0000"/>
        </w:rPr>
        <w:t xml:space="preserve"> </w:t>
      </w:r>
      <w:r w:rsidRPr="004A1441">
        <w:t xml:space="preserve">details and given the option to update if required. If no updates are required customers can click on ‘Next’ button and they will be directed to the ‘Book an Appointment’ page. </w:t>
      </w:r>
      <w:r w:rsidRPr="004A1441">
        <w:rPr>
          <w:b/>
        </w:rPr>
        <w:t>(Refer to screen shot here)</w:t>
      </w:r>
    </w:p>
    <w:p w:rsidR="00824662" w:rsidRPr="004A1441" w:rsidRDefault="00824662" w:rsidP="00824662">
      <w:pPr>
        <w:pStyle w:val="BodyText"/>
      </w:pPr>
      <w:r w:rsidRPr="004A1441">
        <w:t xml:space="preserve">The following information will be shown on this screen: </w:t>
      </w:r>
    </w:p>
    <w:p w:rsidR="00824662" w:rsidRPr="004A1441" w:rsidRDefault="00824662" w:rsidP="00824662">
      <w:pPr>
        <w:pStyle w:val="BodyText"/>
      </w:pPr>
      <w:r w:rsidRPr="004A1441">
        <w:rPr>
          <w:noProof/>
          <w:lang w:eastAsia="en-GB"/>
        </w:rPr>
        <w:drawing>
          <wp:inline distT="0" distB="0" distL="0" distR="0">
            <wp:extent cx="2524125" cy="1958340"/>
            <wp:effectExtent l="0" t="0" r="952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524125" cy="1958340"/>
                    </a:xfrm>
                    <a:prstGeom prst="rect">
                      <a:avLst/>
                    </a:prstGeom>
                  </pic:spPr>
                </pic:pic>
              </a:graphicData>
            </a:graphic>
          </wp:inline>
        </w:drawing>
      </w:r>
    </w:p>
    <w:p w:rsidR="00824662" w:rsidRPr="004A1441" w:rsidRDefault="00824662" w:rsidP="00824662">
      <w:pPr>
        <w:pStyle w:val="BodyText"/>
      </w:pPr>
      <w:r w:rsidRPr="004A1441">
        <w:t>The information will be pre–populated using the SD SG file data.</w:t>
      </w:r>
    </w:p>
    <w:p w:rsidR="00625639" w:rsidRPr="004A1441" w:rsidRDefault="00824662" w:rsidP="00824662">
      <w:pPr>
        <w:pStyle w:val="BodyText"/>
        <w:rPr>
          <w:b/>
        </w:rPr>
      </w:pPr>
      <w:r w:rsidRPr="004A1441">
        <w:t>During the book a repair process a question is presented to the customer which is “Do any of these details need amending?”</w:t>
      </w:r>
      <w:r w:rsidRPr="004A1441">
        <w:rPr>
          <w:b/>
          <w:color w:val="FF0000"/>
        </w:rPr>
        <w:t xml:space="preserve"> </w:t>
      </w:r>
      <w:r w:rsidRPr="004A1441">
        <w:t>This question is not defaulted and will stand out from the current details.</w:t>
      </w:r>
      <w:r w:rsidRPr="004A1441">
        <w:rPr>
          <w:b/>
        </w:rPr>
        <w:t xml:space="preserve"> </w:t>
      </w:r>
    </w:p>
    <w:p w:rsidR="00625639" w:rsidRDefault="00625639" w:rsidP="00824662">
      <w:pPr>
        <w:pStyle w:val="BodyText"/>
        <w:rPr>
          <w:ins w:id="570" w:author="Wright, Phil" w:date="2017-11-03T14:30:00Z"/>
        </w:rPr>
      </w:pPr>
      <w:r w:rsidRPr="004A1441">
        <w:lastRenderedPageBreak/>
        <w:t xml:space="preserve">If the customer selects </w:t>
      </w:r>
      <w:r w:rsidRPr="004A1441">
        <w:rPr>
          <w:b/>
        </w:rPr>
        <w:t>‘No’</w:t>
      </w:r>
      <w:r w:rsidRPr="004A1441">
        <w:t xml:space="preserve"> and clicks </w:t>
      </w:r>
      <w:r w:rsidRPr="004A1441">
        <w:rPr>
          <w:b/>
        </w:rPr>
        <w:t>‘Next’</w:t>
      </w:r>
      <w:r w:rsidRPr="004A1441">
        <w:t xml:space="preserve"> they will proceed to the Book an Appointment Screen.</w:t>
      </w:r>
    </w:p>
    <w:p w:rsidR="004A1441" w:rsidRPr="004A1441" w:rsidRDefault="004A1441">
      <w:pPr>
        <w:pStyle w:val="BodyText"/>
        <w:rPr>
          <w:color w:val="000000" w:themeColor="text1"/>
          <w:rPrChange w:id="571" w:author="Wright, Phil" w:date="2017-11-03T14:31:00Z">
            <w:rPr>
              <w:rFonts w:ascii="Calibri" w:hAnsi="Calibri"/>
              <w:color w:val="1F497D"/>
              <w:spacing w:val="0"/>
            </w:rPr>
          </w:rPrChange>
        </w:rPr>
        <w:pPrChange w:id="572" w:author="Wright, Phil" w:date="2017-11-03T14:31:00Z">
          <w:pPr/>
        </w:pPrChange>
      </w:pPr>
      <w:r w:rsidRPr="00656F94">
        <w:rPr>
          <w:color w:val="000000" w:themeColor="text1"/>
          <w:rPrChange w:id="573" w:author="Wright, Phil" w:date="2017-12-04T10:57:00Z">
            <w:rPr>
              <w:color w:val="1F497D"/>
            </w:rPr>
          </w:rPrChange>
        </w:rPr>
        <w:t>If the customer has no telephone contact number saved then when they click on ‘No’ to the question ‘Do any of these details need amending?’ they will receive an on screen pop up message that will read ‘Please click yes to amend details and add a telephone number in order to continue’.</w:t>
      </w:r>
    </w:p>
    <w:p w:rsidR="00824662" w:rsidRPr="004A1441" w:rsidRDefault="00625639" w:rsidP="00824662">
      <w:pPr>
        <w:pStyle w:val="BodyText"/>
      </w:pPr>
      <w:r w:rsidRPr="004A1441">
        <w:t xml:space="preserve">If the customer does not provide a response to this question and they click </w:t>
      </w:r>
      <w:r w:rsidRPr="004A1441">
        <w:rPr>
          <w:b/>
        </w:rPr>
        <w:t>’Next’</w:t>
      </w:r>
      <w:r w:rsidRPr="004A1441">
        <w:t xml:space="preserve"> an error message will appear to prompt the customer to select an option. </w:t>
      </w:r>
      <w:r w:rsidR="0071380B" w:rsidRPr="004A1441">
        <w:t xml:space="preserve"> </w:t>
      </w:r>
      <w:r w:rsidRPr="004A1441">
        <w:t>The message ‘Please select an option if any of these details need amending?’ will appear in red text below the “Do any of these details need amending?” question</w:t>
      </w:r>
      <w:r w:rsidRPr="004A1441">
        <w:rPr>
          <w:b/>
        </w:rPr>
        <w:t xml:space="preserve"> (Refer to screen shot here)</w:t>
      </w:r>
    </w:p>
    <w:p w:rsidR="00625639" w:rsidRPr="004A1441" w:rsidRDefault="00625639" w:rsidP="00625639">
      <w:pPr>
        <w:pStyle w:val="BodyText"/>
        <w:rPr>
          <w:b/>
        </w:rPr>
      </w:pPr>
      <w:r w:rsidRPr="004A1441">
        <w:t xml:space="preserve">If the customer selects “Yes”, they are presented with a page where they can input new address and / or contact details. </w:t>
      </w:r>
      <w:r w:rsidRPr="004A1441">
        <w:rPr>
          <w:b/>
        </w:rPr>
        <w:t xml:space="preserve">(Refer to screen shot here). </w:t>
      </w:r>
    </w:p>
    <w:p w:rsidR="00824662" w:rsidRPr="004A1441" w:rsidRDefault="00824662" w:rsidP="00824662">
      <w:pPr>
        <w:pStyle w:val="BodyText"/>
      </w:pPr>
      <w:r w:rsidRPr="004A1441">
        <w:t xml:space="preserve">Customers can search for an address using the postcode lookup button ‘Find Address’. Customers must first enter a postcode before clicking this button for it to search for a new address. </w:t>
      </w:r>
      <w:r w:rsidRPr="004A1441">
        <w:rPr>
          <w:b/>
        </w:rPr>
        <w:t>(Refer to screen shot here)</w:t>
      </w:r>
    </w:p>
    <w:p w:rsidR="00824662" w:rsidRPr="004A1441" w:rsidRDefault="00824662" w:rsidP="00824662">
      <w:pPr>
        <w:pStyle w:val="BodyText"/>
      </w:pPr>
      <w:r w:rsidRPr="004A1441">
        <w:t xml:space="preserve">The service guarantee holder primary details, held in the Customer Information Drop Down </w:t>
      </w:r>
      <w:r w:rsidRPr="004A1441">
        <w:rPr>
          <w:b/>
        </w:rPr>
        <w:t xml:space="preserve">(see section </w:t>
      </w:r>
      <w:r w:rsidR="0042512D" w:rsidRPr="004A1441">
        <w:rPr>
          <w:b/>
        </w:rPr>
        <w:fldChar w:fldCharType="begin"/>
      </w:r>
      <w:r w:rsidR="00DF3755" w:rsidRPr="004A1441">
        <w:rPr>
          <w:b/>
        </w:rPr>
        <w:instrText xml:space="preserve"> REF _Ref488739919 \r \h </w:instrText>
      </w:r>
      <w:r w:rsidR="003E020E" w:rsidRPr="004A1441">
        <w:rPr>
          <w:b/>
        </w:rPr>
        <w:instrText xml:space="preserve"> \* MERGEFORMAT </w:instrText>
      </w:r>
      <w:r w:rsidR="0042512D" w:rsidRPr="004A1441">
        <w:rPr>
          <w:b/>
        </w:rPr>
      </w:r>
      <w:r w:rsidR="0042512D" w:rsidRPr="004A1441">
        <w:rPr>
          <w:b/>
        </w:rPr>
        <w:fldChar w:fldCharType="separate"/>
      </w:r>
      <w:r w:rsidR="00E132E0" w:rsidRPr="004A1441">
        <w:rPr>
          <w:b/>
        </w:rPr>
        <w:t>7.6.3</w:t>
      </w:r>
      <w:r w:rsidR="0042512D" w:rsidRPr="004A1441">
        <w:rPr>
          <w:b/>
        </w:rPr>
        <w:fldChar w:fldCharType="end"/>
      </w:r>
      <w:r w:rsidRPr="004A1441">
        <w:rPr>
          <w:b/>
        </w:rPr>
        <w:t xml:space="preserve"> for Customer Information Drop Down details)</w:t>
      </w:r>
      <w:r w:rsidRPr="004A1441">
        <w:t>, will not be changed.  A message will be displayed to the customer indicating that the details changed on this page relate only to this service request.</w:t>
      </w:r>
    </w:p>
    <w:p w:rsidR="00283FF2" w:rsidRPr="004A1441" w:rsidRDefault="00283FF2" w:rsidP="00283FF2">
      <w:pPr>
        <w:pStyle w:val="ListParagraph"/>
        <w:ind w:left="1440" w:hanging="360"/>
        <w:rPr>
          <w:rFonts w:ascii="Arial" w:hAnsi="Arial" w:cs="Arial"/>
          <w:color w:val="3B3838"/>
          <w:sz w:val="20"/>
          <w:szCs w:val="20"/>
        </w:rPr>
      </w:pPr>
      <w:r w:rsidRPr="004A1441">
        <w:rPr>
          <w:rFonts w:ascii="Symbol" w:hAnsi="Symbol"/>
          <w:color w:val="3B3838"/>
          <w:sz w:val="20"/>
          <w:szCs w:val="20"/>
        </w:rPr>
        <w:t></w:t>
      </w:r>
      <w:r w:rsidRPr="004A1441">
        <w:rPr>
          <w:rFonts w:ascii="Times New Roman" w:hAnsi="Times New Roman" w:cs="Times New Roman"/>
          <w:color w:val="3B3838"/>
          <w:sz w:val="14"/>
          <w:szCs w:val="14"/>
        </w:rPr>
        <w:t xml:space="preserve">        </w:t>
      </w:r>
      <w:r w:rsidRPr="004A1441">
        <w:rPr>
          <w:rFonts w:ascii="Arial" w:hAnsi="Arial" w:cs="Arial"/>
          <w:color w:val="3B3838"/>
          <w:sz w:val="20"/>
          <w:szCs w:val="20"/>
        </w:rPr>
        <w:t>IF a customer clicks ‘Yes’ to the question “Do any of these details need amending?” the next page should appear with all address and contact details populated but editable</w:t>
      </w:r>
    </w:p>
    <w:p w:rsidR="00283FF2" w:rsidRPr="004A1441" w:rsidRDefault="00283FF2" w:rsidP="00283FF2">
      <w:pPr>
        <w:pStyle w:val="ListParagraph"/>
        <w:ind w:left="1440" w:hanging="360"/>
        <w:rPr>
          <w:rFonts w:ascii="Arial" w:hAnsi="Arial" w:cs="Arial"/>
          <w:color w:val="3B3838"/>
          <w:sz w:val="20"/>
          <w:szCs w:val="20"/>
        </w:rPr>
      </w:pPr>
      <w:r w:rsidRPr="004A1441">
        <w:rPr>
          <w:rFonts w:ascii="Symbol" w:hAnsi="Symbol"/>
          <w:color w:val="3B3838"/>
          <w:sz w:val="20"/>
          <w:szCs w:val="20"/>
        </w:rPr>
        <w:t></w:t>
      </w:r>
      <w:r w:rsidRPr="004A1441">
        <w:rPr>
          <w:rFonts w:ascii="Times New Roman" w:hAnsi="Times New Roman" w:cs="Times New Roman"/>
          <w:color w:val="3B3838"/>
          <w:sz w:val="14"/>
          <w:szCs w:val="14"/>
        </w:rPr>
        <w:t xml:space="preserve">        </w:t>
      </w:r>
      <w:r w:rsidRPr="004A1441">
        <w:rPr>
          <w:rFonts w:ascii="Arial" w:hAnsi="Arial" w:cs="Arial"/>
          <w:color w:val="3B3838"/>
          <w:sz w:val="20"/>
          <w:szCs w:val="20"/>
        </w:rPr>
        <w:t>IF a customer wishes to search for another address then after they enter a new postcode and click ‘Postcode lookup’ button the other address details should disappear and then they will be presented with the address selection menu</w:t>
      </w:r>
    </w:p>
    <w:p w:rsidR="00283FF2" w:rsidRPr="004A1441" w:rsidRDefault="00283FF2" w:rsidP="00283FF2">
      <w:pPr>
        <w:pStyle w:val="ListParagraph"/>
        <w:ind w:left="1440" w:hanging="360"/>
        <w:rPr>
          <w:rFonts w:ascii="Arial" w:hAnsi="Arial" w:cs="Arial"/>
          <w:color w:val="3B3838"/>
          <w:sz w:val="20"/>
          <w:szCs w:val="20"/>
        </w:rPr>
      </w:pPr>
      <w:r w:rsidRPr="004A1441">
        <w:rPr>
          <w:rFonts w:ascii="Symbol" w:hAnsi="Symbol"/>
          <w:color w:val="3B3838"/>
          <w:sz w:val="20"/>
          <w:szCs w:val="20"/>
        </w:rPr>
        <w:t></w:t>
      </w:r>
      <w:r w:rsidRPr="004A1441">
        <w:rPr>
          <w:rFonts w:ascii="Times New Roman" w:hAnsi="Times New Roman" w:cs="Times New Roman"/>
          <w:color w:val="3B3838"/>
          <w:sz w:val="14"/>
          <w:szCs w:val="14"/>
        </w:rPr>
        <w:t xml:space="preserve">        </w:t>
      </w:r>
      <w:r w:rsidRPr="004A1441">
        <w:rPr>
          <w:rFonts w:ascii="Arial" w:hAnsi="Arial" w:cs="Arial"/>
          <w:color w:val="3B3838"/>
          <w:sz w:val="20"/>
          <w:szCs w:val="20"/>
        </w:rPr>
        <w:t>IF a customer enters a new postcode but doesn’t click ‘Postcode lookup’ button AND they click ‘Update’ the customer should receive a message under the postcode field to prompt them to ensure the address is correct.</w:t>
      </w:r>
      <w:r w:rsidR="00022F04" w:rsidRPr="004A1441">
        <w:rPr>
          <w:rFonts w:ascii="Arial" w:hAnsi="Arial" w:cs="Arial"/>
          <w:b/>
          <w:color w:val="3B3838"/>
          <w:sz w:val="20"/>
          <w:szCs w:val="20"/>
        </w:rPr>
        <w:t xml:space="preserve"> The functionality stops us proceeding but doesn’t present an error message</w:t>
      </w:r>
    </w:p>
    <w:p w:rsidR="00EB4DBD" w:rsidRPr="004A1441" w:rsidRDefault="00EB4DBD" w:rsidP="00824662">
      <w:pPr>
        <w:pStyle w:val="BodyText"/>
      </w:pPr>
    </w:p>
    <w:p w:rsidR="00824662" w:rsidRPr="004A1441" w:rsidRDefault="00824662" w:rsidP="00824662">
      <w:pPr>
        <w:pStyle w:val="BodyText"/>
      </w:pPr>
      <w:r w:rsidRPr="004A1441">
        <w:t xml:space="preserve">An engineer will be deployed to the updated address for this service request only. </w:t>
      </w:r>
    </w:p>
    <w:p w:rsidR="00824662" w:rsidRPr="004A1441" w:rsidRDefault="00824662" w:rsidP="00824662">
      <w:pPr>
        <w:pStyle w:val="BodyText"/>
      </w:pPr>
      <w:r w:rsidRPr="004A1441">
        <w:t>Once the fields have been updated the customer will click on the ‘Update’ button for these to be saved.</w:t>
      </w:r>
    </w:p>
    <w:p w:rsidR="004A2449" w:rsidRPr="004A1441" w:rsidRDefault="00824662" w:rsidP="00824662">
      <w:pPr>
        <w:pStyle w:val="BodyText"/>
      </w:pPr>
      <w:r w:rsidRPr="004A1441">
        <w:t>The ‘Preferred Contact Method’ will be removed as descoped. The mobile number and email address will be mandatory.</w:t>
      </w:r>
      <w:r w:rsidR="004A2449" w:rsidRPr="004A1441">
        <w:t xml:space="preserve"> </w:t>
      </w:r>
    </w:p>
    <w:p w:rsidR="00625639" w:rsidRPr="004A1441" w:rsidRDefault="00625639" w:rsidP="00A92334">
      <w:pPr>
        <w:pStyle w:val="BodyText"/>
        <w:spacing w:after="0"/>
      </w:pPr>
      <w:r w:rsidRPr="004A1441">
        <w:t>The mobile number field will contain two validation checks:</w:t>
      </w:r>
    </w:p>
    <w:p w:rsidR="00625639" w:rsidRPr="004A1441" w:rsidRDefault="00625639" w:rsidP="00A92334">
      <w:pPr>
        <w:pStyle w:val="BodyText"/>
        <w:numPr>
          <w:ilvl w:val="0"/>
          <w:numId w:val="44"/>
        </w:numPr>
        <w:spacing w:after="0"/>
      </w:pPr>
      <w:r w:rsidRPr="004A1441">
        <w:t>Ensure the number begins ‘07’</w:t>
      </w:r>
    </w:p>
    <w:p w:rsidR="00625639" w:rsidRPr="004A1441" w:rsidRDefault="00625639" w:rsidP="00A92334">
      <w:pPr>
        <w:pStyle w:val="BodyText"/>
        <w:numPr>
          <w:ilvl w:val="0"/>
          <w:numId w:val="44"/>
        </w:numPr>
        <w:spacing w:after="0"/>
      </w:pPr>
      <w:r w:rsidRPr="004A1441">
        <w:t>Checks if the number is also 11 numbers long</w:t>
      </w:r>
    </w:p>
    <w:p w:rsidR="00625639" w:rsidRPr="004A1441" w:rsidRDefault="00625639" w:rsidP="00A92334">
      <w:pPr>
        <w:pStyle w:val="BodyText"/>
        <w:spacing w:after="0"/>
        <w:rPr>
          <w:b/>
          <w:color w:val="FF0000"/>
        </w:rPr>
      </w:pPr>
    </w:p>
    <w:p w:rsidR="00824662" w:rsidRPr="004A1441" w:rsidRDefault="00824662" w:rsidP="00824662">
      <w:pPr>
        <w:pStyle w:val="BodyText"/>
      </w:pPr>
      <w:r w:rsidRPr="004A1441">
        <w:t>Once the details have been updated the customer will be presented with the ‘Book an Appointment’ screen.</w:t>
      </w:r>
    </w:p>
    <w:p w:rsidR="00656F94" w:rsidRDefault="00A908EC" w:rsidP="000E4254">
      <w:pPr>
        <w:pStyle w:val="BodyText"/>
      </w:pPr>
      <w:r w:rsidRPr="00656F94">
        <w:t>The customer will be prompted to enter a fault description which is a mandatory field.</w:t>
      </w:r>
      <w:r w:rsidR="00A21B54" w:rsidRPr="00656F94">
        <w:t xml:space="preserve"> A label will be provided to inform the customer this is mandatory.</w:t>
      </w:r>
      <w:r w:rsidRPr="00656F94">
        <w:t xml:space="preserve"> </w:t>
      </w:r>
      <w:r w:rsidR="006A5BD0" w:rsidRPr="00656F94">
        <w:t>This description can be up to 64k characters in length.</w:t>
      </w:r>
      <w:r w:rsidR="00656F94">
        <w:t xml:space="preserve">  </w:t>
      </w:r>
    </w:p>
    <w:p w:rsidR="006A5BD0" w:rsidRPr="00656F94" w:rsidRDefault="00983A6C" w:rsidP="000E4254">
      <w:pPr>
        <w:pStyle w:val="BodyText"/>
      </w:pPr>
      <w:r w:rsidRPr="00656F94">
        <w:lastRenderedPageBreak/>
        <w:t>C</w:t>
      </w:r>
      <w:r w:rsidR="00CA296D" w:rsidRPr="00656F94">
        <w:t xml:space="preserve">ustomers </w:t>
      </w:r>
      <w:r w:rsidR="006A5BD0" w:rsidRPr="00656F94">
        <w:t xml:space="preserve">will be able to select a date using either the </w:t>
      </w:r>
      <w:r w:rsidR="00A21B54" w:rsidRPr="00656F94">
        <w:t xml:space="preserve">‘Book This Date’ </w:t>
      </w:r>
      <w:r w:rsidR="006A5BD0" w:rsidRPr="00656F94">
        <w:t>or</w:t>
      </w:r>
      <w:r w:rsidR="002830FA" w:rsidRPr="00656F94">
        <w:t xml:space="preserve"> ‘Calendar’ </w:t>
      </w:r>
      <w:r w:rsidR="00A21B54" w:rsidRPr="00656F94">
        <w:t xml:space="preserve">buttons </w:t>
      </w:r>
      <w:r w:rsidR="006A5BD0" w:rsidRPr="00656F94">
        <w:t xml:space="preserve">but will not be able to confirm this date until a fault description has been captured. </w:t>
      </w:r>
    </w:p>
    <w:p w:rsidR="00EB70D2" w:rsidRPr="00656F94" w:rsidRDefault="006A5BD0" w:rsidP="000E4254">
      <w:pPr>
        <w:pStyle w:val="BodyText"/>
        <w:rPr>
          <w:b/>
          <w:color w:val="FF0000"/>
        </w:rPr>
      </w:pPr>
      <w:r w:rsidRPr="00656F94">
        <w:t xml:space="preserve">If a customer selects a date before providing the fault description they will be presented with a message on screen reminding them to enter a fault description before selecting a date. </w:t>
      </w:r>
      <w:r w:rsidR="00F31062" w:rsidRPr="00656F94">
        <w:t xml:space="preserve">The message will appear as red text </w:t>
      </w:r>
      <w:r w:rsidR="00983A6C" w:rsidRPr="00656F94">
        <w:t>underneath</w:t>
      </w:r>
      <w:r w:rsidR="00F31062" w:rsidRPr="00656F94">
        <w:t xml:space="preserve"> the fault description field. This message will also appear if the customer clicks in t</w:t>
      </w:r>
      <w:r w:rsidR="00983A6C" w:rsidRPr="00656F94">
        <w:t>o the field and out again with o</w:t>
      </w:r>
      <w:r w:rsidR="00F31062" w:rsidRPr="00656F94">
        <w:t>ut entering any information.</w:t>
      </w:r>
      <w:r w:rsidR="00F31062" w:rsidRPr="00656F94">
        <w:rPr>
          <w:b/>
          <w:color w:val="FF0000"/>
        </w:rPr>
        <w:t xml:space="preserve"> </w:t>
      </w:r>
    </w:p>
    <w:p w:rsidR="00F31062" w:rsidRPr="00656F94" w:rsidRDefault="00F31062">
      <w:pPr>
        <w:pStyle w:val="BodyText"/>
      </w:pPr>
      <w:r w:rsidRPr="00656F94">
        <w:t>If the customer used the ‘Calendar’ option to select a date. The 5 option presented should remain on screen for the customer.</w:t>
      </w:r>
    </w:p>
    <w:p w:rsidR="00F31062" w:rsidRPr="00656F94" w:rsidRDefault="00F31062">
      <w:pPr>
        <w:pStyle w:val="BodyText"/>
      </w:pPr>
      <w:r w:rsidRPr="00656F94">
        <w:t xml:space="preserve"> If the customer did not use the ‘Calendar’ option the initial 5 dates should remain on screen </w:t>
      </w:r>
      <w:r w:rsidR="00983A6C" w:rsidRPr="00656F94">
        <w:t xml:space="preserve">for </w:t>
      </w:r>
      <w:r w:rsidRPr="00656F94">
        <w:t>the customer to select.</w:t>
      </w:r>
      <w:r>
        <w:t xml:space="preserve"> </w:t>
      </w:r>
    </w:p>
    <w:p w:rsidR="00A908EC" w:rsidRPr="004A1441" w:rsidRDefault="00A908EC">
      <w:pPr>
        <w:pStyle w:val="BodyText"/>
      </w:pPr>
      <w:r w:rsidRPr="004A1441">
        <w:t xml:space="preserve">Customers will be presented with an option to select from 5 available dates, which reflect the real-time availability of diaries. If these dates are not suitable to the customer they have an option to select an alternative date within the next </w:t>
      </w:r>
      <w:r w:rsidR="00A21B54" w:rsidRPr="004A1441">
        <w:t>28 days</w:t>
      </w:r>
      <w:r w:rsidRPr="004A1441">
        <w:t xml:space="preserve"> from </w:t>
      </w:r>
      <w:r w:rsidR="00A21B54" w:rsidRPr="004A1441">
        <w:t xml:space="preserve">today using </w:t>
      </w:r>
      <w:r w:rsidRPr="004A1441">
        <w:t>a calendar. The dates available to the customer will only be future dates.</w:t>
      </w:r>
    </w:p>
    <w:p w:rsidR="002D6095" w:rsidRPr="004A1441" w:rsidRDefault="004C21CC" w:rsidP="004267AC">
      <w:pPr>
        <w:pStyle w:val="Heading5"/>
      </w:pPr>
      <w:r w:rsidRPr="004A1441">
        <w:t xml:space="preserve">Five </w:t>
      </w:r>
      <w:r w:rsidR="009975B6" w:rsidRPr="004A1441">
        <w:t>available dates</w:t>
      </w:r>
    </w:p>
    <w:p w:rsidR="00A908EC" w:rsidRPr="004A1441" w:rsidRDefault="00A908EC" w:rsidP="000E4254">
      <w:pPr>
        <w:pStyle w:val="BodyText"/>
        <w:rPr>
          <w:color w:val="000000" w:themeColor="text1"/>
        </w:rPr>
      </w:pPr>
      <w:r w:rsidRPr="004A1441">
        <w:rPr>
          <w:color w:val="000000" w:themeColor="text1"/>
        </w:rPr>
        <w:t>If the customer selects a date from the 5 offered any date in the preferred repair visit box should be removed. This will avoid customer confusion as to which date they have chosen.</w:t>
      </w:r>
    </w:p>
    <w:p w:rsidR="00A908EC" w:rsidRPr="004A1441" w:rsidRDefault="00A908EC" w:rsidP="00A21B54">
      <w:pPr>
        <w:pStyle w:val="BodyText"/>
        <w:rPr>
          <w:color w:val="000000" w:themeColor="text1"/>
        </w:rPr>
      </w:pPr>
      <w:r w:rsidRPr="004A1441">
        <w:rPr>
          <w:color w:val="000000" w:themeColor="text1"/>
        </w:rPr>
        <w:t>If the customer is happy with any of the 5 offered dates they will click on the ‘Book this Date’ button to confirm the engineer visit date.</w:t>
      </w:r>
    </w:p>
    <w:p w:rsidR="002D6095" w:rsidRPr="004A1441" w:rsidRDefault="009975B6" w:rsidP="004267AC">
      <w:pPr>
        <w:pStyle w:val="Heading5"/>
      </w:pPr>
      <w:r w:rsidRPr="004A1441">
        <w:t>Calendar selected dates</w:t>
      </w:r>
    </w:p>
    <w:p w:rsidR="00A908EC" w:rsidRPr="004A1441" w:rsidRDefault="00A908EC" w:rsidP="000E4254">
      <w:pPr>
        <w:pStyle w:val="BodyText"/>
        <w:rPr>
          <w:color w:val="000000" w:themeColor="text1"/>
        </w:rPr>
      </w:pPr>
      <w:r w:rsidRPr="004A1441">
        <w:rPr>
          <w:color w:val="000000" w:themeColor="text1"/>
        </w:rPr>
        <w:t xml:space="preserve">If the customer selects a date from the calendar option they will click ‘Check Availability’ to see if an engineer is available. </w:t>
      </w:r>
    </w:p>
    <w:p w:rsidR="0011794F" w:rsidRPr="004A1441" w:rsidRDefault="0011794F" w:rsidP="000E4254">
      <w:pPr>
        <w:pStyle w:val="BodyText"/>
        <w:rPr>
          <w:b/>
          <w:color w:val="000000" w:themeColor="text1"/>
        </w:rPr>
      </w:pPr>
      <w:r w:rsidRPr="004A1441">
        <w:rPr>
          <w:b/>
          <w:color w:val="000000" w:themeColor="text1"/>
        </w:rPr>
        <w:t>Calendar option will appear and customer can select any of the available 28 days. Unavailable dates will appear as ‘greyed out’ If 28 day’s spans across 2 months the customer will be able to scroll to the next month. No previous dates to the date the customer is using the portal will be available.</w:t>
      </w:r>
    </w:p>
    <w:p w:rsidR="00A908EC" w:rsidRPr="004A1441" w:rsidRDefault="00A908EC" w:rsidP="000E4254">
      <w:pPr>
        <w:pStyle w:val="BodyText"/>
        <w:rPr>
          <w:color w:val="000000" w:themeColor="text1"/>
        </w:rPr>
      </w:pPr>
      <w:r w:rsidRPr="004A1441">
        <w:rPr>
          <w:color w:val="000000" w:themeColor="text1"/>
        </w:rPr>
        <w:t>The portal will present the next 5 available dates for an engineer appointment including (if available) the date the customer selects. If the date the customer selected is not available an explanation should appear to the customer.</w:t>
      </w:r>
    </w:p>
    <w:p w:rsidR="00A908EC" w:rsidRPr="004A1441" w:rsidRDefault="00A908EC" w:rsidP="000E4254">
      <w:pPr>
        <w:pStyle w:val="BodyText"/>
        <w:rPr>
          <w:color w:val="000000" w:themeColor="text1"/>
        </w:rPr>
      </w:pPr>
      <w:r w:rsidRPr="004A1441">
        <w:rPr>
          <w:color w:val="000000" w:themeColor="text1"/>
        </w:rPr>
        <w:t>If an engineer is available the customer can select this date by clicking ‘Book this Date button’</w:t>
      </w:r>
    </w:p>
    <w:p w:rsidR="0005270E" w:rsidRPr="004A1441" w:rsidRDefault="0005270E" w:rsidP="000E4254">
      <w:pPr>
        <w:pStyle w:val="BodyText"/>
        <w:rPr>
          <w:color w:val="000000" w:themeColor="text1"/>
        </w:rPr>
      </w:pPr>
      <w:r w:rsidRPr="004A1441">
        <w:rPr>
          <w:color w:val="000000" w:themeColor="text1"/>
        </w:rPr>
        <w:t xml:space="preserve">Once the ‘Book this Date’ button has been clicked the customer will be presented with a ‘Booking </w:t>
      </w:r>
      <w:r w:rsidR="00475168" w:rsidRPr="004A1441">
        <w:rPr>
          <w:color w:val="000000" w:themeColor="text1"/>
        </w:rPr>
        <w:t>Confirmation</w:t>
      </w:r>
      <w:r w:rsidRPr="004A1441">
        <w:rPr>
          <w:color w:val="000000" w:themeColor="text1"/>
        </w:rPr>
        <w:t>’ page</w:t>
      </w:r>
      <w:r w:rsidRPr="004A1441">
        <w:rPr>
          <w:b/>
          <w:color w:val="000000" w:themeColor="text1"/>
        </w:rPr>
        <w:t>.</w:t>
      </w:r>
      <w:r w:rsidR="00824662" w:rsidRPr="004A1441">
        <w:rPr>
          <w:b/>
          <w:color w:val="000000" w:themeColor="text1"/>
        </w:rPr>
        <w:t xml:space="preserve"> </w:t>
      </w:r>
      <w:r w:rsidR="00475168" w:rsidRPr="004A1441">
        <w:rPr>
          <w:b/>
          <w:color w:val="000000" w:themeColor="text1"/>
        </w:rPr>
        <w:t>(Refer to screen shot here)</w:t>
      </w:r>
    </w:p>
    <w:p w:rsidR="00276C79" w:rsidRPr="004A1441" w:rsidRDefault="00276C79" w:rsidP="004267AC">
      <w:pPr>
        <w:pStyle w:val="Heading5"/>
      </w:pPr>
      <w:r w:rsidRPr="004A1441">
        <w:t>No Availability</w:t>
      </w:r>
    </w:p>
    <w:p w:rsidR="00276C79" w:rsidRPr="004A1441" w:rsidRDefault="00276C79" w:rsidP="00276C79">
      <w:pPr>
        <w:pStyle w:val="BodyText"/>
        <w:rPr>
          <w:color w:val="000000" w:themeColor="text1"/>
        </w:rPr>
      </w:pPr>
      <w:r w:rsidRPr="004A1441">
        <w:rPr>
          <w:color w:val="000000" w:themeColor="text1"/>
        </w:rPr>
        <w:t>If the availability check is performed and no availability is returned the customer will be directed to a page requesting the customer contacts the service desk to complete the appointment booking.</w:t>
      </w:r>
    </w:p>
    <w:p w:rsidR="00276C79" w:rsidRPr="004A1441" w:rsidDel="009C1473" w:rsidRDefault="00276C79" w:rsidP="00276C79">
      <w:pPr>
        <w:pStyle w:val="BodyText"/>
        <w:rPr>
          <w:del w:id="574" w:author="Wright, Phil" w:date="2017-12-04T12:17:00Z"/>
          <w:color w:val="000000" w:themeColor="text1"/>
        </w:rPr>
      </w:pPr>
      <w:r w:rsidRPr="004A1441">
        <w:rPr>
          <w:color w:val="000000" w:themeColor="text1"/>
        </w:rPr>
        <w:t>This page will save the job into the service system and provide the customer with their job number.</w:t>
      </w:r>
    </w:p>
    <w:p w:rsidR="00164E9B" w:rsidRPr="004A1441" w:rsidDel="009C1473" w:rsidRDefault="00164E9B">
      <w:pPr>
        <w:pStyle w:val="BodyText"/>
        <w:rPr>
          <w:del w:id="575" w:author="Wright, Phil" w:date="2017-12-04T12:17:00Z"/>
          <w:rFonts w:ascii="Arial Black" w:hAnsi="Arial Black"/>
          <w:spacing w:val="-10"/>
          <w:kern w:val="28"/>
        </w:rPr>
        <w:pPrChange w:id="576" w:author="Wright, Phil" w:date="2017-12-04T12:17:00Z">
          <w:pPr/>
        </w:pPrChange>
      </w:pPr>
      <w:bookmarkStart w:id="577" w:name="_Ref488241401"/>
      <w:del w:id="578" w:author="Wright, Phil" w:date="2017-12-04T12:17:00Z">
        <w:r w:rsidRPr="004A1441" w:rsidDel="009C1473">
          <w:lastRenderedPageBreak/>
          <w:br w:type="page"/>
        </w:r>
      </w:del>
    </w:p>
    <w:bookmarkEnd w:id="577"/>
    <w:p w:rsidR="00164E9B" w:rsidRPr="004A1441" w:rsidDel="009C1473" w:rsidRDefault="00164E9B">
      <w:pPr>
        <w:pStyle w:val="BodyText"/>
        <w:rPr>
          <w:del w:id="579" w:author="Wright, Phil" w:date="2017-12-04T12:17:00Z"/>
        </w:rPr>
      </w:pPr>
    </w:p>
    <w:p w:rsidR="000E4254" w:rsidRPr="004A1441" w:rsidRDefault="009C1473" w:rsidP="004267AC">
      <w:pPr>
        <w:pStyle w:val="Heading4"/>
      </w:pPr>
      <w:bookmarkStart w:id="580" w:name="_Ref488415452"/>
      <w:ins w:id="581" w:author="Wright, Phil" w:date="2017-12-04T12:17:00Z">
        <w:r>
          <w:t xml:space="preserve"> </w:t>
        </w:r>
      </w:ins>
      <w:r w:rsidR="000E4254" w:rsidRPr="004A1441">
        <w:t xml:space="preserve">Book </w:t>
      </w:r>
      <w:r w:rsidR="006F1F52" w:rsidRPr="004A1441">
        <w:t xml:space="preserve">a </w:t>
      </w:r>
      <w:r w:rsidR="00475168" w:rsidRPr="004A1441">
        <w:t xml:space="preserve">Back to Base </w:t>
      </w:r>
      <w:r w:rsidR="006F1F52" w:rsidRPr="004A1441">
        <w:t>Collection</w:t>
      </w:r>
      <w:bookmarkEnd w:id="580"/>
    </w:p>
    <w:p w:rsidR="000E4254" w:rsidRPr="004A1441" w:rsidRDefault="00475168" w:rsidP="000E4254">
      <w:pPr>
        <w:pStyle w:val="BodyText"/>
      </w:pPr>
      <w:r w:rsidRPr="004A1441">
        <w:t xml:space="preserve">The customer will follow the same steps as defined in sections, </w:t>
      </w:r>
      <w:r w:rsidR="00824662" w:rsidRPr="004A1441">
        <w:t xml:space="preserve">6.2.1.4 up to and including 6.2.1.4.2. With the exception that the screens will be labelled ‘Book a Courier. </w:t>
      </w:r>
      <w:r w:rsidR="00824662" w:rsidRPr="004A1441">
        <w:rPr>
          <w:b/>
        </w:rPr>
        <w:t>(refer to screen shots here)</w:t>
      </w:r>
      <w:r w:rsidR="00824662" w:rsidRPr="004A1441">
        <w:t xml:space="preserve"> </w:t>
      </w:r>
    </w:p>
    <w:p w:rsidR="000E4254" w:rsidRPr="004A1441" w:rsidRDefault="000E4254" w:rsidP="000E4254">
      <w:pPr>
        <w:pStyle w:val="BodyText"/>
      </w:pPr>
      <w:r w:rsidRPr="004A1441">
        <w:t>It should be noted that where a courier is deployed all communications with the customer from that point in respect of the functions the courier is undertaking will be made by the courier and not reflected in the porta</w:t>
      </w:r>
      <w:r w:rsidR="00C428DB" w:rsidRPr="004A1441">
        <w:t xml:space="preserve">l. </w:t>
      </w:r>
    </w:p>
    <w:p w:rsidR="007E298A" w:rsidRPr="004A1441" w:rsidRDefault="007E298A" w:rsidP="007E298A">
      <w:pPr>
        <w:pStyle w:val="BodyText"/>
      </w:pPr>
      <w:r w:rsidRPr="004A1441">
        <w:t>When a customer is selecting a date for a courier collection the first ‘available’ dates presented to the customer will be 48 hours after the date the service request is being made.</w:t>
      </w:r>
    </w:p>
    <w:p w:rsidR="007E298A" w:rsidRPr="004A1441" w:rsidRDefault="007E298A" w:rsidP="007E298A">
      <w:pPr>
        <w:pStyle w:val="BodyText"/>
      </w:pPr>
      <w:r w:rsidRPr="004A1441">
        <w:t xml:space="preserve">The reason for this is that courier appointment will be made offline using a back office operational process where a claim handler will be arranging the collection (and return delivery) directly with the courier using a courier’s website / system. There is no interface between the customer portal and any of the </w:t>
      </w:r>
      <w:r w:rsidR="00027DF6" w:rsidRPr="004A1441">
        <w:t>couriers</w:t>
      </w:r>
      <w:r w:rsidRPr="004A1441">
        <w:t xml:space="preserve"> utilised by UK Warranty. </w:t>
      </w:r>
    </w:p>
    <w:p w:rsidR="007E298A" w:rsidRPr="004A1441" w:rsidRDefault="00027DF6" w:rsidP="00A92334">
      <w:pPr>
        <w:pStyle w:val="Heading4"/>
      </w:pPr>
      <w:r w:rsidRPr="004A1441">
        <w:t>Journey References</w:t>
      </w:r>
    </w:p>
    <w:p w:rsidR="007E298A" w:rsidRPr="004A1441" w:rsidRDefault="00027DF6" w:rsidP="000E4254">
      <w:pPr>
        <w:pStyle w:val="BodyText"/>
      </w:pPr>
      <w:r w:rsidRPr="004A1441">
        <w:t xml:space="preserve">After the customer has clicked ‘Report a Fault’ the journey the customer is directed through will be clear </w:t>
      </w:r>
      <w:r w:rsidR="00212B91" w:rsidRPr="004A1441">
        <w:t xml:space="preserve">on the relevant </w:t>
      </w:r>
      <w:r w:rsidRPr="004A1441">
        <w:t>page headings.</w:t>
      </w:r>
    </w:p>
    <w:p w:rsidR="00027DF6" w:rsidRPr="004A1441" w:rsidRDefault="00027DF6" w:rsidP="00A92334">
      <w:pPr>
        <w:pStyle w:val="BodyText"/>
        <w:spacing w:after="100" w:afterAutospacing="1" w:line="240" w:lineRule="auto"/>
        <w:ind w:left="1077"/>
      </w:pPr>
      <w:r w:rsidRPr="004A1441">
        <w:t>The customer portal will know whi</w:t>
      </w:r>
      <w:r w:rsidR="00212B91" w:rsidRPr="004A1441">
        <w:t xml:space="preserve">ch journey is applicable to the </w:t>
      </w:r>
      <w:r w:rsidRPr="004A1441">
        <w:t xml:space="preserve">customer using a combination of rules including but not limited to: </w:t>
      </w:r>
    </w:p>
    <w:p w:rsidR="00027DF6" w:rsidRPr="004A1441" w:rsidRDefault="00027DF6" w:rsidP="00A92334">
      <w:pPr>
        <w:pStyle w:val="BodyText"/>
        <w:numPr>
          <w:ilvl w:val="0"/>
          <w:numId w:val="45"/>
        </w:numPr>
        <w:spacing w:after="100" w:afterAutospacing="1" w:line="240" w:lineRule="auto"/>
      </w:pPr>
      <w:r w:rsidRPr="004A1441">
        <w:t>Response to the AD question</w:t>
      </w:r>
    </w:p>
    <w:p w:rsidR="00027DF6" w:rsidRPr="004A1441" w:rsidRDefault="00027DF6" w:rsidP="00A92334">
      <w:pPr>
        <w:pStyle w:val="BodyText"/>
        <w:numPr>
          <w:ilvl w:val="0"/>
          <w:numId w:val="45"/>
        </w:numPr>
        <w:spacing w:after="100" w:afterAutospacing="1" w:line="240" w:lineRule="auto"/>
      </w:pPr>
      <w:r w:rsidRPr="004A1441">
        <w:t>Service and warranty start dates</w:t>
      </w:r>
    </w:p>
    <w:p w:rsidR="00027DF6" w:rsidRPr="004A1441" w:rsidRDefault="00027DF6" w:rsidP="00A92334">
      <w:pPr>
        <w:pStyle w:val="BodyText"/>
        <w:numPr>
          <w:ilvl w:val="0"/>
          <w:numId w:val="45"/>
        </w:numPr>
        <w:spacing w:after="100" w:afterAutospacing="1" w:line="240" w:lineRule="auto"/>
      </w:pPr>
      <w:r w:rsidRPr="004A1441">
        <w:t>Appliance the fault is being reported against</w:t>
      </w:r>
    </w:p>
    <w:p w:rsidR="00212B91" w:rsidRPr="004A1441" w:rsidRDefault="00212B91" w:rsidP="00212B91">
      <w:pPr>
        <w:pStyle w:val="BodyText"/>
      </w:pPr>
      <w:r w:rsidRPr="004A1441">
        <w:t>Each page presented to the customer after clicking the ‘Report a Fault’ button will have the same heading for both engineer and courier journeys up to the page for selecting a date for the visit or collection.</w:t>
      </w:r>
    </w:p>
    <w:p w:rsidR="00212B91" w:rsidRPr="004A1441" w:rsidRDefault="00212B91" w:rsidP="000E4254">
      <w:pPr>
        <w:pStyle w:val="BodyText"/>
      </w:pPr>
      <w:r w:rsidRPr="004A1441">
        <w:t xml:space="preserve">The page presented to the customer where they will select the date of the engineer </w:t>
      </w:r>
      <w:r w:rsidR="00034EE7" w:rsidRPr="004A1441">
        <w:t xml:space="preserve">visit </w:t>
      </w:r>
      <w:r w:rsidRPr="004A1441">
        <w:t>or cou</w:t>
      </w:r>
      <w:r w:rsidR="00191594" w:rsidRPr="004A1441">
        <w:t xml:space="preserve">rier </w:t>
      </w:r>
      <w:r w:rsidR="00034EE7" w:rsidRPr="004A1441">
        <w:t xml:space="preserve">collection </w:t>
      </w:r>
      <w:r w:rsidR="00191594" w:rsidRPr="004A1441">
        <w:t xml:space="preserve">will reference the appropriate journey </w:t>
      </w:r>
      <w:r w:rsidRPr="004A1441">
        <w:t xml:space="preserve">e.g. </w:t>
      </w:r>
    </w:p>
    <w:p w:rsidR="00212B91" w:rsidRPr="004A1441" w:rsidRDefault="00212B91" w:rsidP="00A92334">
      <w:pPr>
        <w:pStyle w:val="BodyText"/>
        <w:numPr>
          <w:ilvl w:val="0"/>
          <w:numId w:val="46"/>
        </w:numPr>
      </w:pPr>
      <w:r w:rsidRPr="004A1441">
        <w:t>Engineer visit journey =</w:t>
      </w:r>
      <w:r w:rsidR="00191594" w:rsidRPr="004A1441">
        <w:t xml:space="preserve"> </w:t>
      </w:r>
      <w:r w:rsidRPr="004A1441">
        <w:t>Book Standard Repair</w:t>
      </w:r>
    </w:p>
    <w:p w:rsidR="00212B91" w:rsidRPr="004A1441" w:rsidRDefault="00212B91" w:rsidP="00A92334">
      <w:pPr>
        <w:pStyle w:val="BodyText"/>
        <w:numPr>
          <w:ilvl w:val="0"/>
          <w:numId w:val="46"/>
        </w:numPr>
      </w:pPr>
      <w:r w:rsidRPr="004A1441">
        <w:t>Back to Base Collection = Book a Courier</w:t>
      </w:r>
    </w:p>
    <w:p w:rsidR="00191594" w:rsidRPr="004A1441" w:rsidRDefault="00191594" w:rsidP="000E4254">
      <w:pPr>
        <w:pStyle w:val="BodyText"/>
      </w:pPr>
      <w:r w:rsidRPr="004A1441">
        <w:t xml:space="preserve">The relevant journey will be referenced on all subsequent pages presented to the customer up to and including the appointment / visit confirmation page. </w:t>
      </w:r>
    </w:p>
    <w:p w:rsidR="009975B6" w:rsidRPr="004A1441" w:rsidRDefault="009975B6" w:rsidP="004267AC">
      <w:pPr>
        <w:pStyle w:val="Heading3"/>
      </w:pPr>
      <w:bookmarkStart w:id="582" w:name="_Toc492311733"/>
      <w:bookmarkStart w:id="583" w:name="_Toc492312482"/>
      <w:bookmarkStart w:id="584" w:name="_Toc496627209"/>
      <w:bookmarkStart w:id="585" w:name="_Ref488415713"/>
      <w:bookmarkStart w:id="586" w:name="_Toc499216892"/>
      <w:bookmarkEnd w:id="582"/>
      <w:bookmarkEnd w:id="583"/>
      <w:bookmarkEnd w:id="584"/>
      <w:r w:rsidRPr="004A1441">
        <w:t>Replacement Journey</w:t>
      </w:r>
      <w:bookmarkEnd w:id="585"/>
      <w:bookmarkEnd w:id="586"/>
    </w:p>
    <w:p w:rsidR="009975B6" w:rsidRPr="004A1441" w:rsidRDefault="009975B6" w:rsidP="009975B6">
      <w:pPr>
        <w:pStyle w:val="BodyText"/>
      </w:pPr>
      <w:r w:rsidRPr="004A1441">
        <w:t xml:space="preserve">The portal will determine if the retail product should be replaced by assessing if the low cost rules have been met </w:t>
      </w:r>
      <w:r w:rsidRPr="004A1441">
        <w:rPr>
          <w:b/>
        </w:rPr>
        <w:t xml:space="preserve">(see section </w:t>
      </w:r>
      <w:r w:rsidR="007A6069" w:rsidRPr="004A1441">
        <w:fldChar w:fldCharType="begin"/>
      </w:r>
      <w:r w:rsidR="007A6069" w:rsidRPr="004A1441">
        <w:instrText xml:space="preserve"> REF _Ref488234281 \r \h  \* MERGEFORMAT </w:instrText>
      </w:r>
      <w:r w:rsidR="007A6069" w:rsidRPr="004A1441">
        <w:fldChar w:fldCharType="separate"/>
      </w:r>
      <w:r w:rsidR="00E132E0" w:rsidRPr="004A1441">
        <w:rPr>
          <w:b/>
        </w:rPr>
        <w:t>9.2</w:t>
      </w:r>
      <w:r w:rsidR="007A6069" w:rsidRPr="004A1441">
        <w:fldChar w:fldCharType="end"/>
      </w:r>
      <w:r w:rsidRPr="004A1441">
        <w:rPr>
          <w:b/>
        </w:rPr>
        <w:t>).</w:t>
      </w:r>
    </w:p>
    <w:p w:rsidR="00A269A0" w:rsidRPr="004A1441" w:rsidRDefault="00A269A0" w:rsidP="009975B6">
      <w:pPr>
        <w:pStyle w:val="BodyText"/>
      </w:pPr>
      <w:r w:rsidRPr="004A1441">
        <w:t xml:space="preserve">If the value retail product is less than the low cost limit the customer will still complete the same steps for soft fix </w:t>
      </w:r>
      <w:r w:rsidRPr="004A1441">
        <w:rPr>
          <w:b/>
        </w:rPr>
        <w:t xml:space="preserve">(see section </w:t>
      </w:r>
      <w:r w:rsidR="007A6069" w:rsidRPr="004A1441">
        <w:fldChar w:fldCharType="begin"/>
      </w:r>
      <w:r w:rsidR="007A6069" w:rsidRPr="004A1441">
        <w:instrText xml:space="preserve"> REF _Ref488417747 \r \h  \* MERGEFORMAT </w:instrText>
      </w:r>
      <w:r w:rsidR="007A6069" w:rsidRPr="004A1441">
        <w:fldChar w:fldCharType="separate"/>
      </w:r>
      <w:r w:rsidR="00E132E0" w:rsidRPr="004A1441">
        <w:rPr>
          <w:b/>
        </w:rPr>
        <w:t>8.2.1.1</w:t>
      </w:r>
      <w:r w:rsidR="007A6069" w:rsidRPr="004A1441">
        <w:fldChar w:fldCharType="end"/>
      </w:r>
      <w:r w:rsidRPr="004A1441">
        <w:rPr>
          <w:b/>
        </w:rPr>
        <w:t>),</w:t>
      </w:r>
      <w:r w:rsidRPr="004A1441">
        <w:t xml:space="preserve"> accidental damage </w:t>
      </w:r>
      <w:r w:rsidRPr="004A1441">
        <w:rPr>
          <w:b/>
        </w:rPr>
        <w:t xml:space="preserve">(see section </w:t>
      </w:r>
      <w:r w:rsidR="007A6069" w:rsidRPr="004A1441">
        <w:fldChar w:fldCharType="begin"/>
      </w:r>
      <w:r w:rsidR="007A6069" w:rsidRPr="004A1441">
        <w:instrText xml:space="preserve"> REF _Ref488417762 \r \h  \* MERGEFORMAT </w:instrText>
      </w:r>
      <w:r w:rsidR="007A6069" w:rsidRPr="004A1441">
        <w:fldChar w:fldCharType="separate"/>
      </w:r>
      <w:r w:rsidR="00E132E0" w:rsidRPr="004A1441">
        <w:rPr>
          <w:b/>
        </w:rPr>
        <w:t>8.2.1.2</w:t>
      </w:r>
      <w:r w:rsidR="007A6069" w:rsidRPr="004A1441">
        <w:fldChar w:fldCharType="end"/>
      </w:r>
      <w:r w:rsidRPr="004A1441">
        <w:rPr>
          <w:b/>
        </w:rPr>
        <w:t>)</w:t>
      </w:r>
      <w:r w:rsidRPr="004A1441">
        <w:t xml:space="preserve">  fraud indicators </w:t>
      </w:r>
      <w:r w:rsidRPr="004A1441">
        <w:rPr>
          <w:b/>
        </w:rPr>
        <w:t xml:space="preserve">(see section </w:t>
      </w:r>
      <w:r w:rsidR="007A6069" w:rsidRPr="004A1441">
        <w:fldChar w:fldCharType="begin"/>
      </w:r>
      <w:r w:rsidR="007A6069" w:rsidRPr="004A1441">
        <w:instrText xml:space="preserve"> REF _Ref488417646 \r \h  \* MERGEFORMAT </w:instrText>
      </w:r>
      <w:r w:rsidR="007A6069" w:rsidRPr="004A1441">
        <w:fldChar w:fldCharType="separate"/>
      </w:r>
      <w:r w:rsidR="00E132E0" w:rsidRPr="004A1441">
        <w:rPr>
          <w:b/>
        </w:rPr>
        <w:t>8.2.6</w:t>
      </w:r>
      <w:r w:rsidR="007A6069" w:rsidRPr="004A1441">
        <w:fldChar w:fldCharType="end"/>
      </w:r>
      <w:r w:rsidRPr="004A1441">
        <w:rPr>
          <w:b/>
        </w:rPr>
        <w:t xml:space="preserve"> for Fraud Indicator details).</w:t>
      </w:r>
      <w:r w:rsidRPr="004A1441">
        <w:t xml:space="preserve"> </w:t>
      </w:r>
    </w:p>
    <w:p w:rsidR="00A269A0" w:rsidRPr="004A1441" w:rsidRDefault="00A269A0" w:rsidP="009975B6">
      <w:pPr>
        <w:pStyle w:val="BodyText"/>
      </w:pPr>
      <w:r w:rsidRPr="004A1441">
        <w:t>For each of these steps the same offline triggers will work as per the repair journey.</w:t>
      </w:r>
    </w:p>
    <w:p w:rsidR="00A269A0" w:rsidRPr="004A1441" w:rsidRDefault="00A269A0" w:rsidP="009975B6">
      <w:pPr>
        <w:pStyle w:val="BodyText"/>
      </w:pPr>
      <w:r w:rsidRPr="004A1441">
        <w:lastRenderedPageBreak/>
        <w:t xml:space="preserve">The difference with the replacement journey comes in when the customer selects ‘Next’ from the accidental damage screen. </w:t>
      </w:r>
    </w:p>
    <w:p w:rsidR="00A269A0" w:rsidRPr="004A1441" w:rsidRDefault="00A269A0" w:rsidP="00A269A0">
      <w:pPr>
        <w:pStyle w:val="BodyText"/>
      </w:pPr>
      <w:r w:rsidRPr="004A1441">
        <w:t xml:space="preserve">They will be directed to a ‘Fault description’ page </w:t>
      </w:r>
      <w:r w:rsidRPr="004A1441">
        <w:rPr>
          <w:b/>
        </w:rPr>
        <w:t xml:space="preserve">(refer to screen shot here). </w:t>
      </w:r>
      <w:r w:rsidRPr="004A1441">
        <w:t xml:space="preserve">The customer will be prompted to enter a fault description which is a mandatory field. A label will be provided to inform the customer this is mandatory. A ‘Submit’ button will then allow the customer to save </w:t>
      </w:r>
      <w:r w:rsidR="00D71550" w:rsidRPr="004A1441">
        <w:t>the new job.</w:t>
      </w:r>
    </w:p>
    <w:p w:rsidR="009975B6" w:rsidRPr="004A1441" w:rsidRDefault="00D71550" w:rsidP="009975B6">
      <w:pPr>
        <w:pStyle w:val="BodyText"/>
      </w:pPr>
      <w:r w:rsidRPr="004A1441">
        <w:t>T</w:t>
      </w:r>
      <w:r w:rsidR="009975B6" w:rsidRPr="004A1441">
        <w:t>he customer will then be directed offline with a new page containing the replacement team’s telephone number.</w:t>
      </w:r>
    </w:p>
    <w:p w:rsidR="00B70B90" w:rsidRDefault="009975B6">
      <w:pPr>
        <w:pStyle w:val="BodyText"/>
        <w:tabs>
          <w:tab w:val="left" w:pos="1134"/>
        </w:tabs>
        <w:rPr>
          <w:ins w:id="587" w:author="Wright, Phil" w:date="2017-11-23T11:28:00Z"/>
        </w:rPr>
        <w:pPrChange w:id="588" w:author="Wright, Phil" w:date="2017-11-23T11:27:00Z">
          <w:pPr>
            <w:numPr>
              <w:numId w:val="56"/>
            </w:numPr>
            <w:tabs>
              <w:tab w:val="num" w:pos="720"/>
            </w:tabs>
            <w:ind w:left="540" w:hanging="360"/>
            <w:textAlignment w:val="center"/>
          </w:pPr>
        </w:pPrChange>
      </w:pPr>
      <w:r w:rsidRPr="004A1441">
        <w:t>The customer will then complete the process offline with UK Warranty.</w:t>
      </w:r>
    </w:p>
    <w:p w:rsidR="00B70B90" w:rsidRDefault="00B70B90">
      <w:pPr>
        <w:pStyle w:val="Heading3"/>
        <w:ind w:left="2551"/>
        <w:rPr>
          <w:ins w:id="589" w:author="Wright, Phil" w:date="2017-11-29T14:05:00Z"/>
          <w:highlight w:val="magenta"/>
        </w:rPr>
        <w:pPrChange w:id="590" w:author="Wright, Phil" w:date="2017-11-23T11:29:00Z">
          <w:pPr>
            <w:numPr>
              <w:numId w:val="56"/>
            </w:numPr>
            <w:tabs>
              <w:tab w:val="num" w:pos="720"/>
            </w:tabs>
            <w:ind w:left="540" w:hanging="360"/>
            <w:textAlignment w:val="center"/>
          </w:pPr>
        </w:pPrChange>
      </w:pPr>
      <w:bookmarkStart w:id="591" w:name="_Toc499216893"/>
      <w:ins w:id="592" w:author="Wright, Phil" w:date="2017-11-23T11:28:00Z">
        <w:r w:rsidRPr="00247157">
          <w:rPr>
            <w:highlight w:val="magenta"/>
            <w:rPrChange w:id="593" w:author="Wright, Phil" w:date="2017-11-23T16:00:00Z">
              <w:rPr/>
            </w:rPrChange>
          </w:rPr>
          <w:t>Replacement Job Status Change</w:t>
        </w:r>
      </w:ins>
      <w:bookmarkEnd w:id="591"/>
    </w:p>
    <w:p w:rsidR="009431E2" w:rsidRPr="00577229" w:rsidRDefault="00B70B90">
      <w:pPr>
        <w:pStyle w:val="BodyText"/>
        <w:tabs>
          <w:tab w:val="left" w:pos="1134"/>
        </w:tabs>
        <w:ind w:left="1134"/>
        <w:rPr>
          <w:ins w:id="594" w:author="Wright, Phil" w:date="2017-11-23T11:52:00Z"/>
          <w:highlight w:val="magenta"/>
          <w:rPrChange w:id="595" w:author="Wright, Phil" w:date="2017-11-30T13:11:00Z">
            <w:rPr>
              <w:ins w:id="596" w:author="Wright, Phil" w:date="2017-11-23T11:52:00Z"/>
            </w:rPr>
          </w:rPrChange>
        </w:rPr>
        <w:pPrChange w:id="597" w:author="Wright, Phil" w:date="2017-11-23T11:28:00Z">
          <w:pPr>
            <w:numPr>
              <w:numId w:val="56"/>
            </w:numPr>
            <w:tabs>
              <w:tab w:val="num" w:pos="720"/>
            </w:tabs>
            <w:ind w:left="720" w:hanging="360"/>
            <w:textAlignment w:val="center"/>
          </w:pPr>
        </w:pPrChange>
      </w:pPr>
      <w:ins w:id="598" w:author="Wright, Phil" w:date="2017-11-23T11:26:00Z">
        <w:r w:rsidRPr="00577229">
          <w:rPr>
            <w:highlight w:val="magenta"/>
            <w:rPrChange w:id="599" w:author="Wright, Phil" w:date="2017-11-30T13:11:00Z">
              <w:rPr/>
            </w:rPrChange>
          </w:rPr>
          <w:t xml:space="preserve">When a replacement journey is triggered (whether that be on-line or offline) the job </w:t>
        </w:r>
      </w:ins>
      <w:ins w:id="600" w:author="Wright, Phil" w:date="2017-11-23T11:28:00Z">
        <w:r w:rsidRPr="00577229">
          <w:rPr>
            <w:highlight w:val="magenta"/>
            <w:rPrChange w:id="601" w:author="Wright, Phil" w:date="2017-11-30T13:11:00Z">
              <w:rPr/>
            </w:rPrChange>
          </w:rPr>
          <w:t>s</w:t>
        </w:r>
      </w:ins>
      <w:ins w:id="602" w:author="Wright, Phil" w:date="2017-11-23T11:26:00Z">
        <w:r w:rsidRPr="00577229">
          <w:rPr>
            <w:highlight w:val="magenta"/>
            <w:rPrChange w:id="603" w:author="Wright, Phil" w:date="2017-11-30T13:11:00Z">
              <w:rPr>
                <w:rFonts w:cs="Arial"/>
                <w:color w:val="000000"/>
                <w:spacing w:val="0"/>
                <w:sz w:val="24"/>
                <w:szCs w:val="24"/>
                <w:lang w:eastAsia="en-GB"/>
              </w:rPr>
            </w:rPrChange>
          </w:rPr>
          <w:t>tatus in the portal will be updated to '</w:t>
        </w:r>
      </w:ins>
      <w:ins w:id="604" w:author="Wright, Phil" w:date="2017-12-04T12:13:00Z">
        <w:r w:rsidR="009C1473">
          <w:rPr>
            <w:highlight w:val="magenta"/>
          </w:rPr>
          <w:t>Awaiting Replacement</w:t>
        </w:r>
      </w:ins>
      <w:ins w:id="605" w:author="Wright, Phil" w:date="2017-11-23T11:26:00Z">
        <w:r w:rsidRPr="00577229">
          <w:rPr>
            <w:highlight w:val="magenta"/>
            <w:rPrChange w:id="606" w:author="Wright, Phil" w:date="2017-11-30T13:11:00Z">
              <w:rPr>
                <w:rFonts w:cs="Arial"/>
                <w:color w:val="000000"/>
                <w:spacing w:val="0"/>
                <w:sz w:val="24"/>
                <w:szCs w:val="24"/>
                <w:lang w:eastAsia="en-GB"/>
              </w:rPr>
            </w:rPrChange>
          </w:rPr>
          <w:t>'</w:t>
        </w:r>
      </w:ins>
      <w:ins w:id="607" w:author="Wright, Phil" w:date="2017-11-23T11:39:00Z">
        <w:r w:rsidR="00FD5A7B" w:rsidRPr="00577229">
          <w:rPr>
            <w:highlight w:val="magenta"/>
            <w:rPrChange w:id="608" w:author="Wright, Phil" w:date="2017-11-30T13:11:00Z">
              <w:rPr/>
            </w:rPrChange>
          </w:rPr>
          <w:t xml:space="preserve">. </w:t>
        </w:r>
      </w:ins>
    </w:p>
    <w:p w:rsidR="009431E2" w:rsidRPr="00577229" w:rsidRDefault="009431E2">
      <w:pPr>
        <w:pStyle w:val="BodyText"/>
        <w:tabs>
          <w:tab w:val="left" w:pos="1134"/>
        </w:tabs>
        <w:ind w:left="1134"/>
        <w:rPr>
          <w:ins w:id="609" w:author="Wright, Phil" w:date="2017-11-23T11:53:00Z"/>
          <w:highlight w:val="magenta"/>
          <w:rPrChange w:id="610" w:author="Wright, Phil" w:date="2017-11-30T13:11:00Z">
            <w:rPr>
              <w:ins w:id="611" w:author="Wright, Phil" w:date="2017-11-23T11:53:00Z"/>
            </w:rPr>
          </w:rPrChange>
        </w:rPr>
        <w:pPrChange w:id="612" w:author="Wright, Phil" w:date="2017-11-23T11:28:00Z">
          <w:pPr>
            <w:numPr>
              <w:numId w:val="56"/>
            </w:numPr>
            <w:tabs>
              <w:tab w:val="num" w:pos="720"/>
            </w:tabs>
            <w:ind w:left="720" w:hanging="360"/>
            <w:textAlignment w:val="center"/>
          </w:pPr>
        </w:pPrChange>
      </w:pPr>
      <w:ins w:id="613" w:author="Wright, Phil" w:date="2017-11-23T11:52:00Z">
        <w:r w:rsidRPr="00577229">
          <w:rPr>
            <w:highlight w:val="magenta"/>
            <w:rPrChange w:id="614" w:author="Wright, Phil" w:date="2017-11-30T13:11:00Z">
              <w:rPr/>
            </w:rPrChange>
          </w:rPr>
          <w:t>The offline trigger will be when a decision has been made to BER the appliance</w:t>
        </w:r>
      </w:ins>
      <w:ins w:id="615" w:author="Wright, Phil" w:date="2017-11-23T11:26:00Z">
        <w:r w:rsidR="00B70B90" w:rsidRPr="00577229">
          <w:rPr>
            <w:highlight w:val="magenta"/>
            <w:rPrChange w:id="616" w:author="Wright, Phil" w:date="2017-11-30T13:11:00Z">
              <w:rPr>
                <w:rFonts w:cs="Arial"/>
                <w:color w:val="000000"/>
                <w:spacing w:val="0"/>
                <w:sz w:val="24"/>
                <w:szCs w:val="24"/>
                <w:lang w:eastAsia="en-GB"/>
              </w:rPr>
            </w:rPrChange>
          </w:rPr>
          <w:t xml:space="preserve"> as per the BER process. </w:t>
        </w:r>
      </w:ins>
      <w:ins w:id="617" w:author="Wright, Phil" w:date="2017-11-23T11:53:00Z">
        <w:r w:rsidRPr="00577229">
          <w:rPr>
            <w:highlight w:val="magenta"/>
            <w:rPrChange w:id="618" w:author="Wright, Phil" w:date="2017-11-30T13:11:00Z">
              <w:rPr/>
            </w:rPrChange>
          </w:rPr>
          <w:t xml:space="preserve">The online trigger being that </w:t>
        </w:r>
      </w:ins>
      <w:ins w:id="619" w:author="Wright, Phil" w:date="2017-11-23T12:19:00Z">
        <w:r w:rsidR="00CB27CD" w:rsidRPr="00577229">
          <w:rPr>
            <w:highlight w:val="magenta"/>
            <w:rPrChange w:id="620" w:author="Wright, Phil" w:date="2017-11-30T13:11:00Z">
              <w:rPr/>
            </w:rPrChange>
          </w:rPr>
          <w:t xml:space="preserve">which is </w:t>
        </w:r>
      </w:ins>
      <w:ins w:id="621" w:author="Wright, Phil" w:date="2017-11-23T11:53:00Z">
        <w:r w:rsidRPr="00577229">
          <w:rPr>
            <w:highlight w:val="magenta"/>
            <w:rPrChange w:id="622" w:author="Wright, Phil" w:date="2017-11-30T13:11:00Z">
              <w:rPr/>
            </w:rPrChange>
          </w:rPr>
          <w:t xml:space="preserve">document in </w:t>
        </w:r>
      </w:ins>
      <w:ins w:id="623" w:author="Wright, Phil" w:date="2017-11-23T11:54:00Z">
        <w:r w:rsidRPr="00577229">
          <w:rPr>
            <w:highlight w:val="magenta"/>
            <w:rPrChange w:id="624" w:author="Wright, Phil" w:date="2017-11-30T13:11:00Z">
              <w:rPr/>
            </w:rPrChange>
          </w:rPr>
          <w:fldChar w:fldCharType="begin"/>
        </w:r>
        <w:r w:rsidRPr="00577229">
          <w:rPr>
            <w:highlight w:val="magenta"/>
            <w:rPrChange w:id="625" w:author="Wright, Phil" w:date="2017-11-30T13:11:00Z">
              <w:rPr/>
            </w:rPrChange>
          </w:rPr>
          <w:instrText xml:space="preserve"> REF _Ref488415713 \w \h </w:instrText>
        </w:r>
      </w:ins>
      <w:r w:rsidR="00247157" w:rsidRPr="00577229">
        <w:rPr>
          <w:highlight w:val="magenta"/>
        </w:rPr>
        <w:instrText xml:space="preserve"> \* MERGEFORMAT </w:instrText>
      </w:r>
      <w:r w:rsidRPr="00577229">
        <w:rPr>
          <w:highlight w:val="magenta"/>
          <w:rPrChange w:id="626" w:author="Wright, Phil" w:date="2017-11-30T13:11:00Z">
            <w:rPr>
              <w:highlight w:val="magenta"/>
            </w:rPr>
          </w:rPrChange>
        </w:rPr>
      </w:r>
      <w:r w:rsidRPr="00577229">
        <w:rPr>
          <w:highlight w:val="magenta"/>
          <w:rPrChange w:id="627" w:author="Wright, Phil" w:date="2017-11-30T13:11:00Z">
            <w:rPr/>
          </w:rPrChange>
        </w:rPr>
        <w:fldChar w:fldCharType="separate"/>
      </w:r>
      <w:ins w:id="628" w:author="Wright, Phil" w:date="2017-11-23T11:54:00Z">
        <w:r w:rsidRPr="00577229">
          <w:rPr>
            <w:highlight w:val="magenta"/>
            <w:rPrChange w:id="629" w:author="Wright, Phil" w:date="2017-11-30T13:11:00Z">
              <w:rPr/>
            </w:rPrChange>
          </w:rPr>
          <w:t>8.2.2</w:t>
        </w:r>
        <w:r w:rsidRPr="00577229">
          <w:rPr>
            <w:highlight w:val="magenta"/>
            <w:rPrChange w:id="630" w:author="Wright, Phil" w:date="2017-11-30T13:11:00Z">
              <w:rPr/>
            </w:rPrChange>
          </w:rPr>
          <w:fldChar w:fldCharType="end"/>
        </w:r>
      </w:ins>
    </w:p>
    <w:p w:rsidR="00B70B90" w:rsidRDefault="00B70B90">
      <w:pPr>
        <w:pStyle w:val="BodyText"/>
        <w:tabs>
          <w:tab w:val="left" w:pos="1134"/>
        </w:tabs>
        <w:ind w:left="1134"/>
        <w:rPr>
          <w:ins w:id="631" w:author="Wright, Phil" w:date="2017-12-04T12:13:00Z"/>
          <w:highlight w:val="magenta"/>
        </w:rPr>
        <w:pPrChange w:id="632" w:author="Wright, Phil" w:date="2017-11-23T11:28:00Z">
          <w:pPr>
            <w:numPr>
              <w:numId w:val="56"/>
            </w:numPr>
            <w:tabs>
              <w:tab w:val="num" w:pos="720"/>
            </w:tabs>
            <w:ind w:left="720" w:hanging="360"/>
            <w:textAlignment w:val="center"/>
          </w:pPr>
        </w:pPrChange>
      </w:pPr>
      <w:ins w:id="633" w:author="Wright, Phil" w:date="2017-11-23T11:26:00Z">
        <w:r w:rsidRPr="00577229">
          <w:rPr>
            <w:highlight w:val="magenta"/>
            <w:rPrChange w:id="634" w:author="Wright, Phil" w:date="2017-11-30T13:11:00Z">
              <w:rPr>
                <w:rFonts w:cs="Arial"/>
                <w:color w:val="000000"/>
                <w:spacing w:val="0"/>
                <w:sz w:val="24"/>
                <w:szCs w:val="24"/>
                <w:lang w:eastAsia="en-GB"/>
              </w:rPr>
            </w:rPrChange>
          </w:rPr>
          <w:t xml:space="preserve">When the item has been replaced the </w:t>
        </w:r>
      </w:ins>
      <w:ins w:id="635" w:author="Wright, Phil" w:date="2017-12-04T12:14:00Z">
        <w:r w:rsidR="009C1473">
          <w:rPr>
            <w:highlight w:val="magenta"/>
          </w:rPr>
          <w:t xml:space="preserve">job </w:t>
        </w:r>
      </w:ins>
      <w:ins w:id="636" w:author="Wright, Phil" w:date="2017-11-23T11:26:00Z">
        <w:r w:rsidRPr="00577229">
          <w:rPr>
            <w:highlight w:val="magenta"/>
            <w:rPrChange w:id="637" w:author="Wright, Phil" w:date="2017-11-30T13:11:00Z">
              <w:rPr>
                <w:rFonts w:cs="Arial"/>
                <w:color w:val="000000"/>
                <w:spacing w:val="0"/>
                <w:sz w:val="24"/>
                <w:szCs w:val="24"/>
                <w:lang w:eastAsia="en-GB"/>
              </w:rPr>
            </w:rPrChange>
          </w:rPr>
          <w:t xml:space="preserve">status </w:t>
        </w:r>
      </w:ins>
      <w:ins w:id="638" w:author="Wright, Phil" w:date="2017-12-04T12:14:00Z">
        <w:r w:rsidR="009C1473">
          <w:rPr>
            <w:highlight w:val="magenta"/>
          </w:rPr>
          <w:t>will</w:t>
        </w:r>
      </w:ins>
      <w:ins w:id="639" w:author="Wright, Phil" w:date="2017-11-23T11:26:00Z">
        <w:r w:rsidRPr="00577229">
          <w:rPr>
            <w:highlight w:val="magenta"/>
            <w:rPrChange w:id="640" w:author="Wright, Phil" w:date="2017-11-30T13:11:00Z">
              <w:rPr>
                <w:rFonts w:cs="Arial"/>
                <w:color w:val="000000"/>
                <w:spacing w:val="0"/>
                <w:sz w:val="24"/>
                <w:szCs w:val="24"/>
                <w:lang w:eastAsia="en-GB"/>
              </w:rPr>
            </w:rPrChange>
          </w:rPr>
          <w:t xml:space="preserve"> </w:t>
        </w:r>
      </w:ins>
      <w:ins w:id="641" w:author="Wright, Phil" w:date="2017-12-04T12:18:00Z">
        <w:r w:rsidR="009C1473">
          <w:rPr>
            <w:highlight w:val="magenta"/>
          </w:rPr>
          <w:t>default to ‘BLANK’</w:t>
        </w:r>
      </w:ins>
      <w:ins w:id="642" w:author="Wright, Phil" w:date="2017-11-23T11:26:00Z">
        <w:r w:rsidRPr="00577229">
          <w:rPr>
            <w:highlight w:val="magenta"/>
            <w:rPrChange w:id="643" w:author="Wright, Phil" w:date="2017-11-30T13:11:00Z">
              <w:rPr>
                <w:rFonts w:cs="Arial"/>
                <w:color w:val="000000"/>
                <w:spacing w:val="0"/>
                <w:sz w:val="24"/>
                <w:szCs w:val="24"/>
                <w:lang w:eastAsia="en-GB"/>
              </w:rPr>
            </w:rPrChange>
          </w:rPr>
          <w:t xml:space="preserve"> and the SG should then be expired</w:t>
        </w:r>
        <w:r w:rsidR="00CB27CD" w:rsidRPr="00577229">
          <w:rPr>
            <w:highlight w:val="magenta"/>
            <w:rPrChange w:id="644" w:author="Wright, Phil" w:date="2017-11-30T13:11:00Z">
              <w:rPr/>
            </w:rPrChange>
          </w:rPr>
          <w:t xml:space="preserve"> as per the product rules.</w:t>
        </w:r>
      </w:ins>
    </w:p>
    <w:p w:rsidR="00B70B90" w:rsidRPr="009C1473" w:rsidRDefault="00B70B90" w:rsidP="009C1473">
      <w:pPr>
        <w:pStyle w:val="Heading3"/>
        <w:ind w:left="2551"/>
        <w:rPr>
          <w:rPrChange w:id="645" w:author="Wright, Phil" w:date="2017-12-04T12:16:00Z">
            <w:rPr>
              <w:rFonts w:ascii="Calibri" w:hAnsi="Calibri"/>
              <w:color w:val="000000"/>
              <w:spacing w:val="0"/>
              <w:sz w:val="22"/>
              <w:szCs w:val="22"/>
              <w:lang w:eastAsia="en-GB"/>
            </w:rPr>
          </w:rPrChange>
        </w:rPr>
      </w:pPr>
      <w:bookmarkStart w:id="646" w:name="_Toc499216894"/>
      <w:r w:rsidRPr="009C1473">
        <w:t>Replacement Journey Job Page</w:t>
      </w:r>
      <w:bookmarkEnd w:id="646"/>
    </w:p>
    <w:p w:rsidR="00B70B90" w:rsidRPr="009C1473" w:rsidRDefault="00CB27CD">
      <w:pPr>
        <w:pStyle w:val="BodyText"/>
        <w:tabs>
          <w:tab w:val="left" w:pos="1134"/>
        </w:tabs>
        <w:ind w:left="1134"/>
        <w:rPr>
          <w:rPrChange w:id="647" w:author="Wright, Phil" w:date="2017-12-04T12:16:00Z">
            <w:rPr>
              <w:rFonts w:ascii="Calibri" w:hAnsi="Calibri"/>
              <w:color w:val="000000"/>
              <w:spacing w:val="0"/>
              <w:sz w:val="22"/>
              <w:szCs w:val="22"/>
              <w:lang w:eastAsia="en-GB"/>
            </w:rPr>
          </w:rPrChange>
        </w:rPr>
        <w:pPrChange w:id="648" w:author="Wright, Phil" w:date="2017-11-23T11:29:00Z">
          <w:pPr>
            <w:numPr>
              <w:numId w:val="56"/>
            </w:numPr>
            <w:tabs>
              <w:tab w:val="num" w:pos="720"/>
            </w:tabs>
            <w:ind w:left="720" w:hanging="360"/>
            <w:textAlignment w:val="center"/>
          </w:pPr>
        </w:pPrChange>
      </w:pPr>
      <w:r w:rsidRPr="009C1473">
        <w:t>For the duration of a replacement journey the j</w:t>
      </w:r>
      <w:r w:rsidR="00B70B90" w:rsidRPr="009C1473">
        <w:rPr>
          <w:rPrChange w:id="649" w:author="Wright, Phil" w:date="2017-12-04T12:16:00Z">
            <w:rPr>
              <w:rFonts w:cs="Arial"/>
              <w:color w:val="000000"/>
              <w:spacing w:val="0"/>
              <w:sz w:val="24"/>
              <w:szCs w:val="24"/>
              <w:lang w:eastAsia="en-GB"/>
            </w:rPr>
          </w:rPrChange>
        </w:rPr>
        <w:t xml:space="preserve">obs page </w:t>
      </w:r>
      <w:r w:rsidRPr="009C1473">
        <w:t>will</w:t>
      </w:r>
      <w:r w:rsidR="00B70B90" w:rsidRPr="009C1473">
        <w:rPr>
          <w:rPrChange w:id="650" w:author="Wright, Phil" w:date="2017-12-04T12:16:00Z">
            <w:rPr>
              <w:rFonts w:cs="Arial"/>
              <w:color w:val="000000"/>
              <w:spacing w:val="0"/>
              <w:sz w:val="24"/>
              <w:szCs w:val="24"/>
              <w:lang w:eastAsia="en-GB"/>
            </w:rPr>
          </w:rPrChange>
        </w:rPr>
        <w:t xml:space="preserve"> remain open until item is replaced, however, 'Cancel Job' and 'Rearrange Appointment' buttons </w:t>
      </w:r>
      <w:r w:rsidRPr="009C1473">
        <w:t xml:space="preserve">will not be </w:t>
      </w:r>
      <w:r w:rsidR="00B70B90" w:rsidRPr="009C1473">
        <w:rPr>
          <w:rPrChange w:id="651" w:author="Wright, Phil" w:date="2017-12-04T12:16:00Z">
            <w:rPr>
              <w:rFonts w:cs="Arial"/>
              <w:color w:val="000000"/>
              <w:spacing w:val="0"/>
              <w:sz w:val="24"/>
              <w:szCs w:val="24"/>
              <w:lang w:eastAsia="en-GB"/>
            </w:rPr>
          </w:rPrChange>
        </w:rPr>
        <w:t>available to the customer.</w:t>
      </w:r>
    </w:p>
    <w:p w:rsidR="00CB27CD" w:rsidRPr="009C1473" w:rsidRDefault="00CB27CD">
      <w:pPr>
        <w:pStyle w:val="BodyText"/>
        <w:tabs>
          <w:tab w:val="left" w:pos="1134"/>
        </w:tabs>
        <w:ind w:left="1134"/>
        <w:pPrChange w:id="652" w:author="Wright, Phil" w:date="2017-11-23T11:29:00Z">
          <w:pPr>
            <w:numPr>
              <w:numId w:val="56"/>
            </w:numPr>
            <w:tabs>
              <w:tab w:val="num" w:pos="720"/>
            </w:tabs>
            <w:ind w:left="720" w:hanging="360"/>
            <w:textAlignment w:val="center"/>
          </w:pPr>
        </w:pPrChange>
      </w:pPr>
      <w:r w:rsidRPr="009C1473">
        <w:t>The ability for the customer and the contact centre will still be able to send and receive messages using the j</w:t>
      </w:r>
      <w:r w:rsidR="00B70B90" w:rsidRPr="009C1473">
        <w:rPr>
          <w:rPrChange w:id="653" w:author="Wright, Phil" w:date="2017-12-04T12:16:00Z">
            <w:rPr>
              <w:rFonts w:cs="Arial"/>
              <w:color w:val="000000"/>
              <w:spacing w:val="0"/>
              <w:sz w:val="24"/>
              <w:szCs w:val="24"/>
              <w:lang w:eastAsia="en-GB"/>
            </w:rPr>
          </w:rPrChange>
        </w:rPr>
        <w:t xml:space="preserve">obs notes </w:t>
      </w:r>
      <w:r w:rsidRPr="009C1473">
        <w:t>functionality</w:t>
      </w:r>
      <w:r w:rsidR="00B70B90" w:rsidRPr="009C1473">
        <w:rPr>
          <w:rPrChange w:id="654" w:author="Wright, Phil" w:date="2017-12-04T12:16:00Z">
            <w:rPr>
              <w:rFonts w:cs="Arial"/>
              <w:color w:val="000000"/>
              <w:spacing w:val="0"/>
              <w:sz w:val="24"/>
              <w:szCs w:val="24"/>
              <w:lang w:eastAsia="en-GB"/>
            </w:rPr>
          </w:rPrChange>
        </w:rPr>
        <w:t xml:space="preserve">. </w:t>
      </w:r>
    </w:p>
    <w:p w:rsidR="00B70B90" w:rsidRPr="009C1473" w:rsidRDefault="00CB27CD">
      <w:pPr>
        <w:pStyle w:val="BodyText"/>
        <w:tabs>
          <w:tab w:val="left" w:pos="1134"/>
        </w:tabs>
        <w:ind w:left="1134"/>
        <w:rPr>
          <w:rPrChange w:id="655" w:author="Wright, Phil" w:date="2017-12-04T12:16:00Z">
            <w:rPr>
              <w:rFonts w:ascii="Calibri" w:hAnsi="Calibri"/>
              <w:color w:val="000000"/>
              <w:spacing w:val="0"/>
              <w:sz w:val="22"/>
              <w:szCs w:val="22"/>
              <w:lang w:eastAsia="en-GB"/>
            </w:rPr>
          </w:rPrChange>
        </w:rPr>
        <w:pPrChange w:id="656" w:author="Wright, Phil" w:date="2017-11-23T11:29:00Z">
          <w:pPr>
            <w:numPr>
              <w:numId w:val="56"/>
            </w:numPr>
            <w:tabs>
              <w:tab w:val="num" w:pos="720"/>
            </w:tabs>
            <w:ind w:left="720" w:hanging="360"/>
            <w:textAlignment w:val="center"/>
          </w:pPr>
        </w:pPrChange>
      </w:pPr>
      <w:r w:rsidRPr="009C1473">
        <w:t xml:space="preserve">This will be pertinent to </w:t>
      </w:r>
      <w:r w:rsidR="00B70B90" w:rsidRPr="009C1473">
        <w:rPr>
          <w:rPrChange w:id="657" w:author="Wright, Phil" w:date="2017-12-04T12:16:00Z">
            <w:rPr>
              <w:rFonts w:cs="Arial"/>
              <w:color w:val="000000"/>
              <w:spacing w:val="0"/>
              <w:sz w:val="24"/>
              <w:szCs w:val="24"/>
              <w:lang w:eastAsia="en-GB"/>
            </w:rPr>
          </w:rPrChange>
        </w:rPr>
        <w:t xml:space="preserve">UKW </w:t>
      </w:r>
      <w:r w:rsidRPr="009C1473">
        <w:t xml:space="preserve">who will try and outbound the customer when a BER decision has been made. Should they not be able to contact the customer directly using the contact number details they will be able to send </w:t>
      </w:r>
      <w:r w:rsidR="00B70B90" w:rsidRPr="009C1473">
        <w:rPr>
          <w:rPrChange w:id="658" w:author="Wright, Phil" w:date="2017-12-04T12:16:00Z">
            <w:rPr>
              <w:rFonts w:cs="Arial"/>
              <w:color w:val="000000"/>
              <w:spacing w:val="0"/>
              <w:sz w:val="24"/>
              <w:szCs w:val="24"/>
              <w:lang w:eastAsia="en-GB"/>
            </w:rPr>
          </w:rPrChange>
        </w:rPr>
        <w:t>a note to inform the customer they have tried to contact them.</w:t>
      </w:r>
    </w:p>
    <w:p w:rsidR="00B70B90" w:rsidRPr="004A1441" w:rsidRDefault="00B70B90">
      <w:pPr>
        <w:pStyle w:val="BodyText"/>
        <w:ind w:left="0"/>
        <w:pPrChange w:id="659" w:author="Wright, Phil" w:date="2017-11-23T16:04:00Z">
          <w:pPr>
            <w:pStyle w:val="BodyText"/>
          </w:pPr>
        </w:pPrChange>
      </w:pPr>
    </w:p>
    <w:p w:rsidR="00D71550" w:rsidRPr="004A1441" w:rsidRDefault="00D71550" w:rsidP="00D71550">
      <w:pPr>
        <w:pStyle w:val="Heading3"/>
      </w:pPr>
      <w:bookmarkStart w:id="660" w:name="_Toc499216895"/>
      <w:r w:rsidRPr="004A1441">
        <w:t>In Warranty</w:t>
      </w:r>
      <w:bookmarkEnd w:id="660"/>
      <w:r w:rsidRPr="004A1441">
        <w:t xml:space="preserve"> </w:t>
      </w:r>
    </w:p>
    <w:p w:rsidR="001404A4" w:rsidRPr="004A1441" w:rsidRDefault="004F527B">
      <w:pPr>
        <w:pStyle w:val="BodyText"/>
        <w:spacing w:after="0"/>
      </w:pPr>
      <w:r w:rsidRPr="004A1441">
        <w:t>If a fault is reported during the ‘In Warranty period’ th</w:t>
      </w:r>
      <w:r w:rsidR="001404A4" w:rsidRPr="004A1441">
        <w:t xml:space="preserve">e customer will be presented with the contact details of the manufacturer as shown below. </w:t>
      </w:r>
    </w:p>
    <w:p w:rsidR="001404A4" w:rsidRPr="004A1441" w:rsidRDefault="001404A4">
      <w:pPr>
        <w:pStyle w:val="BodyText"/>
        <w:spacing w:after="0"/>
      </w:pPr>
    </w:p>
    <w:p w:rsidR="001404A4" w:rsidRPr="004A1441" w:rsidRDefault="001404A4" w:rsidP="00A92334">
      <w:pPr>
        <w:pStyle w:val="BodyText"/>
        <w:spacing w:after="0"/>
        <w:jc w:val="center"/>
      </w:pPr>
      <w:r w:rsidRPr="004A1441">
        <w:rPr>
          <w:noProof/>
          <w:lang w:eastAsia="en-GB"/>
        </w:rPr>
        <w:drawing>
          <wp:inline distT="0" distB="0" distL="0" distR="0" wp14:anchorId="090CA6F9" wp14:editId="34F0C7FF">
            <wp:extent cx="3032125" cy="1735137"/>
            <wp:effectExtent l="19050" t="19050" r="15875" b="17780"/>
            <wp:docPr id="9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Picture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2125" cy="1735137"/>
                    </a:xfrm>
                    <a:prstGeom prst="rect">
                      <a:avLst/>
                    </a:prstGeom>
                    <a:noFill/>
                    <a:ln w="9525">
                      <a:solidFill>
                        <a:schemeClr val="tx1"/>
                      </a:solidFill>
                      <a:miter lim="800000"/>
                      <a:headEnd/>
                      <a:tailEnd/>
                    </a:ln>
                    <a:extLst>
                      <a:ext uri="{909E8E84-426E-40DD-AFC4-6F175D3DCCD1}">
                        <a14:hiddenFill xmlns:a14="http://schemas.microsoft.com/office/drawing/2010/main">
                          <a:solidFill>
                            <a:srgbClr val="FFFFFF"/>
                          </a:solidFill>
                        </a14:hiddenFill>
                      </a:ext>
                    </a:extLst>
                  </pic:spPr>
                </pic:pic>
              </a:graphicData>
            </a:graphic>
          </wp:inline>
        </w:drawing>
      </w:r>
    </w:p>
    <w:p w:rsidR="001404A4" w:rsidRPr="004A1441" w:rsidRDefault="001404A4">
      <w:pPr>
        <w:pStyle w:val="BodyText"/>
        <w:spacing w:after="0"/>
      </w:pPr>
    </w:p>
    <w:p w:rsidR="001404A4" w:rsidRPr="004A1441" w:rsidRDefault="001404A4">
      <w:pPr>
        <w:pStyle w:val="BodyText"/>
        <w:spacing w:after="0"/>
      </w:pPr>
    </w:p>
    <w:p w:rsidR="001404A4" w:rsidRPr="004A1441" w:rsidRDefault="001404A4">
      <w:pPr>
        <w:pStyle w:val="BodyText"/>
        <w:spacing w:after="0"/>
      </w:pPr>
      <w:r w:rsidRPr="004A1441">
        <w:t>The Customer will be required to continue with this journey off line directly with the manufacturer.</w:t>
      </w:r>
    </w:p>
    <w:p w:rsidR="001404A4" w:rsidRPr="004A1441" w:rsidRDefault="001404A4">
      <w:pPr>
        <w:pStyle w:val="BodyText"/>
        <w:spacing w:after="0"/>
      </w:pPr>
    </w:p>
    <w:p w:rsidR="001404A4" w:rsidRPr="00410693" w:rsidRDefault="001404A4">
      <w:pPr>
        <w:pStyle w:val="BodyText"/>
        <w:spacing w:after="0"/>
      </w:pPr>
      <w:r w:rsidRPr="004A1441">
        <w:t>The ‘Report a Fault’ Button will not be visible as the customer will not be able to proceed with this journey.</w:t>
      </w:r>
    </w:p>
    <w:p w:rsidR="004F527B" w:rsidRPr="004A1441" w:rsidRDefault="004F527B" w:rsidP="004F527B">
      <w:pPr>
        <w:pStyle w:val="BodyText"/>
        <w:spacing w:after="0"/>
      </w:pPr>
    </w:p>
    <w:p w:rsidR="0031544A" w:rsidRPr="004A1441" w:rsidRDefault="0031544A" w:rsidP="00D71550">
      <w:pPr>
        <w:pStyle w:val="BodyText"/>
        <w:spacing w:after="0"/>
        <w:ind w:left="1440"/>
      </w:pPr>
    </w:p>
    <w:p w:rsidR="0031544A" w:rsidRPr="004A1441" w:rsidRDefault="0031544A" w:rsidP="00507A12">
      <w:pPr>
        <w:pStyle w:val="Heading3"/>
      </w:pPr>
      <w:bookmarkStart w:id="661" w:name="_Toc499216896"/>
      <w:r w:rsidRPr="004A1441">
        <w:t>Booking Confirmation</w:t>
      </w:r>
      <w:bookmarkEnd w:id="661"/>
    </w:p>
    <w:p w:rsidR="0031544A" w:rsidRPr="004A1441" w:rsidRDefault="0031544A" w:rsidP="0031544A">
      <w:pPr>
        <w:pStyle w:val="BodyText"/>
      </w:pPr>
      <w:r w:rsidRPr="004A1441">
        <w:t>Irrespective of the journey when a customer selects a date for either ‘Engineer Appointment’ or ‘Back to Base Collection’ a new page will be displayed to allow the customer to confirm the date selected. This will provide a ‘Yes’ and ‘No’ option.</w:t>
      </w:r>
    </w:p>
    <w:p w:rsidR="0031544A" w:rsidRPr="004A1441" w:rsidRDefault="0031544A" w:rsidP="0031544A">
      <w:pPr>
        <w:pStyle w:val="BodyText"/>
        <w:rPr>
          <w:color w:val="000000" w:themeColor="text1"/>
        </w:rPr>
      </w:pPr>
      <w:r w:rsidRPr="004A1441">
        <w:t xml:space="preserve">If ‘Yes’ is selected the ‘Booking Report’ will be displayed and the booking confirmed </w:t>
      </w:r>
      <w:r w:rsidRPr="004A1441">
        <w:rPr>
          <w:b/>
        </w:rPr>
        <w:t xml:space="preserve">(please see section </w:t>
      </w:r>
      <w:r w:rsidR="0042512D" w:rsidRPr="004A1441">
        <w:rPr>
          <w:b/>
        </w:rPr>
        <w:fldChar w:fldCharType="begin"/>
      </w:r>
      <w:r w:rsidR="00250F11" w:rsidRPr="004A1441">
        <w:rPr>
          <w:b/>
        </w:rPr>
        <w:instrText xml:space="preserve"> REF _Ref488414522 \r \h </w:instrText>
      </w:r>
      <w:r w:rsidR="001A7581" w:rsidRPr="004A1441">
        <w:rPr>
          <w:b/>
        </w:rPr>
        <w:instrText xml:space="preserve"> \* MERGEFORMAT </w:instrText>
      </w:r>
      <w:r w:rsidR="0042512D" w:rsidRPr="004A1441">
        <w:rPr>
          <w:b/>
        </w:rPr>
      </w:r>
      <w:r w:rsidR="0042512D" w:rsidRPr="004A1441">
        <w:rPr>
          <w:b/>
        </w:rPr>
        <w:fldChar w:fldCharType="separate"/>
      </w:r>
      <w:r w:rsidR="00E132E0" w:rsidRPr="004A1441">
        <w:rPr>
          <w:b/>
        </w:rPr>
        <w:t>8.2.5</w:t>
      </w:r>
      <w:r w:rsidR="0042512D" w:rsidRPr="004A1441">
        <w:rPr>
          <w:b/>
        </w:rPr>
        <w:fldChar w:fldCharType="end"/>
      </w:r>
      <w:r w:rsidRPr="004A1441">
        <w:rPr>
          <w:b/>
        </w:rPr>
        <w:t xml:space="preserve"> for Booking Report Details).</w:t>
      </w:r>
    </w:p>
    <w:p w:rsidR="0031544A" w:rsidRPr="004A1441" w:rsidRDefault="0031544A" w:rsidP="0031544A">
      <w:pPr>
        <w:pStyle w:val="BodyText"/>
        <w:rPr>
          <w:color w:val="000000" w:themeColor="text1"/>
        </w:rPr>
      </w:pPr>
      <w:r w:rsidRPr="004A1441">
        <w:t>If ‘No’ is selected the customer is returned to the ‘Book an Appointment’ page.</w:t>
      </w:r>
    </w:p>
    <w:p w:rsidR="0031544A" w:rsidRPr="004A1441" w:rsidRDefault="0031544A" w:rsidP="0031544A">
      <w:pPr>
        <w:pStyle w:val="Heading3"/>
      </w:pPr>
      <w:bookmarkStart w:id="662" w:name="_Ref488414522"/>
      <w:bookmarkStart w:id="663" w:name="_Toc499216897"/>
      <w:r w:rsidRPr="004A1441">
        <w:t>Booking Report</w:t>
      </w:r>
      <w:bookmarkEnd w:id="662"/>
      <w:bookmarkEnd w:id="663"/>
    </w:p>
    <w:p w:rsidR="0031544A" w:rsidRPr="004A1441" w:rsidRDefault="0031544A" w:rsidP="0031544A">
      <w:pPr>
        <w:pStyle w:val="BodyText"/>
      </w:pPr>
      <w:r w:rsidRPr="004A1441">
        <w:t xml:space="preserve">The customer will then be presented with a ‘Booking Report’ page. </w:t>
      </w:r>
    </w:p>
    <w:p w:rsidR="0031544A" w:rsidRPr="004A1441" w:rsidRDefault="0031544A" w:rsidP="0031544A">
      <w:pPr>
        <w:pStyle w:val="BodyText"/>
      </w:pPr>
      <w:r w:rsidRPr="004A1441">
        <w:t>This will detail the following information:</w:t>
      </w:r>
    </w:p>
    <w:p w:rsidR="0031544A" w:rsidRPr="004A1441" w:rsidRDefault="0031544A" w:rsidP="0031544A">
      <w:pPr>
        <w:pStyle w:val="BodyText"/>
        <w:numPr>
          <w:ilvl w:val="0"/>
          <w:numId w:val="27"/>
        </w:numPr>
        <w:spacing w:after="0"/>
      </w:pPr>
      <w:r w:rsidRPr="004A1441">
        <w:t>Customer repair number</w:t>
      </w:r>
    </w:p>
    <w:p w:rsidR="00507A12" w:rsidRPr="004A1441" w:rsidRDefault="00507A12" w:rsidP="0031544A">
      <w:pPr>
        <w:pStyle w:val="BodyText"/>
        <w:numPr>
          <w:ilvl w:val="0"/>
          <w:numId w:val="27"/>
        </w:numPr>
        <w:spacing w:after="0"/>
      </w:pPr>
      <w:r w:rsidRPr="004A1441">
        <w:t xml:space="preserve">Product category </w:t>
      </w:r>
    </w:p>
    <w:p w:rsidR="0031544A" w:rsidRPr="004A1441" w:rsidRDefault="00507A12" w:rsidP="0031544A">
      <w:pPr>
        <w:pStyle w:val="BodyText"/>
        <w:numPr>
          <w:ilvl w:val="0"/>
          <w:numId w:val="27"/>
        </w:numPr>
        <w:spacing w:after="0"/>
      </w:pPr>
      <w:r w:rsidRPr="004A1441">
        <w:t>Appliance Model Number</w:t>
      </w:r>
    </w:p>
    <w:p w:rsidR="0031544A" w:rsidRPr="004A1441" w:rsidRDefault="0031544A" w:rsidP="0031544A">
      <w:pPr>
        <w:pStyle w:val="BodyText"/>
        <w:numPr>
          <w:ilvl w:val="0"/>
          <w:numId w:val="27"/>
        </w:numPr>
        <w:spacing w:after="0"/>
      </w:pPr>
      <w:r w:rsidRPr="004A1441">
        <w:t>Next Steps</w:t>
      </w:r>
    </w:p>
    <w:p w:rsidR="0031544A" w:rsidRPr="004A1441" w:rsidRDefault="0031544A" w:rsidP="0031544A">
      <w:pPr>
        <w:pStyle w:val="BodyText"/>
        <w:spacing w:after="0"/>
        <w:ind w:left="1800"/>
      </w:pPr>
    </w:p>
    <w:p w:rsidR="0031544A" w:rsidRPr="004A1441" w:rsidRDefault="0031544A" w:rsidP="0031544A">
      <w:pPr>
        <w:pStyle w:val="BodyText"/>
      </w:pPr>
      <w:r w:rsidRPr="004A1441">
        <w:t>The booking report next steps will be tailored according to which one of the 3 journeys below the customer has followed:</w:t>
      </w:r>
    </w:p>
    <w:p w:rsidR="0031544A" w:rsidRPr="004A1441" w:rsidRDefault="0031544A" w:rsidP="0031544A">
      <w:pPr>
        <w:pStyle w:val="BodyText"/>
        <w:numPr>
          <w:ilvl w:val="0"/>
          <w:numId w:val="35"/>
        </w:numPr>
        <w:spacing w:after="0"/>
      </w:pPr>
      <w:r w:rsidRPr="004A1441">
        <w:t xml:space="preserve">In warranty service request where UK Warranty have link to the manufacturer </w:t>
      </w:r>
      <w:r w:rsidRPr="004A1441">
        <w:rPr>
          <w:b/>
        </w:rPr>
        <w:t>(refer to screen shot here)</w:t>
      </w:r>
    </w:p>
    <w:p w:rsidR="0031544A" w:rsidRPr="004A1441" w:rsidRDefault="0031544A" w:rsidP="0031544A">
      <w:pPr>
        <w:pStyle w:val="BodyText"/>
        <w:numPr>
          <w:ilvl w:val="0"/>
          <w:numId w:val="35"/>
        </w:numPr>
        <w:spacing w:after="0"/>
      </w:pPr>
      <w:r w:rsidRPr="004A1441">
        <w:t xml:space="preserve">Extended warranty service request resulting in an engineer appointment </w:t>
      </w:r>
      <w:r w:rsidRPr="004A1441">
        <w:rPr>
          <w:b/>
        </w:rPr>
        <w:t>(refer to screen shot here)</w:t>
      </w:r>
    </w:p>
    <w:p w:rsidR="0031544A" w:rsidRPr="004A1441" w:rsidRDefault="0031544A" w:rsidP="0031544A">
      <w:pPr>
        <w:pStyle w:val="BodyText"/>
        <w:numPr>
          <w:ilvl w:val="0"/>
          <w:numId w:val="35"/>
        </w:numPr>
        <w:spacing w:after="0"/>
      </w:pPr>
      <w:r w:rsidRPr="004A1441">
        <w:t xml:space="preserve">Extended warranty service request resulting in a back to base collection </w:t>
      </w:r>
      <w:r w:rsidRPr="004A1441">
        <w:rPr>
          <w:b/>
        </w:rPr>
        <w:t>(refer to screen shot here)</w:t>
      </w:r>
    </w:p>
    <w:p w:rsidR="00D71550" w:rsidRPr="004A1441" w:rsidRDefault="00D71550" w:rsidP="000E4254">
      <w:pPr>
        <w:pStyle w:val="BodyText"/>
      </w:pPr>
    </w:p>
    <w:p w:rsidR="001C6BB2" w:rsidRPr="004A1441" w:rsidRDefault="0042512D" w:rsidP="001C6BB2">
      <w:pPr>
        <w:pStyle w:val="Heading3"/>
      </w:pPr>
      <w:r w:rsidRPr="004A1441">
        <w:fldChar w:fldCharType="begin"/>
      </w:r>
      <w:r w:rsidR="001C6BB2" w:rsidRPr="004A1441">
        <w:instrText xml:space="preserve">  </w:instrText>
      </w:r>
      <w:r w:rsidRPr="004A1441">
        <w:fldChar w:fldCharType="end"/>
      </w:r>
      <w:bookmarkStart w:id="664" w:name="_Ref488417646"/>
      <w:bookmarkStart w:id="665" w:name="_Ref488418514"/>
      <w:bookmarkStart w:id="666" w:name="_Toc499216898"/>
      <w:r w:rsidR="001C6BB2" w:rsidRPr="004A1441">
        <w:t>Fraud Indicators</w:t>
      </w:r>
      <w:bookmarkEnd w:id="664"/>
      <w:bookmarkEnd w:id="665"/>
      <w:bookmarkEnd w:id="666"/>
    </w:p>
    <w:p w:rsidR="000724C4" w:rsidRPr="004A1441" w:rsidRDefault="000724C4" w:rsidP="000724C4">
      <w:pPr>
        <w:pStyle w:val="BodyText"/>
      </w:pPr>
      <w:r w:rsidRPr="004A1441">
        <w:t>The inputted date, customer historic data, appliance and geo-graphic data will be used to calculate a fraud score. This score will be used to dictate t</w:t>
      </w:r>
      <w:r w:rsidR="00123A4A" w:rsidRPr="004A1441">
        <w:t>he action on the service request.</w:t>
      </w:r>
    </w:p>
    <w:p w:rsidR="000724C4" w:rsidRPr="004A1441" w:rsidRDefault="000724C4" w:rsidP="000724C4">
      <w:pPr>
        <w:pStyle w:val="BodyText"/>
      </w:pPr>
      <w:r w:rsidRPr="004A1441">
        <w:t>Several service request statistics will be identified and scored. These scores will then be amalgamated into a final fraud score for the service request</w:t>
      </w:r>
    </w:p>
    <w:p w:rsidR="000724C4" w:rsidRPr="004A1441" w:rsidRDefault="000724C4" w:rsidP="000724C4">
      <w:pPr>
        <w:pStyle w:val="BodyText"/>
      </w:pPr>
      <w:r w:rsidRPr="004A1441">
        <w:t xml:space="preserve">Each indicator will be assigned a maximum percentage of the final score. These will be weighted by the degree of fraud likelihood. </w:t>
      </w:r>
    </w:p>
    <w:p w:rsidR="000724C4" w:rsidRPr="004A1441" w:rsidRDefault="000724C4" w:rsidP="000724C4">
      <w:pPr>
        <w:pStyle w:val="BodyText"/>
      </w:pPr>
      <w:r w:rsidRPr="004A1441">
        <w:t>It should be understood this is based on the information collected since Pacifica based all repairs on the imported policy book.</w:t>
      </w:r>
    </w:p>
    <w:p w:rsidR="000724C4" w:rsidRPr="004A1441" w:rsidRDefault="000724C4" w:rsidP="000724C4">
      <w:pPr>
        <w:pStyle w:val="BodyText"/>
      </w:pPr>
      <w:r w:rsidRPr="004A1441">
        <w:lastRenderedPageBreak/>
        <w:t>The fraud indicators currently identified are listed here:</w:t>
      </w:r>
    </w:p>
    <w:p w:rsidR="000724C4" w:rsidRPr="004A1441" w:rsidRDefault="000724C4" w:rsidP="000724C4">
      <w:pPr>
        <w:pStyle w:val="ListParagraph"/>
        <w:numPr>
          <w:ilvl w:val="0"/>
          <w:numId w:val="3"/>
        </w:numPr>
        <w:rPr>
          <w:rFonts w:ascii="Arial" w:hAnsi="Arial" w:cs="Arial"/>
          <w:sz w:val="20"/>
          <w:szCs w:val="20"/>
        </w:rPr>
      </w:pPr>
      <w:r w:rsidRPr="004A1441">
        <w:rPr>
          <w:rFonts w:ascii="Arial" w:hAnsi="Arial" w:cs="Arial"/>
          <w:sz w:val="20"/>
          <w:szCs w:val="20"/>
        </w:rPr>
        <w:t>Within 60 days from end of warranty. Score derived by number of days from end of warranty. Score number of days scaled to 7 if within 60  and 10 if within 30</w:t>
      </w:r>
    </w:p>
    <w:p w:rsidR="000724C4" w:rsidRPr="004A1441" w:rsidRDefault="000724C4" w:rsidP="000724C4">
      <w:pPr>
        <w:pStyle w:val="ListParagraph"/>
        <w:numPr>
          <w:ilvl w:val="0"/>
          <w:numId w:val="3"/>
        </w:numPr>
        <w:rPr>
          <w:rFonts w:ascii="Arial" w:hAnsi="Arial" w:cs="Arial"/>
          <w:sz w:val="20"/>
          <w:szCs w:val="20"/>
        </w:rPr>
      </w:pPr>
      <w:r w:rsidRPr="004A1441">
        <w:rPr>
          <w:rFonts w:ascii="Arial" w:hAnsi="Arial" w:cs="Arial"/>
          <w:sz w:val="20"/>
          <w:szCs w:val="20"/>
        </w:rPr>
        <w:t xml:space="preserve">Customer has made service request previously. Score of 2 </w:t>
      </w:r>
    </w:p>
    <w:p w:rsidR="000724C4" w:rsidRPr="004A1441" w:rsidRDefault="000724C4" w:rsidP="000724C4">
      <w:pPr>
        <w:pStyle w:val="ListParagraph"/>
        <w:ind w:left="1080"/>
        <w:rPr>
          <w:rFonts w:ascii="Arial" w:hAnsi="Arial" w:cs="Arial"/>
          <w:sz w:val="20"/>
          <w:szCs w:val="20"/>
        </w:rPr>
      </w:pPr>
      <w:r w:rsidRPr="004A1441">
        <w:rPr>
          <w:rFonts w:ascii="Arial" w:hAnsi="Arial" w:cs="Arial"/>
          <w:sz w:val="20"/>
          <w:szCs w:val="20"/>
        </w:rPr>
        <w:t>Across all of the three products in scope</w:t>
      </w:r>
    </w:p>
    <w:p w:rsidR="000724C4" w:rsidRPr="004A1441" w:rsidRDefault="000724C4">
      <w:pPr>
        <w:pStyle w:val="ListParagraph"/>
        <w:numPr>
          <w:ilvl w:val="0"/>
          <w:numId w:val="3"/>
        </w:numPr>
        <w:rPr>
          <w:rFonts w:ascii="Arial" w:hAnsi="Arial" w:cs="Arial"/>
          <w:sz w:val="20"/>
          <w:szCs w:val="20"/>
        </w:rPr>
      </w:pPr>
      <w:r w:rsidRPr="004A1441">
        <w:rPr>
          <w:rFonts w:ascii="Arial" w:hAnsi="Arial" w:cs="Arial"/>
          <w:sz w:val="20"/>
          <w:szCs w:val="20"/>
        </w:rPr>
        <w:t xml:space="preserve">Customer has required a service visit more than 50% of product purchased where the customer has more than three electrical items products. 20 </w:t>
      </w:r>
    </w:p>
    <w:p w:rsidR="000724C4" w:rsidRPr="004A1441" w:rsidRDefault="000724C4">
      <w:pPr>
        <w:pStyle w:val="ListParagraph"/>
        <w:numPr>
          <w:ilvl w:val="0"/>
          <w:numId w:val="3"/>
        </w:numPr>
        <w:rPr>
          <w:rFonts w:ascii="Arial" w:hAnsi="Arial" w:cs="Arial"/>
          <w:sz w:val="20"/>
          <w:szCs w:val="20"/>
        </w:rPr>
      </w:pPr>
      <w:r w:rsidRPr="004A1441">
        <w:rPr>
          <w:rFonts w:ascii="Arial" w:hAnsi="Arial" w:cs="Arial"/>
          <w:sz w:val="20"/>
          <w:szCs w:val="20"/>
        </w:rPr>
        <w:t>Postcode area service requests 20% above average postcode area service requests. Score 10</w:t>
      </w:r>
    </w:p>
    <w:p w:rsidR="000724C4" w:rsidRPr="004A1441" w:rsidRDefault="000724C4" w:rsidP="000724C4">
      <w:pPr>
        <w:pStyle w:val="ListParagraph"/>
        <w:numPr>
          <w:ilvl w:val="0"/>
          <w:numId w:val="3"/>
        </w:numPr>
        <w:rPr>
          <w:rFonts w:ascii="Arial" w:hAnsi="Arial" w:cs="Arial"/>
          <w:sz w:val="20"/>
          <w:szCs w:val="20"/>
        </w:rPr>
      </w:pPr>
      <w:r w:rsidRPr="004A1441">
        <w:rPr>
          <w:rFonts w:ascii="Arial" w:hAnsi="Arial" w:cs="Arial"/>
          <w:sz w:val="20"/>
          <w:szCs w:val="20"/>
        </w:rPr>
        <w:t>Serial numbers for service requests at difference addresses in the past. Score 10</w:t>
      </w:r>
    </w:p>
    <w:p w:rsidR="000724C4" w:rsidRPr="004A1441" w:rsidRDefault="000724C4" w:rsidP="000724C4">
      <w:pPr>
        <w:pStyle w:val="ListParagraph"/>
        <w:ind w:left="1080"/>
        <w:rPr>
          <w:rFonts w:ascii="Arial" w:hAnsi="Arial" w:cs="Arial"/>
          <w:sz w:val="20"/>
          <w:szCs w:val="20"/>
        </w:rPr>
      </w:pPr>
      <w:r w:rsidRPr="004A1441">
        <w:rPr>
          <w:rFonts w:ascii="Arial" w:hAnsi="Arial" w:cs="Arial"/>
          <w:sz w:val="20"/>
          <w:szCs w:val="20"/>
        </w:rPr>
        <w:t>Repair address to be used</w:t>
      </w:r>
    </w:p>
    <w:p w:rsidR="000724C4" w:rsidRPr="004A1441" w:rsidRDefault="000724C4" w:rsidP="001C6BB2"/>
    <w:bookmarkStart w:id="667" w:name="_Toc492311742"/>
    <w:bookmarkStart w:id="668" w:name="_Toc492312491"/>
    <w:bookmarkStart w:id="669" w:name="_Toc496627218"/>
    <w:bookmarkStart w:id="670" w:name="_Toc492311744"/>
    <w:bookmarkStart w:id="671" w:name="_Toc492312493"/>
    <w:bookmarkStart w:id="672" w:name="_Toc496627220"/>
    <w:bookmarkStart w:id="673" w:name="_Toc492311745"/>
    <w:bookmarkStart w:id="674" w:name="_Toc492312494"/>
    <w:bookmarkStart w:id="675" w:name="_Toc496627221"/>
    <w:bookmarkStart w:id="676" w:name="_Toc492311746"/>
    <w:bookmarkStart w:id="677" w:name="_Toc492312495"/>
    <w:bookmarkStart w:id="678" w:name="_Toc496627222"/>
    <w:bookmarkStart w:id="679" w:name="_Toc492311747"/>
    <w:bookmarkStart w:id="680" w:name="_Toc492312496"/>
    <w:bookmarkStart w:id="681" w:name="_Toc496627223"/>
    <w:bookmarkStart w:id="682" w:name="_Toc492311748"/>
    <w:bookmarkStart w:id="683" w:name="_Toc492312497"/>
    <w:bookmarkStart w:id="684" w:name="_Toc496627224"/>
    <w:bookmarkStart w:id="685" w:name="_Toc492311749"/>
    <w:bookmarkStart w:id="686" w:name="_Toc492312498"/>
    <w:bookmarkStart w:id="687" w:name="_Toc496627225"/>
    <w:bookmarkStart w:id="688" w:name="_Toc492311750"/>
    <w:bookmarkStart w:id="689" w:name="_Toc492312499"/>
    <w:bookmarkStart w:id="690" w:name="_Toc496627226"/>
    <w:bookmarkStart w:id="691" w:name="_Toc492311751"/>
    <w:bookmarkStart w:id="692" w:name="_Toc492312500"/>
    <w:bookmarkStart w:id="693" w:name="_Toc496627227"/>
    <w:bookmarkStart w:id="694" w:name="_Toc492311752"/>
    <w:bookmarkStart w:id="695" w:name="_Toc492312501"/>
    <w:bookmarkStart w:id="696" w:name="_Toc496627228"/>
    <w:bookmarkStart w:id="697" w:name="_Toc492311753"/>
    <w:bookmarkStart w:id="698" w:name="_Toc492312502"/>
    <w:bookmarkStart w:id="699" w:name="_Toc496627229"/>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p w:rsidR="001C6BB2" w:rsidRPr="004A1441" w:rsidRDefault="0042512D" w:rsidP="001C6BB2">
      <w:pPr>
        <w:pStyle w:val="Heading2"/>
      </w:pPr>
      <w:r w:rsidRPr="004A1441">
        <w:fldChar w:fldCharType="begin"/>
      </w:r>
      <w:r w:rsidR="001C6BB2" w:rsidRPr="004A1441">
        <w:instrText xml:space="preserve">  </w:instrText>
      </w:r>
      <w:r w:rsidRPr="004A1441">
        <w:fldChar w:fldCharType="end"/>
      </w:r>
      <w:bookmarkStart w:id="700" w:name="_Toc499216899"/>
      <w:r w:rsidR="001C6BB2" w:rsidRPr="004A1441">
        <w:t>Fraud Score</w:t>
      </w:r>
      <w:bookmarkEnd w:id="700"/>
    </w:p>
    <w:p w:rsidR="000724C4" w:rsidRPr="004A1441" w:rsidRDefault="000724C4">
      <w:pPr>
        <w:pStyle w:val="BodyText"/>
        <w:rPr>
          <w:rFonts w:cs="Arial"/>
        </w:rPr>
      </w:pPr>
      <w:r w:rsidRPr="004A1441">
        <w:t>These indicator scores are then totalled into a single score that is then measured</w:t>
      </w:r>
      <w:r w:rsidR="00123A4A" w:rsidRPr="004A1441">
        <w:t xml:space="preserve"> to trigger one of the following responses</w:t>
      </w:r>
      <w:r w:rsidRPr="004A1441">
        <w:t>.</w:t>
      </w:r>
    </w:p>
    <w:p w:rsidR="000724C4" w:rsidRPr="004A1441" w:rsidRDefault="00123A4A" w:rsidP="000724C4">
      <w:pPr>
        <w:pStyle w:val="ListParagraph"/>
        <w:numPr>
          <w:ilvl w:val="0"/>
          <w:numId w:val="4"/>
        </w:numPr>
        <w:rPr>
          <w:rFonts w:ascii="Arial" w:hAnsi="Arial" w:cs="Arial"/>
          <w:sz w:val="20"/>
          <w:szCs w:val="20"/>
        </w:rPr>
      </w:pPr>
      <w:r w:rsidRPr="004A1441">
        <w:rPr>
          <w:rFonts w:ascii="Arial" w:hAnsi="Arial" w:cs="Arial"/>
          <w:sz w:val="20"/>
          <w:szCs w:val="20"/>
        </w:rPr>
        <w:t xml:space="preserve">Response A : </w:t>
      </w:r>
      <w:r w:rsidR="000724C4" w:rsidRPr="004A1441">
        <w:rPr>
          <w:rFonts w:ascii="Arial" w:hAnsi="Arial" w:cs="Arial"/>
          <w:sz w:val="20"/>
          <w:szCs w:val="20"/>
        </w:rPr>
        <w:t>Over 15 will allow the online booking to be made but mark the service request for inspection by the service request handling team.</w:t>
      </w:r>
    </w:p>
    <w:p w:rsidR="000724C4" w:rsidRPr="004A1441" w:rsidRDefault="00123A4A" w:rsidP="000724C4">
      <w:pPr>
        <w:pStyle w:val="ListParagraph"/>
        <w:numPr>
          <w:ilvl w:val="0"/>
          <w:numId w:val="4"/>
        </w:numPr>
        <w:rPr>
          <w:rFonts w:ascii="Arial" w:hAnsi="Arial" w:cs="Arial"/>
          <w:sz w:val="20"/>
          <w:szCs w:val="20"/>
        </w:rPr>
      </w:pPr>
      <w:r w:rsidRPr="004A1441">
        <w:rPr>
          <w:rFonts w:ascii="Arial" w:hAnsi="Arial" w:cs="Arial"/>
          <w:sz w:val="20"/>
          <w:szCs w:val="20"/>
        </w:rPr>
        <w:t xml:space="preserve">Response B : </w:t>
      </w:r>
      <w:r w:rsidR="000724C4" w:rsidRPr="004A1441">
        <w:rPr>
          <w:rFonts w:ascii="Arial" w:hAnsi="Arial" w:cs="Arial"/>
          <w:sz w:val="20"/>
          <w:szCs w:val="20"/>
        </w:rPr>
        <w:t>Over 20 will direct the user to a fraud screening service centre telephone number. Users form will be saved and made available to the service centre user.</w:t>
      </w:r>
    </w:p>
    <w:p w:rsidR="000724C4" w:rsidRPr="004A1441" w:rsidRDefault="00123A4A" w:rsidP="000724C4">
      <w:pPr>
        <w:pStyle w:val="ListParagraph"/>
        <w:numPr>
          <w:ilvl w:val="0"/>
          <w:numId w:val="4"/>
        </w:numPr>
        <w:rPr>
          <w:rFonts w:cs="Arial"/>
        </w:rPr>
      </w:pPr>
      <w:r w:rsidRPr="004A1441">
        <w:rPr>
          <w:rFonts w:ascii="Arial" w:hAnsi="Arial" w:cs="Arial"/>
          <w:sz w:val="20"/>
          <w:szCs w:val="20"/>
        </w:rPr>
        <w:t xml:space="preserve">Response C : </w:t>
      </w:r>
      <w:r w:rsidR="000724C4" w:rsidRPr="004A1441">
        <w:rPr>
          <w:rFonts w:ascii="Arial" w:hAnsi="Arial" w:cs="Arial"/>
          <w:sz w:val="20"/>
          <w:szCs w:val="20"/>
        </w:rPr>
        <w:t xml:space="preserve">Over 35 will escalate to the fraud manager and direct user to escalated fraud screening </w:t>
      </w:r>
      <w:r w:rsidRPr="004A1441">
        <w:rPr>
          <w:rFonts w:ascii="Arial" w:hAnsi="Arial" w:cs="Arial"/>
          <w:sz w:val="20"/>
          <w:szCs w:val="20"/>
        </w:rPr>
        <w:t>number. This is different to the Response B</w:t>
      </w:r>
      <w:r w:rsidR="000724C4" w:rsidRPr="004A1441">
        <w:rPr>
          <w:rFonts w:ascii="Arial" w:hAnsi="Arial" w:cs="Arial"/>
          <w:sz w:val="20"/>
          <w:szCs w:val="20"/>
        </w:rPr>
        <w:t xml:space="preserve"> telephone number.</w:t>
      </w:r>
    </w:p>
    <w:p w:rsidR="000724C4" w:rsidRPr="004A1441" w:rsidRDefault="000724C4" w:rsidP="000724C4">
      <w:pPr>
        <w:pStyle w:val="ListParagraph"/>
        <w:ind w:left="360"/>
        <w:rPr>
          <w:rFonts w:ascii="Arial" w:hAnsi="Arial" w:cs="Arial"/>
          <w:sz w:val="20"/>
          <w:szCs w:val="20"/>
        </w:rPr>
      </w:pPr>
    </w:p>
    <w:p w:rsidR="000724C4" w:rsidRPr="004A1441" w:rsidRDefault="000724C4" w:rsidP="000724C4">
      <w:pPr>
        <w:pStyle w:val="ListParagraph"/>
        <w:ind w:left="360"/>
        <w:rPr>
          <w:rFonts w:cs="Arial"/>
        </w:rPr>
      </w:pPr>
      <w:r w:rsidRPr="004A1441">
        <w:rPr>
          <w:rFonts w:cs="Arial"/>
        </w:rPr>
        <w:t>The system will store all previous scores for each service guarantee. If the customer is blocked from online booking on fraud scores they will then continue to be blocked from online booking on that service guarantee.</w:t>
      </w:r>
    </w:p>
    <w:p w:rsidR="0005270E" w:rsidRPr="004A1441" w:rsidRDefault="0005270E" w:rsidP="001C6BB2">
      <w:pPr>
        <w:pStyle w:val="ListParagraph"/>
        <w:ind w:left="360"/>
        <w:rPr>
          <w:rFonts w:cs="Arial"/>
        </w:rPr>
      </w:pPr>
    </w:p>
    <w:p w:rsidR="00BC7EE3" w:rsidRPr="004A1441" w:rsidRDefault="0042512D" w:rsidP="00BC7EE3">
      <w:pPr>
        <w:pStyle w:val="Heading2"/>
      </w:pPr>
      <w:r w:rsidRPr="004A1441">
        <w:fldChar w:fldCharType="begin"/>
      </w:r>
      <w:r w:rsidR="00BC7EE3" w:rsidRPr="004A1441">
        <w:instrText xml:space="preserve">  </w:instrText>
      </w:r>
      <w:r w:rsidRPr="004A1441">
        <w:fldChar w:fldCharType="end"/>
      </w:r>
      <w:bookmarkStart w:id="701" w:name="_Ref488681549"/>
      <w:bookmarkStart w:id="702" w:name="_Ref488681570"/>
      <w:bookmarkStart w:id="703" w:name="_Toc499216900"/>
      <w:r w:rsidR="00BC7EE3" w:rsidRPr="004A1441">
        <w:t>Job Page</w:t>
      </w:r>
      <w:bookmarkEnd w:id="701"/>
      <w:bookmarkEnd w:id="702"/>
      <w:bookmarkEnd w:id="703"/>
    </w:p>
    <w:p w:rsidR="009A5683" w:rsidRPr="004A1441" w:rsidRDefault="009A5683" w:rsidP="009A5683">
      <w:pPr>
        <w:pStyle w:val="BodyText"/>
      </w:pPr>
      <w:r w:rsidRPr="004A1441">
        <w:t>The Job page will display the following information:</w:t>
      </w:r>
    </w:p>
    <w:p w:rsidR="000D20CA" w:rsidRPr="004A1441" w:rsidRDefault="000D20CA"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Job Status</w:t>
      </w:r>
      <w:r w:rsidR="009A5683" w:rsidRPr="004A1441">
        <w:rPr>
          <w:rFonts w:ascii="Arial" w:eastAsia="Times New Roman" w:hAnsi="Arial" w:cs="Times New Roman"/>
          <w:spacing w:val="-5"/>
          <w:sz w:val="20"/>
          <w:szCs w:val="20"/>
          <w:lang w:eastAsia="en-US"/>
        </w:rPr>
        <w:t xml:space="preserve"> (see Section </w:t>
      </w:r>
      <w:r w:rsidR="007A6069" w:rsidRPr="004A1441">
        <w:fldChar w:fldCharType="begin"/>
      </w:r>
      <w:r w:rsidR="007A6069" w:rsidRPr="004A1441">
        <w:instrText xml:space="preserve"> REF _Ref488244712 \r \h  \* MERGEFORMAT </w:instrText>
      </w:r>
      <w:r w:rsidR="007A6069" w:rsidRPr="004A1441">
        <w:fldChar w:fldCharType="separate"/>
      </w:r>
      <w:r w:rsidR="00E132E0" w:rsidRPr="004A1441">
        <w:rPr>
          <w:rFonts w:ascii="Arial" w:eastAsia="Times New Roman" w:hAnsi="Arial" w:cs="Times New Roman"/>
          <w:spacing w:val="-5"/>
          <w:sz w:val="20"/>
          <w:szCs w:val="20"/>
          <w:lang w:eastAsia="en-US"/>
        </w:rPr>
        <w:t>8.4.5</w:t>
      </w:r>
      <w:r w:rsidR="007A6069" w:rsidRPr="004A1441">
        <w:fldChar w:fldCharType="end"/>
      </w:r>
      <w:r w:rsidR="009A5683" w:rsidRPr="004A1441">
        <w:rPr>
          <w:rFonts w:ascii="Arial" w:eastAsia="Times New Roman" w:hAnsi="Arial" w:cs="Times New Roman"/>
          <w:spacing w:val="-5"/>
          <w:sz w:val="20"/>
          <w:szCs w:val="20"/>
          <w:lang w:eastAsia="en-US"/>
        </w:rPr>
        <w:t>)</w:t>
      </w:r>
    </w:p>
    <w:p w:rsidR="000D20CA" w:rsidRPr="004A1441" w:rsidRDefault="000D20CA"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Repairer details</w:t>
      </w:r>
      <w:r w:rsidR="00180E48" w:rsidRPr="004A1441">
        <w:rPr>
          <w:rFonts w:ascii="Arial" w:eastAsia="Times New Roman" w:hAnsi="Arial" w:cs="Times New Roman"/>
          <w:spacing w:val="-5"/>
          <w:sz w:val="20"/>
          <w:szCs w:val="20"/>
          <w:lang w:eastAsia="en-US"/>
        </w:rPr>
        <w:t xml:space="preserve"> – Two types of engineer may be used. Either a UK Wa</w:t>
      </w:r>
      <w:r w:rsidR="009C0935" w:rsidRPr="004A1441">
        <w:rPr>
          <w:rFonts w:ascii="Arial" w:eastAsia="Times New Roman" w:hAnsi="Arial" w:cs="Times New Roman"/>
          <w:spacing w:val="-5"/>
          <w:sz w:val="20"/>
          <w:szCs w:val="20"/>
          <w:lang w:eastAsia="en-US"/>
        </w:rPr>
        <w:t>r</w:t>
      </w:r>
      <w:r w:rsidR="00180E48" w:rsidRPr="004A1441">
        <w:rPr>
          <w:rFonts w:ascii="Arial" w:eastAsia="Times New Roman" w:hAnsi="Arial" w:cs="Times New Roman"/>
          <w:spacing w:val="-5"/>
          <w:sz w:val="20"/>
          <w:szCs w:val="20"/>
          <w:lang w:eastAsia="en-US"/>
        </w:rPr>
        <w:t>r</w:t>
      </w:r>
      <w:r w:rsidR="009C0935" w:rsidRPr="004A1441">
        <w:rPr>
          <w:rFonts w:ascii="Arial" w:eastAsia="Times New Roman" w:hAnsi="Arial" w:cs="Times New Roman"/>
          <w:spacing w:val="-5"/>
          <w:sz w:val="20"/>
          <w:szCs w:val="20"/>
          <w:lang w:eastAsia="en-US"/>
        </w:rPr>
        <w:t>anty employed repairer or a sub-</w:t>
      </w:r>
      <w:r w:rsidR="00180E48" w:rsidRPr="004A1441">
        <w:rPr>
          <w:rFonts w:ascii="Arial" w:eastAsia="Times New Roman" w:hAnsi="Arial" w:cs="Times New Roman"/>
          <w:spacing w:val="-5"/>
          <w:sz w:val="20"/>
          <w:szCs w:val="20"/>
          <w:lang w:eastAsia="en-US"/>
        </w:rPr>
        <w:t>contractor. Where the repairer is sub-contracted UK Warranty contact details will be displayed</w:t>
      </w:r>
      <w:r w:rsidR="009C0935" w:rsidRPr="004A1441">
        <w:rPr>
          <w:rFonts w:ascii="Arial" w:eastAsia="Times New Roman" w:hAnsi="Arial" w:cs="Times New Roman"/>
          <w:spacing w:val="-5"/>
          <w:sz w:val="20"/>
          <w:szCs w:val="20"/>
          <w:lang w:eastAsia="en-US"/>
        </w:rPr>
        <w:t>. UK Warranty employed repairer contact detailed will be displayed.</w:t>
      </w:r>
    </w:p>
    <w:p w:rsidR="000D20CA" w:rsidRPr="004A1441" w:rsidRDefault="000D20CA"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 xml:space="preserve">Repair detail </w:t>
      </w:r>
      <w:r w:rsidR="009A5683" w:rsidRPr="004A1441">
        <w:rPr>
          <w:rFonts w:ascii="Arial" w:eastAsia="Times New Roman" w:hAnsi="Arial" w:cs="Times New Roman"/>
          <w:spacing w:val="-5"/>
          <w:sz w:val="20"/>
          <w:szCs w:val="20"/>
          <w:lang w:eastAsia="en-US"/>
        </w:rPr>
        <w:t>– shows the fault description input by the user and soft fi</w:t>
      </w:r>
      <w:r w:rsidRPr="004A1441">
        <w:rPr>
          <w:rFonts w:ascii="Arial" w:eastAsia="Times New Roman" w:hAnsi="Arial" w:cs="Times New Roman"/>
          <w:spacing w:val="-5"/>
          <w:sz w:val="20"/>
          <w:szCs w:val="20"/>
          <w:lang w:eastAsia="en-US"/>
        </w:rPr>
        <w:t>x options chosen by the customer</w:t>
      </w:r>
    </w:p>
    <w:p w:rsidR="000D20CA" w:rsidRPr="004A1441" w:rsidRDefault="000D20CA"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Courier details – picture replaced with logo of courier</w:t>
      </w:r>
      <w:r w:rsidR="00E57FD1" w:rsidRPr="004A1441">
        <w:rPr>
          <w:rFonts w:ascii="Arial" w:eastAsia="Times New Roman" w:hAnsi="Arial" w:cs="Times New Roman"/>
          <w:spacing w:val="-5"/>
          <w:sz w:val="20"/>
          <w:szCs w:val="20"/>
          <w:lang w:eastAsia="en-US"/>
        </w:rPr>
        <w:t xml:space="preserve"> </w:t>
      </w:r>
      <w:r w:rsidR="00E57FD1" w:rsidRPr="004A1441">
        <w:rPr>
          <w:rFonts w:ascii="Arial" w:eastAsia="Times New Roman" w:hAnsi="Arial" w:cs="Times New Roman"/>
          <w:b/>
          <w:spacing w:val="-5"/>
          <w:sz w:val="20"/>
          <w:szCs w:val="20"/>
          <w:lang w:eastAsia="en-US"/>
        </w:rPr>
        <w:t>UKW contact details</w:t>
      </w:r>
    </w:p>
    <w:p w:rsidR="000D20CA" w:rsidRPr="004A1441" w:rsidRDefault="009A5683"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 xml:space="preserve">Retail and Warranty </w:t>
      </w:r>
      <w:r w:rsidR="000D20CA" w:rsidRPr="004A1441">
        <w:rPr>
          <w:rFonts w:ascii="Arial" w:eastAsia="Times New Roman" w:hAnsi="Arial" w:cs="Times New Roman"/>
          <w:spacing w:val="-5"/>
          <w:sz w:val="20"/>
          <w:szCs w:val="20"/>
          <w:lang w:eastAsia="en-US"/>
        </w:rPr>
        <w:t>Product information</w:t>
      </w:r>
    </w:p>
    <w:p w:rsidR="009A5683" w:rsidRPr="004A1441" w:rsidRDefault="0031544A"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Services content</w:t>
      </w:r>
      <w:r w:rsidR="009A5683" w:rsidRPr="004A1441">
        <w:rPr>
          <w:rFonts w:ascii="Arial" w:eastAsia="Times New Roman" w:hAnsi="Arial" w:cs="Times New Roman"/>
          <w:spacing w:val="-5"/>
          <w:sz w:val="20"/>
          <w:szCs w:val="20"/>
          <w:lang w:eastAsia="en-US"/>
        </w:rPr>
        <w:t xml:space="preserve"> links</w:t>
      </w:r>
    </w:p>
    <w:p w:rsidR="009A5683" w:rsidRPr="004A1441" w:rsidRDefault="009A5683"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Job Notes</w:t>
      </w:r>
    </w:p>
    <w:p w:rsidR="000D20CA" w:rsidRPr="004A1441" w:rsidRDefault="000D20CA"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Cancel job</w:t>
      </w:r>
      <w:r w:rsidR="009A5683" w:rsidRPr="004A1441">
        <w:rPr>
          <w:rFonts w:ascii="Arial" w:eastAsia="Times New Roman" w:hAnsi="Arial" w:cs="Times New Roman"/>
          <w:spacing w:val="-5"/>
          <w:sz w:val="20"/>
          <w:szCs w:val="20"/>
          <w:lang w:eastAsia="en-US"/>
        </w:rPr>
        <w:t xml:space="preserve"> button</w:t>
      </w:r>
    </w:p>
    <w:p w:rsidR="000D20CA" w:rsidRPr="004A1441" w:rsidRDefault="000D20CA" w:rsidP="000D20CA">
      <w:pPr>
        <w:pStyle w:val="ListParagraph"/>
        <w:numPr>
          <w:ilvl w:val="0"/>
          <w:numId w:val="23"/>
        </w:numPr>
        <w:spacing w:after="160" w:line="259" w:lineRule="auto"/>
        <w:contextualSpacing/>
        <w:rPr>
          <w:rFonts w:ascii="Arial" w:eastAsia="Times New Roman" w:hAnsi="Arial" w:cs="Times New Roman"/>
          <w:spacing w:val="-5"/>
          <w:sz w:val="20"/>
          <w:szCs w:val="20"/>
          <w:lang w:eastAsia="en-US"/>
        </w:rPr>
      </w:pPr>
      <w:r w:rsidRPr="004A1441">
        <w:rPr>
          <w:rFonts w:ascii="Arial" w:eastAsia="Times New Roman" w:hAnsi="Arial" w:cs="Times New Roman"/>
          <w:spacing w:val="-5"/>
          <w:sz w:val="20"/>
          <w:szCs w:val="20"/>
          <w:lang w:eastAsia="en-US"/>
        </w:rPr>
        <w:t>Reschedule appointment</w:t>
      </w:r>
      <w:r w:rsidR="009A5683" w:rsidRPr="004A1441">
        <w:rPr>
          <w:rFonts w:ascii="Arial" w:eastAsia="Times New Roman" w:hAnsi="Arial" w:cs="Times New Roman"/>
          <w:spacing w:val="-5"/>
          <w:sz w:val="20"/>
          <w:szCs w:val="20"/>
          <w:lang w:eastAsia="en-US"/>
        </w:rPr>
        <w:t xml:space="preserve"> button</w:t>
      </w:r>
    </w:p>
    <w:p w:rsidR="00165E28" w:rsidRPr="004A1441" w:rsidRDefault="00BC7EE3" w:rsidP="00BC7EE3">
      <w:pPr>
        <w:pStyle w:val="BodyText"/>
      </w:pPr>
      <w:r w:rsidRPr="004A1441">
        <w:t>The job page provides the customer with online information about the real</w:t>
      </w:r>
      <w:r w:rsidR="006E0880" w:rsidRPr="004A1441">
        <w:t>-</w:t>
      </w:r>
      <w:r w:rsidRPr="004A1441">
        <w:t>time state of the repair.</w:t>
      </w:r>
    </w:p>
    <w:p w:rsidR="00B46BD5" w:rsidRPr="004A1441" w:rsidRDefault="00165E28" w:rsidP="00736FA8">
      <w:pPr>
        <w:pStyle w:val="BodyText"/>
      </w:pPr>
      <w:r w:rsidRPr="004A1441">
        <w:t>This page contains the information pertaining to the appliance and the job details.</w:t>
      </w:r>
      <w:r w:rsidR="00F736AE" w:rsidRPr="004A1441">
        <w:t xml:space="preserve"> The label ‘Engineer’ will be replaced with ‘Courier’ to describe the </w:t>
      </w:r>
      <w:r w:rsidR="009A5683" w:rsidRPr="004A1441">
        <w:t>operative where appropriate.</w:t>
      </w:r>
    </w:p>
    <w:p w:rsidR="0076431C" w:rsidRPr="004A1441" w:rsidRDefault="00107E8E">
      <w:pPr>
        <w:pStyle w:val="BodyText"/>
      </w:pPr>
      <w:r w:rsidRPr="004A1441">
        <w:t>D</w:t>
      </w:r>
      <w:r w:rsidR="00D66CAA" w:rsidRPr="004A1441">
        <w:t>etails of the attending engineer</w:t>
      </w:r>
      <w:r w:rsidR="00FC2151" w:rsidRPr="004A1441">
        <w:t xml:space="preserve"> or courier</w:t>
      </w:r>
      <w:r w:rsidR="0031544A" w:rsidRPr="004A1441">
        <w:t xml:space="preserve"> will be shown on the job page as below: </w:t>
      </w:r>
    </w:p>
    <w:p w:rsidR="00380295" w:rsidRPr="004A1441" w:rsidRDefault="00A02479" w:rsidP="00AA25E7">
      <w:pPr>
        <w:pStyle w:val="BodyText"/>
      </w:pPr>
      <w:r w:rsidRPr="004A1441">
        <w:lastRenderedPageBreak/>
        <w:t>When awaiting confirmation of an engineer the engineer name will be populated with ‘Awaiting Allocation’</w:t>
      </w:r>
    </w:p>
    <w:tbl>
      <w:tblPr>
        <w:tblStyle w:val="TableGrid"/>
        <w:tblW w:w="0" w:type="auto"/>
        <w:tblInd w:w="1080" w:type="dxa"/>
        <w:tblLook w:val="04A0" w:firstRow="1" w:lastRow="0" w:firstColumn="1" w:lastColumn="0" w:noHBand="0" w:noVBand="1"/>
      </w:tblPr>
      <w:tblGrid>
        <w:gridCol w:w="4046"/>
        <w:gridCol w:w="3179"/>
      </w:tblGrid>
      <w:tr w:rsidR="0031544A" w:rsidRPr="004A1441" w:rsidTr="00107E8E">
        <w:tc>
          <w:tcPr>
            <w:tcW w:w="4046" w:type="dxa"/>
            <w:vAlign w:val="center"/>
          </w:tcPr>
          <w:p w:rsidR="0031544A" w:rsidRPr="004A1441" w:rsidRDefault="0031544A" w:rsidP="00107E8E">
            <w:pPr>
              <w:pStyle w:val="BodyText"/>
              <w:spacing w:after="0"/>
              <w:ind w:left="0"/>
              <w:jc w:val="center"/>
              <w:rPr>
                <w:noProof/>
                <w:lang w:eastAsia="en-GB"/>
              </w:rPr>
            </w:pPr>
            <w:r w:rsidRPr="004A1441">
              <w:rPr>
                <w:noProof/>
                <w:lang w:eastAsia="en-GB"/>
              </w:rPr>
              <w:t>Engineer</w:t>
            </w:r>
          </w:p>
        </w:tc>
        <w:tc>
          <w:tcPr>
            <w:tcW w:w="3179" w:type="dxa"/>
            <w:vAlign w:val="center"/>
          </w:tcPr>
          <w:p w:rsidR="0031544A" w:rsidRPr="004A1441" w:rsidRDefault="0031544A" w:rsidP="00107E8E">
            <w:pPr>
              <w:pStyle w:val="BodyText"/>
              <w:spacing w:after="0"/>
              <w:ind w:left="0"/>
              <w:jc w:val="center"/>
            </w:pPr>
            <w:r w:rsidRPr="004A1441">
              <w:t>Courier</w:t>
            </w:r>
          </w:p>
        </w:tc>
      </w:tr>
      <w:tr w:rsidR="0031544A" w:rsidRPr="004A1441" w:rsidTr="00107E8E">
        <w:tc>
          <w:tcPr>
            <w:tcW w:w="4046" w:type="dxa"/>
          </w:tcPr>
          <w:p w:rsidR="0031544A" w:rsidRPr="004A1441" w:rsidRDefault="0031544A" w:rsidP="0031544A">
            <w:pPr>
              <w:pStyle w:val="BodyText"/>
              <w:ind w:left="0"/>
              <w:jc w:val="center"/>
            </w:pPr>
            <w:r w:rsidRPr="004A1441">
              <w:rPr>
                <w:noProof/>
                <w:lang w:eastAsia="en-GB"/>
              </w:rPr>
              <w:drawing>
                <wp:inline distT="0" distB="0" distL="0" distR="0">
                  <wp:extent cx="2002665" cy="25044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srcRect/>
                          <a:stretch>
                            <a:fillRect/>
                          </a:stretch>
                        </pic:blipFill>
                        <pic:spPr bwMode="auto">
                          <a:xfrm>
                            <a:off x="0" y="0"/>
                            <a:ext cx="2011809" cy="2515876"/>
                          </a:xfrm>
                          <a:prstGeom prst="rect">
                            <a:avLst/>
                          </a:prstGeom>
                          <a:noFill/>
                          <a:ln w="9525">
                            <a:noFill/>
                            <a:miter lim="800000"/>
                            <a:headEnd/>
                            <a:tailEnd/>
                          </a:ln>
                        </pic:spPr>
                      </pic:pic>
                    </a:graphicData>
                  </a:graphic>
                </wp:inline>
              </w:drawing>
            </w:r>
          </w:p>
        </w:tc>
        <w:tc>
          <w:tcPr>
            <w:tcW w:w="3179" w:type="dxa"/>
          </w:tcPr>
          <w:p w:rsidR="0031544A" w:rsidRPr="004A1441" w:rsidRDefault="00107E8E" w:rsidP="00736FA8">
            <w:pPr>
              <w:pStyle w:val="BodyText"/>
              <w:ind w:left="0"/>
            </w:pPr>
            <w:r w:rsidRPr="004A1441">
              <w:t>Courier screen grab to be inserted here</w:t>
            </w:r>
          </w:p>
        </w:tc>
      </w:tr>
    </w:tbl>
    <w:p w:rsidR="00D21BF3" w:rsidRPr="004A1441" w:rsidRDefault="00D21BF3" w:rsidP="00736FA8">
      <w:pPr>
        <w:pStyle w:val="BodyText"/>
      </w:pPr>
    </w:p>
    <w:p w:rsidR="00930636" w:rsidRPr="004A1441" w:rsidRDefault="00930636" w:rsidP="00736FA8">
      <w:pPr>
        <w:pStyle w:val="BodyText"/>
      </w:pPr>
    </w:p>
    <w:p w:rsidR="00165E28" w:rsidRPr="004A1441" w:rsidRDefault="00165E28" w:rsidP="00BC7EE3">
      <w:pPr>
        <w:pStyle w:val="BodyText"/>
      </w:pPr>
      <w:r w:rsidRPr="004A1441">
        <w:t>The functions available on this page:</w:t>
      </w:r>
    </w:p>
    <w:p w:rsidR="00B46BD5" w:rsidRPr="004A1441" w:rsidRDefault="00F736AE" w:rsidP="00736FA8">
      <w:pPr>
        <w:pStyle w:val="Heading3"/>
      </w:pPr>
      <w:bookmarkStart w:id="704" w:name="_Toc499216901"/>
      <w:r w:rsidRPr="004A1441">
        <w:t>Cancel Job</w:t>
      </w:r>
      <w:bookmarkEnd w:id="704"/>
    </w:p>
    <w:p w:rsidR="00165E28" w:rsidRPr="004A1441" w:rsidRDefault="00396C9A" w:rsidP="003F7E22">
      <w:pPr>
        <w:pStyle w:val="BodyText"/>
        <w:ind w:left="1800"/>
      </w:pPr>
      <w:r w:rsidRPr="004A1441">
        <w:t xml:space="preserve"> </w:t>
      </w:r>
      <w:r w:rsidR="002E65EF" w:rsidRPr="004A1441">
        <w:t>After selecting the cancel job button, t</w:t>
      </w:r>
      <w:r w:rsidRPr="004A1441">
        <w:t>he customer ha</w:t>
      </w:r>
      <w:r w:rsidR="002E65EF" w:rsidRPr="004A1441">
        <w:t>s</w:t>
      </w:r>
      <w:r w:rsidRPr="004A1441">
        <w:t xml:space="preserve"> a cancellation confirmation</w:t>
      </w:r>
      <w:r w:rsidR="00DC581C" w:rsidRPr="004A1441">
        <w:t xml:space="preserve"> on scree</w:t>
      </w:r>
      <w:r w:rsidR="002E65EF" w:rsidRPr="004A1441">
        <w:t>n</w:t>
      </w:r>
      <w:r w:rsidRPr="004A1441">
        <w:t xml:space="preserve"> and the reason for the cancellation will be captured</w:t>
      </w:r>
      <w:r w:rsidR="002E65EF" w:rsidRPr="004A1441">
        <w:t xml:space="preserve"> through a </w:t>
      </w:r>
      <w:r w:rsidR="00DC581C" w:rsidRPr="004A1441">
        <w:t>free text box</w:t>
      </w:r>
      <w:r w:rsidR="009A5683" w:rsidRPr="004A1441">
        <w:t>, which is a mandatory field 64k character length</w:t>
      </w:r>
      <w:r w:rsidR="00DC581C" w:rsidRPr="004A1441">
        <w:t>.</w:t>
      </w:r>
      <w:r w:rsidR="009A5683" w:rsidRPr="004A1441">
        <w:t xml:space="preserve"> This will be labelled ‘Cancellation Reason’</w:t>
      </w:r>
      <w:r w:rsidR="00A94F1C" w:rsidRPr="004A1441">
        <w:t>.</w:t>
      </w:r>
      <w:r w:rsidR="009A5683" w:rsidRPr="004A1441">
        <w:t xml:space="preserve"> The customer must select ‘Yes’ to the confirmation question to proceed with the cancellation. If the customer selects ‘No’ the cancellation box is closed.</w:t>
      </w:r>
      <w:r w:rsidR="00A02479" w:rsidRPr="004A1441">
        <w:t xml:space="preserve"> </w:t>
      </w:r>
    </w:p>
    <w:p w:rsidR="003F7E22" w:rsidRPr="004A1441" w:rsidRDefault="0084683B" w:rsidP="003F7E22">
      <w:pPr>
        <w:pStyle w:val="Heading3"/>
      </w:pPr>
      <w:bookmarkStart w:id="705" w:name="_Toc499216902"/>
      <w:r w:rsidRPr="004A1441">
        <w:t>Reschedule Appointment</w:t>
      </w:r>
      <w:r w:rsidR="003F7E22" w:rsidRPr="004A1441">
        <w:t xml:space="preserve"> Job</w:t>
      </w:r>
      <w:bookmarkEnd w:id="705"/>
    </w:p>
    <w:p w:rsidR="00165E28" w:rsidRPr="004A1441" w:rsidRDefault="00DC581C" w:rsidP="003F7E22">
      <w:pPr>
        <w:pStyle w:val="BodyText"/>
        <w:ind w:left="1800"/>
      </w:pPr>
      <w:r w:rsidRPr="004A1441">
        <w:t xml:space="preserve">After selecting the reschedule repair button, the customer will be transferred to the </w:t>
      </w:r>
      <w:r w:rsidR="00107E8E" w:rsidRPr="004A1441">
        <w:t>‘Book Appointment / Book a Courier’ page</w:t>
      </w:r>
      <w:r w:rsidRPr="004A1441">
        <w:t xml:space="preserve">. The </w:t>
      </w:r>
      <w:r w:rsidR="00D21BF3" w:rsidRPr="004A1441">
        <w:t>fault description</w:t>
      </w:r>
      <w:r w:rsidRPr="004A1441">
        <w:t xml:space="preserve"> will not be displayed. </w:t>
      </w:r>
      <w:r w:rsidR="00317898" w:rsidRPr="004A1441">
        <w:t xml:space="preserve"> </w:t>
      </w:r>
      <w:r w:rsidR="00107E8E" w:rsidRPr="004A1441">
        <w:t xml:space="preserve">The customer will select a new date as per the 6.2.4.1 and 6.2.4.2 sections above. </w:t>
      </w:r>
      <w:r w:rsidR="00317898" w:rsidRPr="004A1441">
        <w:t>This</w:t>
      </w:r>
      <w:r w:rsidRPr="004A1441">
        <w:t xml:space="preserve"> functionality </w:t>
      </w:r>
      <w:r w:rsidR="00317898" w:rsidRPr="004A1441">
        <w:t>will only be available up to 24 hours before the appointment.</w:t>
      </w:r>
      <w:r w:rsidRPr="004A1441">
        <w:t xml:space="preserve"> No reschedule repair button will be visible during the 24 hours prior to the original appointment.</w:t>
      </w:r>
    </w:p>
    <w:p w:rsidR="003F7E22" w:rsidRPr="004A1441" w:rsidRDefault="003F7E22" w:rsidP="003F7E22">
      <w:pPr>
        <w:pStyle w:val="Heading3"/>
      </w:pPr>
      <w:bookmarkStart w:id="706" w:name="_Toc496627234"/>
      <w:bookmarkStart w:id="707" w:name="_Toc499216903"/>
      <w:bookmarkEnd w:id="706"/>
      <w:r w:rsidRPr="004A1441">
        <w:t>Cancel or Reschedule Job Confirmation</w:t>
      </w:r>
      <w:bookmarkEnd w:id="707"/>
    </w:p>
    <w:p w:rsidR="00D66CAA" w:rsidRPr="004A1441" w:rsidRDefault="00D66CAA" w:rsidP="003F7E22">
      <w:pPr>
        <w:pStyle w:val="BodyText"/>
        <w:ind w:left="1800"/>
      </w:pPr>
      <w:r w:rsidRPr="004A1441">
        <w:t>The customer will receive an on</w:t>
      </w:r>
      <w:r w:rsidR="00FC2151" w:rsidRPr="004A1441">
        <w:t>-</w:t>
      </w:r>
      <w:r w:rsidRPr="004A1441">
        <w:t>screen confirmation that their job has been cancelled or rescheduled.</w:t>
      </w:r>
      <w:r w:rsidR="003D1CD5" w:rsidRPr="004A1441">
        <w:rPr>
          <w:b/>
        </w:rPr>
        <w:t xml:space="preserve"> – When customer clicks cancel job the applinca and another disappears</w:t>
      </w:r>
    </w:p>
    <w:p w:rsidR="00B46BD5" w:rsidRPr="004A1441" w:rsidRDefault="00F736AE" w:rsidP="00736FA8">
      <w:pPr>
        <w:pStyle w:val="Heading3"/>
      </w:pPr>
      <w:bookmarkStart w:id="708" w:name="_Toc499216904"/>
      <w:r w:rsidRPr="004A1441">
        <w:t>Job Notes</w:t>
      </w:r>
      <w:bookmarkEnd w:id="708"/>
    </w:p>
    <w:p w:rsidR="00165E28" w:rsidRPr="004A1441" w:rsidRDefault="00E44F62" w:rsidP="00DD4F5F">
      <w:pPr>
        <w:pStyle w:val="BodyText"/>
        <w:numPr>
          <w:ilvl w:val="0"/>
          <w:numId w:val="6"/>
        </w:numPr>
      </w:pPr>
      <w:r w:rsidRPr="004A1441">
        <w:t>All notes will appear in the notes list as unread</w:t>
      </w:r>
      <w:r w:rsidR="00107E8E" w:rsidRPr="004A1441">
        <w:t xml:space="preserve"> until the user clicks on the note.</w:t>
      </w:r>
      <w:r w:rsidRPr="004A1441">
        <w:t xml:space="preserve"> </w:t>
      </w:r>
      <w:r w:rsidR="00D21BF3" w:rsidRPr="004A1441">
        <w:t>Unread notes are notes from the Pacifica service desk specifically to the customer</w:t>
      </w:r>
      <w:r w:rsidR="00107E8E" w:rsidRPr="004A1441">
        <w:t>.</w:t>
      </w:r>
    </w:p>
    <w:p w:rsidR="00E44F62" w:rsidRPr="004A1441" w:rsidRDefault="00E44F62" w:rsidP="00DD4F5F">
      <w:pPr>
        <w:pStyle w:val="BodyText"/>
        <w:numPr>
          <w:ilvl w:val="0"/>
          <w:numId w:val="6"/>
        </w:numPr>
      </w:pPr>
      <w:r w:rsidRPr="004A1441">
        <w:lastRenderedPageBreak/>
        <w:t>The ‘You have X Notes’ but</w:t>
      </w:r>
      <w:r w:rsidR="00107E8E" w:rsidRPr="004A1441">
        <w:t>ton on the ‘Home’ page will count the unread notes</w:t>
      </w:r>
    </w:p>
    <w:p w:rsidR="00D21BF3" w:rsidRPr="004A1441" w:rsidRDefault="00E44F62" w:rsidP="00D21BF3">
      <w:pPr>
        <w:pStyle w:val="BodyText"/>
        <w:numPr>
          <w:ilvl w:val="0"/>
          <w:numId w:val="6"/>
        </w:numPr>
      </w:pPr>
      <w:r w:rsidRPr="004A1441">
        <w:t>All notes will be marked as ‘read’ when the user opens the job form containing the notes.</w:t>
      </w:r>
    </w:p>
    <w:p w:rsidR="00165E28" w:rsidRPr="004A1441" w:rsidRDefault="00165E28" w:rsidP="00DD4F5F">
      <w:pPr>
        <w:pStyle w:val="BodyText"/>
        <w:numPr>
          <w:ilvl w:val="0"/>
          <w:numId w:val="6"/>
        </w:numPr>
      </w:pPr>
      <w:r w:rsidRPr="004A1441">
        <w:t>Add a new note</w:t>
      </w:r>
      <w:r w:rsidR="00E57FD1" w:rsidRPr="004A1441">
        <w:t xml:space="preserve"> – new notes added by the customer will appear on a new note line in the portal</w:t>
      </w:r>
    </w:p>
    <w:p w:rsidR="00D21BF3" w:rsidRPr="004A1441" w:rsidRDefault="00D21BF3" w:rsidP="00DD4F5F">
      <w:pPr>
        <w:pStyle w:val="BodyText"/>
        <w:numPr>
          <w:ilvl w:val="0"/>
          <w:numId w:val="6"/>
        </w:numPr>
      </w:pPr>
      <w:r w:rsidRPr="004A1441">
        <w:t>All notes will contain the user and time stamp. The notes will be displayed in reverse order of time and date.</w:t>
      </w:r>
    </w:p>
    <w:p w:rsidR="00E57FD1" w:rsidRPr="004A1441" w:rsidRDefault="00C83907" w:rsidP="00DD4F5F">
      <w:pPr>
        <w:pStyle w:val="BodyText"/>
        <w:numPr>
          <w:ilvl w:val="0"/>
          <w:numId w:val="6"/>
        </w:numPr>
      </w:pPr>
      <w:r w:rsidRPr="004A1441">
        <w:t>When a note has been</w:t>
      </w:r>
      <w:r w:rsidR="000724C4" w:rsidRPr="004A1441">
        <w:t xml:space="preserve"> written</w:t>
      </w:r>
      <w:r w:rsidR="006C3D7F" w:rsidRPr="004A1441">
        <w:t xml:space="preserve"> by the customer they can hit the button titled ’Send’ to submit this to the contact centre</w:t>
      </w:r>
    </w:p>
    <w:p w:rsidR="00EB66E2" w:rsidRPr="0034144E" w:rsidRDefault="00EB66E2" w:rsidP="00EB66E2">
      <w:pPr>
        <w:pStyle w:val="Heading3"/>
        <w:rPr>
          <w:highlight w:val="magenta"/>
          <w:rPrChange w:id="709" w:author="Wright, Phil" w:date="2017-11-23T16:23:00Z">
            <w:rPr/>
          </w:rPrChange>
        </w:rPr>
      </w:pPr>
      <w:bookmarkStart w:id="710" w:name="_Toc487020756"/>
      <w:bookmarkStart w:id="711" w:name="_Ref488244712"/>
      <w:bookmarkStart w:id="712" w:name="_Toc499216905"/>
      <w:bookmarkEnd w:id="710"/>
      <w:r w:rsidRPr="0034144E">
        <w:rPr>
          <w:highlight w:val="magenta"/>
          <w:rPrChange w:id="713" w:author="Wright, Phil" w:date="2017-11-23T16:23:00Z">
            <w:rPr/>
          </w:rPrChange>
        </w:rPr>
        <w:t>Job status</w:t>
      </w:r>
      <w:bookmarkEnd w:id="711"/>
      <w:bookmarkEnd w:id="712"/>
    </w:p>
    <w:p w:rsidR="00EB66E2" w:rsidRDefault="00EB66E2" w:rsidP="00DD4F5F">
      <w:pPr>
        <w:pStyle w:val="BodyText"/>
        <w:numPr>
          <w:ilvl w:val="0"/>
          <w:numId w:val="6"/>
        </w:numPr>
        <w:rPr>
          <w:ins w:id="714" w:author="Wright, Phil" w:date="2017-11-23T16:09:00Z"/>
          <w:b/>
        </w:rPr>
      </w:pPr>
      <w:r w:rsidRPr="004A1441">
        <w:t xml:space="preserve">Job status will be displayed to customer </w:t>
      </w:r>
      <w:r w:rsidR="00107E8E" w:rsidRPr="004A1441">
        <w:t>on both the ‘Job’ and ‘Home’ page.</w:t>
      </w:r>
      <w:r w:rsidRPr="004A1441">
        <w:t xml:space="preserve"> </w:t>
      </w:r>
      <w:r w:rsidR="00107E8E" w:rsidRPr="004A1441">
        <w:rPr>
          <w:b/>
        </w:rPr>
        <w:t xml:space="preserve">(Please see section </w:t>
      </w:r>
      <w:r w:rsidR="0042512D" w:rsidRPr="004A1441">
        <w:rPr>
          <w:b/>
        </w:rPr>
        <w:fldChar w:fldCharType="begin"/>
      </w:r>
      <w:r w:rsidR="00107E8E" w:rsidRPr="004A1441">
        <w:rPr>
          <w:b/>
        </w:rPr>
        <w:instrText xml:space="preserve"> REF _Ref488419631 \r \h </w:instrText>
      </w:r>
      <w:r w:rsidR="003D1CD5" w:rsidRPr="004A1441">
        <w:rPr>
          <w:b/>
        </w:rPr>
        <w:instrText xml:space="preserve"> \* MERGEFORMAT </w:instrText>
      </w:r>
      <w:r w:rsidR="0042512D" w:rsidRPr="004A1441">
        <w:rPr>
          <w:b/>
        </w:rPr>
      </w:r>
      <w:r w:rsidR="0042512D" w:rsidRPr="004A1441">
        <w:rPr>
          <w:b/>
        </w:rPr>
        <w:fldChar w:fldCharType="separate"/>
      </w:r>
      <w:r w:rsidR="00E132E0" w:rsidRPr="004A1441">
        <w:rPr>
          <w:b/>
        </w:rPr>
        <w:t>9.7</w:t>
      </w:r>
      <w:r w:rsidR="0042512D" w:rsidRPr="004A1441">
        <w:rPr>
          <w:b/>
        </w:rPr>
        <w:fldChar w:fldCharType="end"/>
      </w:r>
      <w:r w:rsidR="00107E8E" w:rsidRPr="004A1441">
        <w:rPr>
          <w:b/>
        </w:rPr>
        <w:t xml:space="preserve"> for full Job Status details)</w:t>
      </w:r>
      <w:r w:rsidRPr="004A1441">
        <w:rPr>
          <w:b/>
        </w:rPr>
        <w:t>.</w:t>
      </w:r>
    </w:p>
    <w:p w:rsidR="009C1473" w:rsidRPr="00510953" w:rsidRDefault="00F03C8C" w:rsidP="009C1473">
      <w:pPr>
        <w:numPr>
          <w:ilvl w:val="0"/>
          <w:numId w:val="6"/>
        </w:numPr>
        <w:textAlignment w:val="center"/>
        <w:rPr>
          <w:rFonts w:ascii="Calibri" w:hAnsi="Calibri"/>
          <w:color w:val="000000"/>
          <w:sz w:val="22"/>
          <w:szCs w:val="22"/>
          <w:highlight w:val="magenta"/>
          <w:rPrChange w:id="715" w:author="Wright, Phil" w:date="2017-12-04T13:02:00Z">
            <w:rPr>
              <w:rFonts w:ascii="Calibri" w:hAnsi="Calibri"/>
              <w:color w:val="000000"/>
              <w:sz w:val="22"/>
              <w:szCs w:val="22"/>
            </w:rPr>
          </w:rPrChange>
        </w:rPr>
      </w:pPr>
      <w:r w:rsidRPr="00510953">
        <w:rPr>
          <w:rFonts w:cs="Arial"/>
          <w:color w:val="000000"/>
          <w:highlight w:val="magenta"/>
          <w:rPrChange w:id="716" w:author="Wright, Phil" w:date="2017-12-04T13:02:00Z">
            <w:rPr>
              <w:rFonts w:cs="Arial"/>
              <w:color w:val="000000"/>
            </w:rPr>
          </w:rPrChange>
        </w:rPr>
        <w:t xml:space="preserve">When a service request has been completed or declined </w:t>
      </w:r>
      <w:del w:id="717" w:author="Wright, Phil" w:date="2017-12-04T13:02:00Z">
        <w:r w:rsidRPr="00510953" w:rsidDel="00510953">
          <w:rPr>
            <w:rFonts w:cs="Arial"/>
            <w:color w:val="000000"/>
            <w:highlight w:val="magenta"/>
            <w:rPrChange w:id="718" w:author="Wright, Phil" w:date="2017-12-04T13:02:00Z">
              <w:rPr>
                <w:rFonts w:cs="Arial"/>
                <w:color w:val="000000"/>
              </w:rPr>
            </w:rPrChange>
          </w:rPr>
          <w:delText xml:space="preserve">the job status should be changed to 'Job Complete'. </w:delText>
        </w:r>
        <w:r w:rsidR="00236595" w:rsidRPr="00510953" w:rsidDel="00510953">
          <w:rPr>
            <w:rFonts w:cs="Arial"/>
            <w:color w:val="000000"/>
            <w:highlight w:val="magenta"/>
            <w:rPrChange w:id="719" w:author="Wright, Phil" w:date="2017-12-04T13:02:00Z">
              <w:rPr>
                <w:rFonts w:cs="Arial"/>
                <w:color w:val="000000"/>
              </w:rPr>
            </w:rPrChange>
          </w:rPr>
          <w:delText xml:space="preserve">When the service request has been complete </w:delText>
        </w:r>
      </w:del>
      <w:r w:rsidR="00236595" w:rsidRPr="00510953">
        <w:rPr>
          <w:rFonts w:cs="Arial"/>
          <w:color w:val="000000"/>
          <w:highlight w:val="magenta"/>
          <w:rPrChange w:id="720" w:author="Wright, Phil" w:date="2017-12-04T13:02:00Z">
            <w:rPr>
              <w:rFonts w:cs="Arial"/>
              <w:color w:val="000000"/>
            </w:rPr>
          </w:rPrChange>
        </w:rPr>
        <w:t xml:space="preserve">the job page will no longer be visible </w:t>
      </w:r>
      <w:r w:rsidR="002A2528" w:rsidRPr="00510953">
        <w:rPr>
          <w:rFonts w:cs="Arial"/>
          <w:color w:val="000000"/>
          <w:highlight w:val="magenta"/>
          <w:rPrChange w:id="721" w:author="Wright, Phil" w:date="2017-12-04T13:02:00Z">
            <w:rPr>
              <w:rFonts w:cs="Arial"/>
              <w:color w:val="000000"/>
            </w:rPr>
          </w:rPrChange>
        </w:rPr>
        <w:t>in the portal.</w:t>
      </w:r>
    </w:p>
    <w:p w:rsidR="00F03C8C" w:rsidRPr="00F03C8C" w:rsidRDefault="00F03C8C" w:rsidP="00F03C8C">
      <w:pPr>
        <w:numPr>
          <w:ilvl w:val="0"/>
          <w:numId w:val="6"/>
        </w:numPr>
        <w:textAlignment w:val="center"/>
        <w:rPr>
          <w:ins w:id="722" w:author="Wright, Phil" w:date="2017-11-23T16:09:00Z"/>
          <w:rFonts w:ascii="Calibri" w:hAnsi="Calibri"/>
          <w:color w:val="000000"/>
          <w:sz w:val="22"/>
          <w:szCs w:val="22"/>
          <w:highlight w:val="magenta"/>
          <w:rPrChange w:id="723" w:author="Wright, Phil" w:date="2017-11-23T16:09:00Z">
            <w:rPr>
              <w:ins w:id="724" w:author="Wright, Phil" w:date="2017-11-23T16:09:00Z"/>
              <w:rFonts w:ascii="Calibri" w:hAnsi="Calibri"/>
              <w:color w:val="000000"/>
              <w:sz w:val="22"/>
              <w:szCs w:val="22"/>
            </w:rPr>
          </w:rPrChange>
        </w:rPr>
      </w:pPr>
      <w:ins w:id="725" w:author="Wright, Phil" w:date="2017-11-23T16:09:00Z">
        <w:r w:rsidRPr="00F03C8C">
          <w:rPr>
            <w:rFonts w:cs="Arial"/>
            <w:color w:val="000000"/>
            <w:highlight w:val="magenta"/>
            <w:rPrChange w:id="726" w:author="Wright, Phil" w:date="2017-11-23T16:09:00Z">
              <w:rPr>
                <w:rFonts w:cs="Arial"/>
                <w:color w:val="000000"/>
              </w:rPr>
            </w:rPrChange>
          </w:rPr>
          <w:t>For courier deliveries (repaired back to base items) when the date the delivery has been booked for is met in real time then status changes to job complete.</w:t>
        </w:r>
      </w:ins>
    </w:p>
    <w:p w:rsidR="00F03C8C" w:rsidRDefault="00F03C8C">
      <w:pPr>
        <w:pStyle w:val="BodyText"/>
        <w:ind w:left="1800"/>
        <w:rPr>
          <w:ins w:id="727" w:author="Wright, Phil" w:date="2017-11-23T16:10:00Z"/>
          <w:b/>
        </w:rPr>
        <w:pPrChange w:id="728" w:author="Wright, Phil" w:date="2017-11-23T16:10:00Z">
          <w:pPr>
            <w:pStyle w:val="BodyText"/>
            <w:numPr>
              <w:numId w:val="6"/>
            </w:numPr>
            <w:ind w:left="1800" w:hanging="360"/>
          </w:pPr>
        </w:pPrChange>
      </w:pPr>
    </w:p>
    <w:p w:rsidR="00F03C8C" w:rsidRDefault="00F03C8C">
      <w:pPr>
        <w:pStyle w:val="Heading3"/>
        <w:rPr>
          <w:ins w:id="729" w:author="Wright, Phil" w:date="2017-11-29T14:03:00Z"/>
          <w:highlight w:val="magenta"/>
        </w:rPr>
        <w:pPrChange w:id="730" w:author="Wright, Phil" w:date="2017-11-23T16:11:00Z">
          <w:pPr>
            <w:pStyle w:val="BodyText"/>
            <w:numPr>
              <w:numId w:val="6"/>
            </w:numPr>
            <w:ind w:left="1800" w:hanging="360"/>
          </w:pPr>
        </w:pPrChange>
      </w:pPr>
      <w:bookmarkStart w:id="731" w:name="_Toc499216906"/>
      <w:ins w:id="732" w:author="Wright, Phil" w:date="2017-11-23T16:10:00Z">
        <w:r w:rsidRPr="00F03C8C">
          <w:rPr>
            <w:highlight w:val="magenta"/>
            <w:rPrChange w:id="733" w:author="Wright, Phil" w:date="2017-11-23T16:11:00Z">
              <w:rPr/>
            </w:rPrChange>
          </w:rPr>
          <w:t xml:space="preserve">Maximum number of </w:t>
        </w:r>
      </w:ins>
      <w:bookmarkEnd w:id="731"/>
      <w:ins w:id="734" w:author="Wright, Phil" w:date="2017-11-30T13:52:00Z">
        <w:r w:rsidR="002A2528">
          <w:rPr>
            <w:highlight w:val="magenta"/>
          </w:rPr>
          <w:t>Service Requests</w:t>
        </w:r>
      </w:ins>
    </w:p>
    <w:p w:rsidR="004878E3" w:rsidRPr="00510953" w:rsidRDefault="002A2528">
      <w:pPr>
        <w:pStyle w:val="BodyText"/>
        <w:ind w:left="1418"/>
        <w:rPr>
          <w:ins w:id="735" w:author="Wright, Phil" w:date="2017-12-04T12:20:00Z"/>
          <w:b/>
          <w:highlight w:val="magenta"/>
          <w:rPrChange w:id="736" w:author="Wright, Phil" w:date="2017-12-04T13:01:00Z">
            <w:rPr>
              <w:ins w:id="737" w:author="Wright, Phil" w:date="2017-12-04T12:20:00Z"/>
              <w:b/>
            </w:rPr>
          </w:rPrChange>
        </w:rPr>
        <w:pPrChange w:id="738" w:author="Wright, Phil" w:date="2017-12-04T12:24:00Z">
          <w:pPr>
            <w:pStyle w:val="BodyText"/>
            <w:numPr>
              <w:numId w:val="6"/>
            </w:numPr>
            <w:ind w:left="1800" w:hanging="360"/>
          </w:pPr>
        </w:pPrChange>
      </w:pPr>
      <w:ins w:id="739" w:author="Wright, Phil" w:date="2017-11-30T13:53:00Z">
        <w:r w:rsidRPr="00510953">
          <w:rPr>
            <w:b/>
            <w:highlight w:val="magenta"/>
            <w:rPrChange w:id="740" w:author="Wright, Phil" w:date="2017-12-04T13:01:00Z">
              <w:rPr>
                <w:b/>
              </w:rPr>
            </w:rPrChange>
          </w:rPr>
          <w:t xml:space="preserve">As per the SG product rules </w:t>
        </w:r>
      </w:ins>
      <w:ins w:id="741" w:author="Wright, Phil" w:date="2017-11-30T13:59:00Z">
        <w:r w:rsidR="004878E3" w:rsidRPr="00510953">
          <w:rPr>
            <w:b/>
            <w:highlight w:val="magenta"/>
            <w:rPrChange w:id="742" w:author="Wright, Phil" w:date="2017-12-04T13:01:00Z">
              <w:rPr>
                <w:b/>
              </w:rPr>
            </w:rPrChange>
          </w:rPr>
          <w:t>if a customer makes more than two service requests against the same appliance during the lifetime of the warranty at the third attempt to make a service request the customer will be driven towards the replacement process.</w:t>
        </w:r>
      </w:ins>
    </w:p>
    <w:p w:rsidR="009C1473" w:rsidRPr="00510953" w:rsidRDefault="009C1473">
      <w:pPr>
        <w:pStyle w:val="BodyText"/>
        <w:tabs>
          <w:tab w:val="left" w:pos="1440"/>
        </w:tabs>
        <w:ind w:left="1440"/>
        <w:rPr>
          <w:ins w:id="743" w:author="Wright, Phil" w:date="2017-12-04T12:20:00Z"/>
          <w:b/>
          <w:highlight w:val="magenta"/>
          <w:rPrChange w:id="744" w:author="Wright, Phil" w:date="2017-12-04T13:01:00Z">
            <w:rPr>
              <w:ins w:id="745" w:author="Wright, Phil" w:date="2017-12-04T12:20:00Z"/>
              <w:b/>
            </w:rPr>
          </w:rPrChange>
        </w:rPr>
        <w:pPrChange w:id="746" w:author="Wright, Phil" w:date="2017-12-04T12:20:00Z">
          <w:pPr>
            <w:pStyle w:val="BodyText"/>
            <w:numPr>
              <w:numId w:val="6"/>
            </w:numPr>
            <w:ind w:left="1800" w:hanging="360"/>
          </w:pPr>
        </w:pPrChange>
      </w:pPr>
      <w:ins w:id="747" w:author="Wright, Phil" w:date="2017-12-04T12:20:00Z">
        <w:r w:rsidRPr="00510953">
          <w:rPr>
            <w:b/>
            <w:highlight w:val="magenta"/>
            <w:rPrChange w:id="748" w:author="Wright, Phil" w:date="2017-12-04T13:01:00Z">
              <w:rPr>
                <w:b/>
              </w:rPr>
            </w:rPrChange>
          </w:rPr>
          <w:t xml:space="preserve">Exception will exist for </w:t>
        </w:r>
        <w:r w:rsidR="00510953" w:rsidRPr="00510953">
          <w:rPr>
            <w:b/>
            <w:highlight w:val="magenta"/>
          </w:rPr>
          <w:t>this rule, those exceptions are</w:t>
        </w:r>
        <w:r w:rsidRPr="00510953">
          <w:rPr>
            <w:b/>
            <w:highlight w:val="magenta"/>
            <w:rPrChange w:id="749" w:author="Wright, Phil" w:date="2017-12-04T13:01:00Z">
              <w:rPr>
                <w:b/>
              </w:rPr>
            </w:rPrChange>
          </w:rPr>
          <w:t>:</w:t>
        </w:r>
      </w:ins>
    </w:p>
    <w:p w:rsidR="009C1473" w:rsidRPr="00510953" w:rsidRDefault="009C1473">
      <w:pPr>
        <w:pStyle w:val="BodyText"/>
        <w:numPr>
          <w:ilvl w:val="0"/>
          <w:numId w:val="63"/>
        </w:numPr>
        <w:jc w:val="left"/>
        <w:rPr>
          <w:ins w:id="750" w:author="Wright, Phil" w:date="2017-12-04T12:22:00Z"/>
          <w:b/>
          <w:highlight w:val="magenta"/>
          <w:rPrChange w:id="751" w:author="Wright, Phil" w:date="2017-12-04T13:01:00Z">
            <w:rPr>
              <w:ins w:id="752" w:author="Wright, Phil" w:date="2017-12-04T12:22:00Z"/>
              <w:b/>
            </w:rPr>
          </w:rPrChange>
        </w:rPr>
        <w:pPrChange w:id="753" w:author="Wright, Phil" w:date="2017-12-04T12:26:00Z">
          <w:pPr>
            <w:pStyle w:val="BodyText"/>
            <w:numPr>
              <w:numId w:val="6"/>
            </w:numPr>
            <w:ind w:left="1800" w:hanging="360"/>
          </w:pPr>
        </w:pPrChange>
      </w:pPr>
      <w:ins w:id="754" w:author="Wright, Phil" w:date="2017-12-04T12:20:00Z">
        <w:r w:rsidRPr="00510953">
          <w:rPr>
            <w:b/>
            <w:highlight w:val="magenta"/>
            <w:rPrChange w:id="755" w:author="Wright, Phil" w:date="2017-12-04T13:01:00Z">
              <w:rPr>
                <w:b/>
              </w:rPr>
            </w:rPrChange>
          </w:rPr>
          <w:t>If the customer initiates a service request but then cancels it prior to a</w:t>
        </w:r>
        <w:r w:rsidR="00AA4F56" w:rsidRPr="00510953">
          <w:rPr>
            <w:b/>
            <w:highlight w:val="magenta"/>
            <w:rPrChange w:id="756" w:author="Wright, Phil" w:date="2017-12-04T13:01:00Z">
              <w:rPr>
                <w:b/>
              </w:rPr>
            </w:rPrChange>
          </w:rPr>
          <w:t xml:space="preserve">n engineer repair </w:t>
        </w:r>
      </w:ins>
      <w:ins w:id="757" w:author="Wright, Phil" w:date="2017-12-04T12:22:00Z">
        <w:r w:rsidR="00AA4F56" w:rsidRPr="00510953">
          <w:rPr>
            <w:b/>
            <w:highlight w:val="magenta"/>
            <w:rPrChange w:id="758" w:author="Wright, Phil" w:date="2017-12-04T13:01:00Z">
              <w:rPr>
                <w:b/>
              </w:rPr>
            </w:rPrChange>
          </w:rPr>
          <w:t xml:space="preserve">visit </w:t>
        </w:r>
      </w:ins>
      <w:ins w:id="759" w:author="Wright, Phil" w:date="2017-12-04T12:20:00Z">
        <w:r w:rsidR="00AA4F56" w:rsidRPr="00510953">
          <w:rPr>
            <w:b/>
            <w:highlight w:val="magenta"/>
            <w:rPrChange w:id="760" w:author="Wright, Phil" w:date="2017-12-04T13:01:00Z">
              <w:rPr>
                <w:b/>
              </w:rPr>
            </w:rPrChange>
          </w:rPr>
          <w:t xml:space="preserve">or a courier collection of an appliance </w:t>
        </w:r>
      </w:ins>
      <w:ins w:id="761" w:author="Wright, Phil" w:date="2017-12-04T12:22:00Z">
        <w:r w:rsidR="00AA4F56" w:rsidRPr="00510953">
          <w:rPr>
            <w:b/>
            <w:highlight w:val="magenta"/>
            <w:rPrChange w:id="762" w:author="Wright, Phil" w:date="2017-12-04T13:01:00Z">
              <w:rPr>
                <w:b/>
              </w:rPr>
            </w:rPrChange>
          </w:rPr>
          <w:t>taking place</w:t>
        </w:r>
      </w:ins>
    </w:p>
    <w:p w:rsidR="00AA4F56" w:rsidRPr="00510953" w:rsidRDefault="00AA4F56">
      <w:pPr>
        <w:pStyle w:val="BodyText"/>
        <w:numPr>
          <w:ilvl w:val="0"/>
          <w:numId w:val="63"/>
        </w:numPr>
        <w:jc w:val="left"/>
        <w:rPr>
          <w:b/>
          <w:highlight w:val="magenta"/>
          <w:rPrChange w:id="763" w:author="Wright, Phil" w:date="2017-12-04T13:01:00Z">
            <w:rPr>
              <w:b/>
            </w:rPr>
          </w:rPrChange>
        </w:rPr>
        <w:pPrChange w:id="764" w:author="Wright, Phil" w:date="2017-12-04T12:26:00Z">
          <w:pPr>
            <w:pStyle w:val="BodyText"/>
            <w:numPr>
              <w:numId w:val="6"/>
            </w:numPr>
            <w:ind w:left="1800" w:hanging="360"/>
          </w:pPr>
        </w:pPrChange>
      </w:pPr>
      <w:ins w:id="765" w:author="Wright, Phil" w:date="2017-12-04T12:22:00Z">
        <w:r w:rsidRPr="00510953">
          <w:rPr>
            <w:b/>
            <w:highlight w:val="magenta"/>
            <w:rPrChange w:id="766" w:author="Wright, Phil" w:date="2017-12-04T13:01:00Z">
              <w:rPr>
                <w:b/>
              </w:rPr>
            </w:rPrChange>
          </w:rPr>
          <w:t xml:space="preserve">If a second service request </w:t>
        </w:r>
      </w:ins>
      <w:ins w:id="767" w:author="Wright, Phil" w:date="2017-12-04T12:23:00Z">
        <w:r w:rsidRPr="00510953">
          <w:rPr>
            <w:b/>
            <w:highlight w:val="magenta"/>
            <w:rPrChange w:id="768" w:author="Wright, Phil" w:date="2017-12-04T13:01:00Z">
              <w:rPr>
                <w:b/>
              </w:rPr>
            </w:rPrChange>
          </w:rPr>
          <w:t>is a ‘recall’ i.e. the first and second service requests should be treated as 1 total service request as the fault</w:t>
        </w:r>
      </w:ins>
      <w:ins w:id="769" w:author="Wright, Phil" w:date="2017-12-04T12:24:00Z">
        <w:r w:rsidRPr="00510953">
          <w:rPr>
            <w:b/>
            <w:highlight w:val="magenta"/>
            <w:rPrChange w:id="770" w:author="Wright, Phil" w:date="2017-12-04T13:01:00Z">
              <w:rPr>
                <w:b/>
              </w:rPr>
            </w:rPrChange>
          </w:rPr>
          <w:t xml:space="preserve"> was </w:t>
        </w:r>
      </w:ins>
      <w:ins w:id="771" w:author="Wright, Phil" w:date="2017-12-04T12:23:00Z">
        <w:r w:rsidRPr="00510953">
          <w:rPr>
            <w:b/>
            <w:highlight w:val="magenta"/>
            <w:rPrChange w:id="772" w:author="Wright, Phil" w:date="2017-12-04T13:01:00Z">
              <w:rPr>
                <w:b/>
              </w:rPr>
            </w:rPrChange>
          </w:rPr>
          <w:t xml:space="preserve"> not </w:t>
        </w:r>
      </w:ins>
      <w:ins w:id="773" w:author="Wright, Phil" w:date="2017-12-04T12:26:00Z">
        <w:r w:rsidR="00F81464" w:rsidRPr="00510953">
          <w:rPr>
            <w:b/>
            <w:highlight w:val="magenta"/>
            <w:rPrChange w:id="774" w:author="Wright, Phil" w:date="2017-12-04T13:01:00Z">
              <w:rPr>
                <w:b/>
              </w:rPr>
            </w:rPrChange>
          </w:rPr>
          <w:t>rectified</w:t>
        </w:r>
      </w:ins>
      <w:ins w:id="775" w:author="Wright, Phil" w:date="2017-12-04T12:24:00Z">
        <w:r w:rsidRPr="00510953">
          <w:rPr>
            <w:b/>
            <w:highlight w:val="magenta"/>
            <w:rPrChange w:id="776" w:author="Wright, Phil" w:date="2017-12-04T13:01:00Z">
              <w:rPr>
                <w:b/>
              </w:rPr>
            </w:rPrChange>
          </w:rPr>
          <w:t xml:space="preserve"> previously</w:t>
        </w:r>
      </w:ins>
    </w:p>
    <w:p w:rsidR="000F5870" w:rsidRPr="004A1441" w:rsidRDefault="000F5870" w:rsidP="000F5870">
      <w:pPr>
        <w:pStyle w:val="Heading3"/>
      </w:pPr>
      <w:bookmarkStart w:id="777" w:name="_Toc499216907"/>
      <w:r w:rsidRPr="004A1441">
        <w:t>Repair Details</w:t>
      </w:r>
      <w:bookmarkEnd w:id="777"/>
    </w:p>
    <w:p w:rsidR="000F5870" w:rsidRPr="004A1441" w:rsidRDefault="000F5870" w:rsidP="000F5870">
      <w:pPr>
        <w:pStyle w:val="BodyText"/>
      </w:pPr>
      <w:r w:rsidRPr="004A1441">
        <w:t>This section will contain details of the fault description for easy reference on the Job Page.</w:t>
      </w:r>
    </w:p>
    <w:p w:rsidR="00165E28" w:rsidRPr="004A1441" w:rsidRDefault="00165E28" w:rsidP="00165E28">
      <w:pPr>
        <w:pStyle w:val="Heading1"/>
      </w:pPr>
      <w:bookmarkStart w:id="778" w:name="_Toc499216908"/>
      <w:r w:rsidRPr="004A1441">
        <w:t>Appendix</w:t>
      </w:r>
      <w:bookmarkEnd w:id="778"/>
    </w:p>
    <w:p w:rsidR="00B46BD5" w:rsidRPr="004A1441" w:rsidRDefault="00B46BD5" w:rsidP="00736FA8">
      <w:pPr>
        <w:pStyle w:val="BodyText"/>
        <w:spacing w:after="0"/>
        <w:ind w:left="1797"/>
      </w:pPr>
    </w:p>
    <w:p w:rsidR="00D516BC" w:rsidRPr="004A1441" w:rsidRDefault="00CB229B" w:rsidP="00292101">
      <w:pPr>
        <w:pStyle w:val="Heading2"/>
        <w:rPr>
          <w:rFonts w:cs="Arial"/>
        </w:rPr>
      </w:pPr>
      <w:bookmarkStart w:id="779" w:name="_Ref488232772"/>
      <w:bookmarkStart w:id="780" w:name="_Toc499216909"/>
      <w:r w:rsidRPr="004A1441">
        <w:t xml:space="preserve">Offline </w:t>
      </w:r>
      <w:r w:rsidR="004130DD" w:rsidRPr="004A1441">
        <w:t>BER Rules</w:t>
      </w:r>
      <w:bookmarkEnd w:id="779"/>
      <w:bookmarkEnd w:id="780"/>
    </w:p>
    <w:p w:rsidR="00D516BC" w:rsidRPr="004A1441" w:rsidRDefault="00D516BC" w:rsidP="00D516BC">
      <w:pPr>
        <w:rPr>
          <w:rFonts w:ascii="Calibri" w:hAnsi="Calibri"/>
          <w:spacing w:val="0"/>
        </w:rPr>
      </w:pPr>
      <w:r w:rsidRPr="004A1441">
        <w:rPr>
          <w:b/>
          <w:bCs/>
          <w:sz w:val="18"/>
          <w:szCs w:val="18"/>
          <w:u w:val="single"/>
        </w:rPr>
        <w:t>Stage 1</w:t>
      </w:r>
    </w:p>
    <w:p w:rsidR="00D516BC" w:rsidRPr="004A1441" w:rsidRDefault="00D516BC" w:rsidP="00DD4F5F">
      <w:pPr>
        <w:numPr>
          <w:ilvl w:val="0"/>
          <w:numId w:val="12"/>
        </w:numPr>
      </w:pPr>
      <w:r w:rsidRPr="004A1441">
        <w:rPr>
          <w:sz w:val="18"/>
          <w:szCs w:val="18"/>
        </w:rPr>
        <w:t xml:space="preserve">Where the cost of repair is less than 75% of the original appliance retail price we </w:t>
      </w:r>
      <w:r w:rsidRPr="004A1441">
        <w:rPr>
          <w:b/>
          <w:bCs/>
          <w:sz w:val="18"/>
          <w:szCs w:val="18"/>
        </w:rPr>
        <w:t>repair</w:t>
      </w:r>
    </w:p>
    <w:p w:rsidR="00D516BC" w:rsidRPr="004A1441" w:rsidRDefault="00D516BC" w:rsidP="00DD4F5F">
      <w:pPr>
        <w:numPr>
          <w:ilvl w:val="0"/>
          <w:numId w:val="12"/>
        </w:numPr>
      </w:pPr>
      <w:r w:rsidRPr="004A1441">
        <w:rPr>
          <w:sz w:val="18"/>
          <w:szCs w:val="18"/>
        </w:rPr>
        <w:t xml:space="preserve">Where the repair price is greater than the original purchase price we </w:t>
      </w:r>
      <w:r w:rsidRPr="004A1441">
        <w:rPr>
          <w:b/>
          <w:bCs/>
          <w:sz w:val="18"/>
          <w:szCs w:val="18"/>
        </w:rPr>
        <w:t>replace</w:t>
      </w:r>
    </w:p>
    <w:p w:rsidR="00D516BC" w:rsidRPr="004A1441" w:rsidRDefault="00D516BC" w:rsidP="00DD4F5F">
      <w:pPr>
        <w:numPr>
          <w:ilvl w:val="0"/>
          <w:numId w:val="12"/>
        </w:numPr>
      </w:pPr>
      <w:r w:rsidRPr="004A1441">
        <w:rPr>
          <w:sz w:val="18"/>
          <w:szCs w:val="18"/>
        </w:rPr>
        <w:lastRenderedPageBreak/>
        <w:t xml:space="preserve">Where the repair price is greater than 75% of the original purchase price, we </w:t>
      </w:r>
      <w:r w:rsidRPr="004A1441">
        <w:rPr>
          <w:b/>
          <w:bCs/>
          <w:sz w:val="18"/>
          <w:szCs w:val="18"/>
        </w:rPr>
        <w:t>refer</w:t>
      </w:r>
      <w:r w:rsidRPr="004A1441">
        <w:rPr>
          <w:sz w:val="18"/>
          <w:szCs w:val="18"/>
        </w:rPr>
        <w:t xml:space="preserve"> for replacement by considering replacement cost</w:t>
      </w:r>
    </w:p>
    <w:p w:rsidR="00D516BC" w:rsidRPr="004A1441" w:rsidRDefault="00D516BC" w:rsidP="00DD4F5F">
      <w:pPr>
        <w:numPr>
          <w:ilvl w:val="0"/>
          <w:numId w:val="12"/>
        </w:numPr>
      </w:pPr>
      <w:r w:rsidRPr="004A1441">
        <w:rPr>
          <w:sz w:val="18"/>
          <w:szCs w:val="18"/>
        </w:rPr>
        <w:t xml:space="preserve">If the agreement has 60 days or less to run then should be </w:t>
      </w:r>
      <w:r w:rsidRPr="004A1441">
        <w:rPr>
          <w:b/>
          <w:bCs/>
          <w:sz w:val="18"/>
          <w:szCs w:val="18"/>
        </w:rPr>
        <w:t>refer to manager for decision</w:t>
      </w:r>
    </w:p>
    <w:p w:rsidR="00D516BC" w:rsidRPr="004A1441" w:rsidRDefault="00D516BC" w:rsidP="00D516BC">
      <w:r w:rsidRPr="004A1441">
        <w:rPr>
          <w:sz w:val="18"/>
          <w:szCs w:val="18"/>
        </w:rPr>
        <w:t> </w:t>
      </w:r>
    </w:p>
    <w:p w:rsidR="00D516BC" w:rsidRPr="004A1441" w:rsidRDefault="00D516BC" w:rsidP="00D516BC">
      <w:r w:rsidRPr="004A1441">
        <w:rPr>
          <w:b/>
          <w:bCs/>
          <w:sz w:val="18"/>
          <w:szCs w:val="18"/>
          <w:u w:val="single"/>
        </w:rPr>
        <w:t>Stage 2 (when referred for replacement)</w:t>
      </w:r>
    </w:p>
    <w:p w:rsidR="00D516BC" w:rsidRPr="004A1441" w:rsidRDefault="00D516BC" w:rsidP="00DD4F5F">
      <w:pPr>
        <w:numPr>
          <w:ilvl w:val="0"/>
          <w:numId w:val="13"/>
        </w:numPr>
      </w:pPr>
      <w:r w:rsidRPr="004A1441">
        <w:rPr>
          <w:sz w:val="18"/>
          <w:szCs w:val="18"/>
        </w:rPr>
        <w:t xml:space="preserve">If replacement cost is greater than repair cost, we </w:t>
      </w:r>
      <w:r w:rsidRPr="004A1441">
        <w:rPr>
          <w:b/>
          <w:bCs/>
          <w:sz w:val="18"/>
          <w:szCs w:val="18"/>
        </w:rPr>
        <w:t>repair</w:t>
      </w:r>
    </w:p>
    <w:p w:rsidR="00D516BC" w:rsidRPr="004A1441" w:rsidRDefault="00D516BC" w:rsidP="00DD4F5F">
      <w:pPr>
        <w:numPr>
          <w:ilvl w:val="0"/>
          <w:numId w:val="13"/>
        </w:numPr>
      </w:pPr>
      <w:r w:rsidRPr="004A1441">
        <w:rPr>
          <w:sz w:val="18"/>
          <w:szCs w:val="18"/>
        </w:rPr>
        <w:t>If replacement cost is less than 90% of repair cost,</w:t>
      </w:r>
      <w:r w:rsidRPr="004A1441">
        <w:rPr>
          <w:b/>
          <w:bCs/>
          <w:sz w:val="18"/>
          <w:szCs w:val="18"/>
        </w:rPr>
        <w:t xml:space="preserve"> we replace</w:t>
      </w:r>
    </w:p>
    <w:p w:rsidR="00D516BC" w:rsidRPr="004A1441" w:rsidRDefault="00D516BC" w:rsidP="00DD4F5F">
      <w:pPr>
        <w:numPr>
          <w:ilvl w:val="0"/>
          <w:numId w:val="13"/>
        </w:numPr>
      </w:pPr>
      <w:r w:rsidRPr="004A1441">
        <w:rPr>
          <w:sz w:val="18"/>
          <w:szCs w:val="18"/>
        </w:rPr>
        <w:t>If neither 1) nor 2) is true</w:t>
      </w:r>
      <w:r w:rsidRPr="004A1441">
        <w:rPr>
          <w:b/>
          <w:bCs/>
          <w:sz w:val="18"/>
          <w:szCs w:val="18"/>
        </w:rPr>
        <w:t xml:space="preserve"> we refer to reports team</w:t>
      </w:r>
    </w:p>
    <w:p w:rsidR="00D516BC" w:rsidRPr="004A1441" w:rsidRDefault="00D516BC" w:rsidP="00D516BC">
      <w:r w:rsidRPr="004A1441">
        <w:rPr>
          <w:sz w:val="18"/>
          <w:szCs w:val="18"/>
        </w:rPr>
        <w:t> </w:t>
      </w:r>
    </w:p>
    <w:p w:rsidR="00D516BC" w:rsidRPr="004A1441" w:rsidRDefault="00D516BC" w:rsidP="00D516BC">
      <w:r w:rsidRPr="004A1441">
        <w:rPr>
          <w:sz w:val="18"/>
          <w:szCs w:val="18"/>
        </w:rPr>
        <w:t xml:space="preserve">If the repair is logged via an offline channel then UKW will also use Streamline to view any previous claims and this information should be used when making a repair/replacement decision. </w:t>
      </w:r>
    </w:p>
    <w:p w:rsidR="00D516BC" w:rsidRPr="004A1441" w:rsidRDefault="00D516BC" w:rsidP="00D516BC">
      <w:r w:rsidRPr="004A1441">
        <w:rPr>
          <w:sz w:val="18"/>
          <w:szCs w:val="18"/>
        </w:rPr>
        <w:t> </w:t>
      </w:r>
    </w:p>
    <w:p w:rsidR="00D516BC" w:rsidRPr="004A1441" w:rsidRDefault="00D516BC" w:rsidP="00D516BC">
      <w:r w:rsidRPr="004A1441">
        <w:rPr>
          <w:sz w:val="18"/>
          <w:szCs w:val="18"/>
        </w:rPr>
        <w:t>By way of confirmation the High Value Auth limits</w:t>
      </w:r>
      <w:r w:rsidR="0061031C" w:rsidRPr="004A1441">
        <w:rPr>
          <w:sz w:val="18"/>
          <w:szCs w:val="18"/>
        </w:rPr>
        <w:t>. NB These include VAT.</w:t>
      </w:r>
    </w:p>
    <w:p w:rsidR="00D516BC" w:rsidRPr="004A1441" w:rsidRDefault="00D516BC" w:rsidP="00D516BC">
      <w:r w:rsidRPr="004A1441">
        <w:rPr>
          <w:sz w:val="18"/>
          <w:szCs w:val="18"/>
          <w:lang w:eastAsia="en-GB"/>
        </w:rPr>
        <w:t> </w:t>
      </w:r>
    </w:p>
    <w:p w:rsidR="00D516BC" w:rsidRPr="004A1441" w:rsidRDefault="00D516BC" w:rsidP="00D516BC">
      <w:r w:rsidRPr="004A1441">
        <w:rPr>
          <w:sz w:val="18"/>
          <w:szCs w:val="18"/>
        </w:rPr>
        <w:t>£180 for mobile (smart mobiles)</w:t>
      </w:r>
    </w:p>
    <w:p w:rsidR="00D516BC" w:rsidRPr="004A1441" w:rsidRDefault="00D516BC" w:rsidP="00D516BC">
      <w:r w:rsidRPr="004A1441">
        <w:rPr>
          <w:sz w:val="18"/>
          <w:szCs w:val="18"/>
        </w:rPr>
        <w:t xml:space="preserve">£225 large </w:t>
      </w:r>
      <w:r w:rsidR="0061031C" w:rsidRPr="004A1441">
        <w:rPr>
          <w:sz w:val="18"/>
          <w:szCs w:val="18"/>
        </w:rPr>
        <w:t>TV</w:t>
      </w:r>
      <w:r w:rsidRPr="004A1441">
        <w:rPr>
          <w:sz w:val="18"/>
          <w:szCs w:val="18"/>
        </w:rPr>
        <w:t>s</w:t>
      </w:r>
    </w:p>
    <w:p w:rsidR="00D516BC" w:rsidRPr="004A1441" w:rsidRDefault="00D516BC" w:rsidP="00D516BC">
      <w:r w:rsidRPr="004A1441">
        <w:rPr>
          <w:sz w:val="18"/>
          <w:szCs w:val="18"/>
        </w:rPr>
        <w:t>£150  for everything else.</w:t>
      </w:r>
    </w:p>
    <w:p w:rsidR="0061031C" w:rsidRPr="004A1441" w:rsidRDefault="008D7F95" w:rsidP="008D7F95">
      <w:pPr>
        <w:pStyle w:val="ListParagraph"/>
        <w:rPr>
          <w:rFonts w:cs="Arial"/>
        </w:rPr>
      </w:pPr>
      <w:r w:rsidRPr="004A1441">
        <w:rPr>
          <w:rFonts w:cs="Arial"/>
        </w:rPr>
        <w:t xml:space="preserve"> </w:t>
      </w:r>
    </w:p>
    <w:p w:rsidR="00A77D05" w:rsidRPr="004A1441" w:rsidRDefault="00A77D05" w:rsidP="008D7F95">
      <w:pPr>
        <w:pStyle w:val="ListParagraph"/>
        <w:rPr>
          <w:rFonts w:cs="Arial"/>
        </w:rPr>
      </w:pPr>
    </w:p>
    <w:p w:rsidR="0061031C" w:rsidRPr="004A1441" w:rsidRDefault="0061031C" w:rsidP="0061031C">
      <w:pPr>
        <w:pStyle w:val="Heading2"/>
      </w:pPr>
      <w:bookmarkStart w:id="781" w:name="_Ref488234281"/>
      <w:bookmarkStart w:id="782" w:name="_Toc499216910"/>
      <w:r w:rsidRPr="004A1441">
        <w:t>Low Cost Rule</w:t>
      </w:r>
      <w:bookmarkEnd w:id="781"/>
      <w:bookmarkEnd w:id="782"/>
    </w:p>
    <w:p w:rsidR="00D75234" w:rsidRPr="004A1441" w:rsidRDefault="0061031C" w:rsidP="00D75234">
      <w:pPr>
        <w:pStyle w:val="BodyText"/>
      </w:pPr>
      <w:r w:rsidRPr="004A1441">
        <w:t>This rule will determine whether a retail product will go for repair or offline replacement.</w:t>
      </w:r>
    </w:p>
    <w:p w:rsidR="00D75234" w:rsidRPr="004A1441" w:rsidRDefault="00D75234" w:rsidP="00D75234">
      <w:pPr>
        <w:pStyle w:val="BodyText"/>
      </w:pPr>
      <w:r w:rsidRPr="004A1441">
        <w:t>If the “Market Value” of the item is less than £150.00.    The Market Value in Streamline means the original purchase price less 20% if breakdown occurs within 12 and 24 months from the purchase date and less a further 1% per month thereafter (12% per annum).</w:t>
      </w:r>
    </w:p>
    <w:p w:rsidR="00D75234" w:rsidRPr="004A1441" w:rsidRDefault="00D75234" w:rsidP="00D75234">
      <w:pPr>
        <w:pStyle w:val="BodyText"/>
      </w:pPr>
      <w:r w:rsidRPr="004A1441">
        <w:t xml:space="preserve">Therefore the portal </w:t>
      </w:r>
      <w:r w:rsidR="00D176C7" w:rsidRPr="004A1441">
        <w:t xml:space="preserve">will </w:t>
      </w:r>
      <w:r w:rsidRPr="004A1441">
        <w:t xml:space="preserve">calculate the item Market Value and if this value is less an £150.00 the customer should be referred to the offline process for replacement.  </w:t>
      </w:r>
    </w:p>
    <w:p w:rsidR="00C14C15" w:rsidRPr="004A1441" w:rsidRDefault="00C14C15">
      <w:pPr>
        <w:rPr>
          <w:rFonts w:eastAsia="Calibri" w:cs="Arial"/>
          <w:spacing w:val="0"/>
          <w:lang w:eastAsia="en-GB"/>
        </w:rPr>
      </w:pPr>
      <w:r w:rsidRPr="004A1441">
        <w:rPr>
          <w:rFonts w:cs="Arial"/>
        </w:rPr>
        <w:br w:type="page"/>
      </w:r>
    </w:p>
    <w:p w:rsidR="00C14C15" w:rsidRPr="004A1441" w:rsidRDefault="00C14C15" w:rsidP="00C14C15">
      <w:pPr>
        <w:pStyle w:val="Heading2"/>
      </w:pPr>
      <w:bookmarkStart w:id="783" w:name="_Ref488237893"/>
      <w:bookmarkStart w:id="784" w:name="_Toc499216911"/>
      <w:r w:rsidRPr="004A1441">
        <w:lastRenderedPageBreak/>
        <w:t>Back to Base\</w:t>
      </w:r>
      <w:r w:rsidR="000E475D" w:rsidRPr="004A1441">
        <w:t xml:space="preserve"> Engineer</w:t>
      </w:r>
      <w:r w:rsidRPr="004A1441">
        <w:t xml:space="preserve"> Repair</w:t>
      </w:r>
      <w:bookmarkEnd w:id="783"/>
      <w:bookmarkEnd w:id="784"/>
    </w:p>
    <w:p w:rsidR="00C14C15" w:rsidRPr="004A1441" w:rsidRDefault="00C14C15" w:rsidP="00C14C15">
      <w:pPr>
        <w:pStyle w:val="ListParagraph"/>
        <w:rPr>
          <w:rFonts w:ascii="Arial" w:hAnsi="Arial" w:cs="Arial"/>
          <w:sz w:val="20"/>
          <w:szCs w:val="20"/>
        </w:rPr>
      </w:pPr>
      <w:r w:rsidRPr="004A1441">
        <w:rPr>
          <w:rFonts w:ascii="Arial" w:hAnsi="Arial" w:cs="Arial"/>
          <w:sz w:val="20"/>
          <w:szCs w:val="20"/>
        </w:rPr>
        <w:t>This is the list of product types and how they are treated.</w:t>
      </w:r>
    </w:p>
    <w:p w:rsidR="007952C3" w:rsidRPr="004A1441" w:rsidRDefault="007952C3" w:rsidP="00C14C15">
      <w:pPr>
        <w:pStyle w:val="ListParagraph"/>
        <w:rPr>
          <w:rFonts w:ascii="Arial" w:hAnsi="Arial" w:cs="Arial"/>
          <w:sz w:val="20"/>
          <w:szCs w:val="20"/>
        </w:rPr>
      </w:pPr>
    </w:p>
    <w:tbl>
      <w:tblPr>
        <w:tblW w:w="6240" w:type="dxa"/>
        <w:tblInd w:w="98" w:type="dxa"/>
        <w:tblLook w:val="04A0" w:firstRow="1" w:lastRow="0" w:firstColumn="1" w:lastColumn="0" w:noHBand="0" w:noVBand="1"/>
      </w:tblPr>
      <w:tblGrid>
        <w:gridCol w:w="2920"/>
        <w:gridCol w:w="1660"/>
        <w:gridCol w:w="1660"/>
      </w:tblGrid>
      <w:tr w:rsidR="00C14C15" w:rsidRPr="004A1441" w:rsidTr="00C14C15">
        <w:trPr>
          <w:trHeight w:val="1200"/>
        </w:trPr>
        <w:tc>
          <w:tcPr>
            <w:tcW w:w="4580" w:type="dxa"/>
            <w:gridSpan w:val="2"/>
            <w:tcBorders>
              <w:top w:val="single" w:sz="8" w:space="0" w:color="auto"/>
              <w:left w:val="single" w:sz="8" w:space="0" w:color="auto"/>
              <w:bottom w:val="single" w:sz="8" w:space="0" w:color="auto"/>
              <w:right w:val="nil"/>
            </w:tcBorders>
            <w:shd w:val="clear" w:color="000000" w:fill="BFBFBF"/>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single" w:sz="8" w:space="0" w:color="auto"/>
              <w:left w:val="single" w:sz="8" w:space="0" w:color="auto"/>
              <w:bottom w:val="nil"/>
              <w:right w:val="single" w:sz="8" w:space="0" w:color="auto"/>
            </w:tcBorders>
            <w:shd w:val="clear" w:color="000000" w:fill="BFBFBF"/>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Field/B2B</w:t>
            </w:r>
          </w:p>
        </w:tc>
      </w:tr>
      <w:tr w:rsidR="000E475D" w:rsidRPr="004A1441" w:rsidTr="00132F98">
        <w:trPr>
          <w:trHeight w:val="240"/>
        </w:trPr>
        <w:tc>
          <w:tcPr>
            <w:tcW w:w="2920" w:type="dxa"/>
            <w:tcBorders>
              <w:top w:val="nil"/>
              <w:left w:val="single" w:sz="8" w:space="0" w:color="auto"/>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xml:space="preserve">Washing Machine </w:t>
            </w:r>
          </w:p>
        </w:tc>
        <w:tc>
          <w:tcPr>
            <w:tcW w:w="1660" w:type="dxa"/>
            <w:tcBorders>
              <w:top w:val="nil"/>
              <w:left w:val="nil"/>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single" w:sz="8" w:space="0" w:color="auto"/>
              <w:left w:val="single" w:sz="8" w:space="0" w:color="auto"/>
              <w:bottom w:val="single" w:sz="4" w:space="0" w:color="auto"/>
              <w:right w:val="single" w:sz="8" w:space="0" w:color="auto"/>
            </w:tcBorders>
            <w:shd w:val="clear" w:color="auto" w:fill="auto"/>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0E475D" w:rsidRPr="004A1441" w:rsidTr="00132F98">
        <w:trPr>
          <w:trHeight w:val="240"/>
        </w:trPr>
        <w:tc>
          <w:tcPr>
            <w:tcW w:w="2920" w:type="dxa"/>
            <w:tcBorders>
              <w:top w:val="nil"/>
              <w:left w:val="single" w:sz="8" w:space="0" w:color="auto"/>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Tumble Dryers</w:t>
            </w:r>
          </w:p>
        </w:tc>
        <w:tc>
          <w:tcPr>
            <w:tcW w:w="1660" w:type="dxa"/>
            <w:tcBorders>
              <w:top w:val="nil"/>
              <w:left w:val="nil"/>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0E475D" w:rsidRPr="004A1441" w:rsidTr="00132F98">
        <w:trPr>
          <w:trHeight w:val="240"/>
        </w:trPr>
        <w:tc>
          <w:tcPr>
            <w:tcW w:w="2920" w:type="dxa"/>
            <w:tcBorders>
              <w:top w:val="nil"/>
              <w:left w:val="single" w:sz="8" w:space="0" w:color="auto"/>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Washer Dryers</w:t>
            </w:r>
          </w:p>
        </w:tc>
        <w:tc>
          <w:tcPr>
            <w:tcW w:w="1660" w:type="dxa"/>
            <w:tcBorders>
              <w:top w:val="nil"/>
              <w:left w:val="nil"/>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0E475D" w:rsidRPr="004A1441" w:rsidTr="00132F98">
        <w:trPr>
          <w:trHeight w:val="240"/>
        </w:trPr>
        <w:tc>
          <w:tcPr>
            <w:tcW w:w="2920" w:type="dxa"/>
            <w:tcBorders>
              <w:top w:val="nil"/>
              <w:left w:val="single" w:sz="8" w:space="0" w:color="auto"/>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Electric Cooker</w:t>
            </w:r>
          </w:p>
        </w:tc>
        <w:tc>
          <w:tcPr>
            <w:tcW w:w="1660" w:type="dxa"/>
            <w:tcBorders>
              <w:top w:val="nil"/>
              <w:left w:val="nil"/>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0E475D" w:rsidRPr="004A1441" w:rsidTr="00132F98">
        <w:trPr>
          <w:trHeight w:val="240"/>
        </w:trPr>
        <w:tc>
          <w:tcPr>
            <w:tcW w:w="2920" w:type="dxa"/>
            <w:tcBorders>
              <w:top w:val="nil"/>
              <w:left w:val="single" w:sz="8" w:space="0" w:color="auto"/>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Gas Cooker</w:t>
            </w:r>
          </w:p>
        </w:tc>
        <w:tc>
          <w:tcPr>
            <w:tcW w:w="1660" w:type="dxa"/>
            <w:tcBorders>
              <w:top w:val="nil"/>
              <w:left w:val="nil"/>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0E475D" w:rsidRPr="004A1441" w:rsidTr="00132F98">
        <w:trPr>
          <w:trHeight w:val="240"/>
        </w:trPr>
        <w:tc>
          <w:tcPr>
            <w:tcW w:w="2920" w:type="dxa"/>
            <w:tcBorders>
              <w:top w:val="nil"/>
              <w:left w:val="single" w:sz="8" w:space="0" w:color="auto"/>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Refrigeration</w:t>
            </w:r>
          </w:p>
        </w:tc>
        <w:tc>
          <w:tcPr>
            <w:tcW w:w="1660" w:type="dxa"/>
            <w:tcBorders>
              <w:top w:val="nil"/>
              <w:left w:val="nil"/>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0E475D" w:rsidRPr="004A1441" w:rsidTr="00132F98">
        <w:trPr>
          <w:trHeight w:val="240"/>
        </w:trPr>
        <w:tc>
          <w:tcPr>
            <w:tcW w:w="2920" w:type="dxa"/>
            <w:tcBorders>
              <w:top w:val="nil"/>
              <w:left w:val="single" w:sz="8" w:space="0" w:color="auto"/>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Dishwashers</w:t>
            </w:r>
          </w:p>
        </w:tc>
        <w:tc>
          <w:tcPr>
            <w:tcW w:w="1660" w:type="dxa"/>
            <w:tcBorders>
              <w:top w:val="nil"/>
              <w:left w:val="nil"/>
              <w:bottom w:val="single" w:sz="4" w:space="0" w:color="auto"/>
              <w:right w:val="nil"/>
            </w:tcBorders>
            <w:shd w:val="clear" w:color="auto" w:fill="auto"/>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C14C15" w:rsidRPr="004A1441" w:rsidTr="00C14C15">
        <w:trPr>
          <w:trHeight w:val="240"/>
        </w:trPr>
        <w:tc>
          <w:tcPr>
            <w:tcW w:w="2920" w:type="dxa"/>
            <w:vMerge w:val="restart"/>
            <w:tcBorders>
              <w:top w:val="nil"/>
              <w:left w:val="single" w:sz="8" w:space="0" w:color="auto"/>
              <w:bottom w:val="single" w:sz="4" w:space="0" w:color="000000"/>
              <w:right w:val="single" w:sz="4" w:space="0" w:color="auto"/>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Television</w:t>
            </w:r>
          </w:p>
        </w:tc>
        <w:tc>
          <w:tcPr>
            <w:tcW w:w="1660" w:type="dxa"/>
            <w:tcBorders>
              <w:top w:val="nil"/>
              <w:left w:val="nil"/>
              <w:bottom w:val="single" w:sz="4" w:space="0" w:color="auto"/>
              <w:right w:val="nil"/>
            </w:tcBorders>
            <w:shd w:val="clear" w:color="auto" w:fill="auto"/>
            <w:noWrap/>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&lt;26"</w:t>
            </w:r>
          </w:p>
        </w:tc>
        <w:tc>
          <w:tcPr>
            <w:tcW w:w="1660" w:type="dxa"/>
            <w:tcBorders>
              <w:top w:val="nil"/>
              <w:left w:val="single" w:sz="8" w:space="0" w:color="auto"/>
              <w:bottom w:val="single" w:sz="4" w:space="0" w:color="auto"/>
              <w:right w:val="single" w:sz="8" w:space="0" w:color="auto"/>
            </w:tcBorders>
            <w:shd w:val="clear" w:color="auto" w:fill="auto"/>
            <w:noWrap/>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vMerge/>
            <w:tcBorders>
              <w:top w:val="nil"/>
              <w:left w:val="single" w:sz="8" w:space="0" w:color="auto"/>
              <w:bottom w:val="single" w:sz="4" w:space="0" w:color="000000"/>
              <w:right w:val="single" w:sz="4" w:space="0" w:color="auto"/>
            </w:tcBorders>
            <w:vAlign w:val="center"/>
            <w:hideMark/>
          </w:tcPr>
          <w:p w:rsidR="00C14C15" w:rsidRPr="004A1441" w:rsidRDefault="00C14C15" w:rsidP="00C14C15">
            <w:pPr>
              <w:rPr>
                <w:rFonts w:ascii="Calibri" w:hAnsi="Calibri" w:cs="Calibri"/>
                <w:color w:val="000000"/>
                <w:spacing w:val="0"/>
                <w:sz w:val="18"/>
                <w:szCs w:val="18"/>
                <w:lang w:eastAsia="en-GB"/>
              </w:rPr>
            </w:pPr>
          </w:p>
        </w:tc>
        <w:tc>
          <w:tcPr>
            <w:tcW w:w="1660" w:type="dxa"/>
            <w:tcBorders>
              <w:top w:val="nil"/>
              <w:left w:val="nil"/>
              <w:bottom w:val="single" w:sz="4" w:space="0" w:color="auto"/>
              <w:right w:val="nil"/>
            </w:tcBorders>
            <w:shd w:val="clear" w:color="auto" w:fill="auto"/>
            <w:noWrap/>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27" to 36"</w:t>
            </w:r>
          </w:p>
        </w:tc>
        <w:tc>
          <w:tcPr>
            <w:tcW w:w="1660" w:type="dxa"/>
            <w:tcBorders>
              <w:top w:val="nil"/>
              <w:left w:val="single" w:sz="8" w:space="0" w:color="auto"/>
              <w:bottom w:val="single" w:sz="4" w:space="0" w:color="auto"/>
              <w:right w:val="single" w:sz="8" w:space="0" w:color="auto"/>
            </w:tcBorders>
            <w:shd w:val="clear" w:color="auto" w:fill="auto"/>
            <w:noWrap/>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0E475D" w:rsidRPr="004A1441" w:rsidTr="00132F98">
        <w:trPr>
          <w:trHeight w:val="240"/>
        </w:trPr>
        <w:tc>
          <w:tcPr>
            <w:tcW w:w="2920" w:type="dxa"/>
            <w:vMerge/>
            <w:tcBorders>
              <w:top w:val="nil"/>
              <w:left w:val="single" w:sz="8" w:space="0" w:color="auto"/>
              <w:bottom w:val="single" w:sz="4" w:space="0" w:color="000000"/>
              <w:right w:val="single" w:sz="4" w:space="0" w:color="auto"/>
            </w:tcBorders>
            <w:vAlign w:val="center"/>
            <w:hideMark/>
          </w:tcPr>
          <w:p w:rsidR="000E475D" w:rsidRPr="004A1441" w:rsidRDefault="000E475D" w:rsidP="000E475D">
            <w:pPr>
              <w:rPr>
                <w:rFonts w:ascii="Calibri" w:hAnsi="Calibri" w:cs="Calibri"/>
                <w:color w:val="000000"/>
                <w:spacing w:val="0"/>
                <w:sz w:val="18"/>
                <w:szCs w:val="18"/>
                <w:lang w:eastAsia="en-GB"/>
              </w:rPr>
            </w:pPr>
          </w:p>
        </w:tc>
        <w:tc>
          <w:tcPr>
            <w:tcW w:w="1660" w:type="dxa"/>
            <w:tcBorders>
              <w:top w:val="nil"/>
              <w:left w:val="nil"/>
              <w:bottom w:val="single" w:sz="4" w:space="0" w:color="auto"/>
              <w:right w:val="nil"/>
            </w:tcBorders>
            <w:shd w:val="clear" w:color="auto" w:fill="auto"/>
            <w:noWrap/>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37" to 42"</w:t>
            </w:r>
          </w:p>
        </w:tc>
        <w:tc>
          <w:tcPr>
            <w:tcW w:w="1660" w:type="dxa"/>
            <w:tcBorders>
              <w:top w:val="nil"/>
              <w:left w:val="single" w:sz="8" w:space="0" w:color="auto"/>
              <w:bottom w:val="single" w:sz="4" w:space="0" w:color="auto"/>
              <w:right w:val="single" w:sz="8" w:space="0" w:color="auto"/>
            </w:tcBorders>
            <w:shd w:val="clear" w:color="auto" w:fill="auto"/>
            <w:noWrap/>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0E475D" w:rsidRPr="004A1441" w:rsidTr="00132F98">
        <w:trPr>
          <w:trHeight w:val="240"/>
        </w:trPr>
        <w:tc>
          <w:tcPr>
            <w:tcW w:w="2920" w:type="dxa"/>
            <w:vMerge/>
            <w:tcBorders>
              <w:top w:val="nil"/>
              <w:left w:val="single" w:sz="8" w:space="0" w:color="auto"/>
              <w:bottom w:val="single" w:sz="4" w:space="0" w:color="000000"/>
              <w:right w:val="single" w:sz="4" w:space="0" w:color="auto"/>
            </w:tcBorders>
            <w:vAlign w:val="center"/>
            <w:hideMark/>
          </w:tcPr>
          <w:p w:rsidR="000E475D" w:rsidRPr="004A1441" w:rsidRDefault="000E475D" w:rsidP="000E475D">
            <w:pPr>
              <w:rPr>
                <w:rFonts w:ascii="Calibri" w:hAnsi="Calibri" w:cs="Calibri"/>
                <w:color w:val="000000"/>
                <w:spacing w:val="0"/>
                <w:sz w:val="18"/>
                <w:szCs w:val="18"/>
                <w:lang w:eastAsia="en-GB"/>
              </w:rPr>
            </w:pPr>
          </w:p>
        </w:tc>
        <w:tc>
          <w:tcPr>
            <w:tcW w:w="1660" w:type="dxa"/>
            <w:tcBorders>
              <w:top w:val="nil"/>
              <w:left w:val="nil"/>
              <w:bottom w:val="single" w:sz="4" w:space="0" w:color="auto"/>
              <w:right w:val="nil"/>
            </w:tcBorders>
            <w:shd w:val="clear" w:color="auto" w:fill="auto"/>
            <w:noWrap/>
            <w:vAlign w:val="center"/>
            <w:hideMark/>
          </w:tcPr>
          <w:p w:rsidR="000E475D" w:rsidRPr="004A1441" w:rsidRDefault="000E475D"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43" &amp; over</w:t>
            </w:r>
          </w:p>
        </w:tc>
        <w:tc>
          <w:tcPr>
            <w:tcW w:w="1660" w:type="dxa"/>
            <w:tcBorders>
              <w:top w:val="nil"/>
              <w:left w:val="single" w:sz="8" w:space="0" w:color="auto"/>
              <w:bottom w:val="single" w:sz="4" w:space="0" w:color="auto"/>
              <w:right w:val="single" w:sz="8" w:space="0" w:color="auto"/>
            </w:tcBorders>
            <w:shd w:val="clear" w:color="auto" w:fill="auto"/>
            <w:noWrap/>
            <w:hideMark/>
          </w:tcPr>
          <w:p w:rsidR="000E475D" w:rsidRPr="004A1441" w:rsidRDefault="000E475D" w:rsidP="000E475D">
            <w:pPr>
              <w:jc w:val="center"/>
            </w:pPr>
            <w:r w:rsidRPr="004A1441">
              <w:rPr>
                <w:rFonts w:ascii="Calibri" w:hAnsi="Calibri" w:cs="Calibri"/>
                <w:color w:val="000000"/>
                <w:spacing w:val="0"/>
                <w:sz w:val="18"/>
                <w:szCs w:val="18"/>
                <w:lang w:eastAsia="en-GB"/>
              </w:rPr>
              <w:t>Engineer</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Blu-ray/DVD</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Audio</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xml:space="preserve">Camera </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Camcorder</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Vacuum Cleaners</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Coffee Machines</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Microwaves</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Food Processors/Mixers/Blenders</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Iron/Steam Generator</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Desktop Computers</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Sat Nav</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Laptops</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Wearable Technology</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noWrap/>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Tablet &amp; E-Readers</w:t>
            </w:r>
          </w:p>
        </w:tc>
        <w:tc>
          <w:tcPr>
            <w:tcW w:w="1660" w:type="dxa"/>
            <w:tcBorders>
              <w:top w:val="nil"/>
              <w:left w:val="nil"/>
              <w:bottom w:val="single" w:sz="4" w:space="0" w:color="auto"/>
              <w:right w:val="nil"/>
            </w:tcBorders>
            <w:shd w:val="clear" w:color="auto" w:fill="auto"/>
            <w:noWrap/>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Printers</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nil"/>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Mobile Phones</w:t>
            </w:r>
          </w:p>
        </w:tc>
        <w:tc>
          <w:tcPr>
            <w:tcW w:w="1660" w:type="dxa"/>
            <w:tcBorders>
              <w:top w:val="nil"/>
              <w:left w:val="single" w:sz="4" w:space="0" w:color="auto"/>
              <w:bottom w:val="single" w:sz="4" w:space="0" w:color="auto"/>
              <w:right w:val="nil"/>
            </w:tcBorders>
            <w:shd w:val="clear" w:color="auto" w:fill="auto"/>
            <w:noWrap/>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£0.00 - £100.00</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nil"/>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(all manufacturers excl Apple)</w:t>
            </w:r>
          </w:p>
        </w:tc>
        <w:tc>
          <w:tcPr>
            <w:tcW w:w="1660" w:type="dxa"/>
            <w:tcBorders>
              <w:top w:val="nil"/>
              <w:left w:val="single" w:sz="4" w:space="0" w:color="auto"/>
              <w:bottom w:val="single" w:sz="4" w:space="0" w:color="auto"/>
              <w:right w:val="nil"/>
            </w:tcBorders>
            <w:shd w:val="clear" w:color="auto" w:fill="auto"/>
            <w:noWrap/>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£100.01 - £300.00</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nil"/>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4" w:space="0" w:color="auto"/>
              <w:bottom w:val="nil"/>
              <w:right w:val="nil"/>
            </w:tcBorders>
            <w:shd w:val="clear" w:color="auto" w:fill="auto"/>
            <w:noWrap/>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£300.01 &gt;</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single" w:sz="4" w:space="0" w:color="auto"/>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Games consoles</w:t>
            </w:r>
          </w:p>
        </w:tc>
        <w:tc>
          <w:tcPr>
            <w:tcW w:w="1660" w:type="dxa"/>
            <w:tcBorders>
              <w:top w:val="single" w:sz="4" w:space="0" w:color="auto"/>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Apple i-phone</w:t>
            </w:r>
          </w:p>
        </w:tc>
        <w:tc>
          <w:tcPr>
            <w:tcW w:w="1660" w:type="dxa"/>
            <w:tcBorders>
              <w:top w:val="nil"/>
              <w:left w:val="nil"/>
              <w:bottom w:val="single" w:sz="4" w:space="0" w:color="auto"/>
              <w:right w:val="nil"/>
            </w:tcBorders>
            <w:shd w:val="clear" w:color="auto" w:fill="auto"/>
            <w:noWrap/>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Apple i-watch</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Apple IMAC</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Apple i-pad</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40"/>
        </w:trPr>
        <w:tc>
          <w:tcPr>
            <w:tcW w:w="2920" w:type="dxa"/>
            <w:tcBorders>
              <w:top w:val="nil"/>
              <w:left w:val="single" w:sz="8" w:space="0" w:color="auto"/>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Apple i-pod touch</w:t>
            </w:r>
          </w:p>
        </w:tc>
        <w:tc>
          <w:tcPr>
            <w:tcW w:w="1660" w:type="dxa"/>
            <w:tcBorders>
              <w:top w:val="nil"/>
              <w:left w:val="nil"/>
              <w:bottom w:val="single" w:sz="4"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4"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r w:rsidR="00C14C15" w:rsidRPr="004A1441" w:rsidTr="00C14C15">
        <w:trPr>
          <w:trHeight w:val="255"/>
        </w:trPr>
        <w:tc>
          <w:tcPr>
            <w:tcW w:w="2920" w:type="dxa"/>
            <w:tcBorders>
              <w:top w:val="nil"/>
              <w:left w:val="single" w:sz="8" w:space="0" w:color="auto"/>
              <w:bottom w:val="single" w:sz="8"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Apple Macbook</w:t>
            </w:r>
          </w:p>
        </w:tc>
        <w:tc>
          <w:tcPr>
            <w:tcW w:w="1660" w:type="dxa"/>
            <w:tcBorders>
              <w:top w:val="nil"/>
              <w:left w:val="nil"/>
              <w:bottom w:val="single" w:sz="8" w:space="0" w:color="auto"/>
              <w:right w:val="nil"/>
            </w:tcBorders>
            <w:shd w:val="clear" w:color="auto" w:fill="auto"/>
            <w:vAlign w:val="center"/>
            <w:hideMark/>
          </w:tcPr>
          <w:p w:rsidR="00C14C15" w:rsidRPr="004A1441" w:rsidRDefault="00C14C15" w:rsidP="00C14C15">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 </w:t>
            </w:r>
          </w:p>
        </w:tc>
        <w:tc>
          <w:tcPr>
            <w:tcW w:w="1660" w:type="dxa"/>
            <w:tcBorders>
              <w:top w:val="nil"/>
              <w:left w:val="single" w:sz="8" w:space="0" w:color="auto"/>
              <w:bottom w:val="single" w:sz="8" w:space="0" w:color="auto"/>
              <w:right w:val="single" w:sz="8" w:space="0" w:color="auto"/>
            </w:tcBorders>
            <w:shd w:val="clear" w:color="auto" w:fill="auto"/>
            <w:vAlign w:val="center"/>
            <w:hideMark/>
          </w:tcPr>
          <w:p w:rsidR="00C14C15" w:rsidRPr="004A1441" w:rsidRDefault="00C14C15" w:rsidP="000E475D">
            <w:pPr>
              <w:jc w:val="center"/>
              <w:rPr>
                <w:rFonts w:ascii="Calibri" w:hAnsi="Calibri" w:cs="Calibri"/>
                <w:color w:val="000000"/>
                <w:spacing w:val="0"/>
                <w:sz w:val="18"/>
                <w:szCs w:val="18"/>
                <w:lang w:eastAsia="en-GB"/>
              </w:rPr>
            </w:pPr>
            <w:r w:rsidRPr="004A1441">
              <w:rPr>
                <w:rFonts w:ascii="Calibri" w:hAnsi="Calibri" w:cs="Calibri"/>
                <w:color w:val="000000"/>
                <w:spacing w:val="0"/>
                <w:sz w:val="18"/>
                <w:szCs w:val="18"/>
                <w:lang w:eastAsia="en-GB"/>
              </w:rPr>
              <w:t>Back 2 Base</w:t>
            </w:r>
          </w:p>
        </w:tc>
      </w:tr>
    </w:tbl>
    <w:p w:rsidR="00FC7D09" w:rsidRPr="004A1441" w:rsidRDefault="00FC7D09" w:rsidP="00FC7D09">
      <w:pPr>
        <w:pStyle w:val="Heading2"/>
        <w:numPr>
          <w:ilvl w:val="0"/>
          <w:numId w:val="0"/>
        </w:numPr>
        <w:ind w:left="1416"/>
      </w:pPr>
    </w:p>
    <w:p w:rsidR="00FC7D09" w:rsidRPr="004A1441" w:rsidRDefault="00FC7D09" w:rsidP="00FC7D09">
      <w:pPr>
        <w:pStyle w:val="BodyText"/>
      </w:pPr>
    </w:p>
    <w:p w:rsidR="00FC7D09" w:rsidRPr="004A1441" w:rsidRDefault="00FC7D09" w:rsidP="00FC7D09">
      <w:pPr>
        <w:pStyle w:val="BodyText"/>
      </w:pPr>
    </w:p>
    <w:p w:rsidR="00283FF2" w:rsidRPr="004A1441" w:rsidRDefault="00283FF2">
      <w:r w:rsidRPr="004A1441">
        <w:br w:type="page"/>
      </w:r>
    </w:p>
    <w:p w:rsidR="00283FF2" w:rsidRPr="004A1441" w:rsidRDefault="00283FF2" w:rsidP="00283FF2">
      <w:pPr>
        <w:pStyle w:val="Heading2"/>
      </w:pPr>
      <w:bookmarkStart w:id="785" w:name="_Toc499216912"/>
      <w:r w:rsidRPr="004A1441">
        <w:lastRenderedPageBreak/>
        <w:t>Web Services</w:t>
      </w:r>
      <w:bookmarkEnd w:id="785"/>
      <w:r w:rsidRPr="004A1441">
        <w:tab/>
      </w:r>
    </w:p>
    <w:p w:rsidR="00283FF2" w:rsidRPr="004A1441" w:rsidRDefault="00283FF2" w:rsidP="00283FF2">
      <w:pPr>
        <w:pStyle w:val="ListParagraph"/>
        <w:rPr>
          <w:rFonts w:ascii="Arial" w:hAnsi="Arial" w:cs="Arial"/>
          <w:sz w:val="20"/>
          <w:szCs w:val="20"/>
        </w:rPr>
      </w:pPr>
      <w:r w:rsidRPr="004A1441">
        <w:rPr>
          <w:rFonts w:ascii="Arial" w:hAnsi="Arial" w:cs="Arial"/>
          <w:sz w:val="20"/>
          <w:szCs w:val="20"/>
        </w:rPr>
        <w:t xml:space="preserve">There are two web services called from the backend code on Customer Connect. </w:t>
      </w:r>
    </w:p>
    <w:p w:rsidR="00283FF2" w:rsidRPr="004A1441" w:rsidRDefault="00283FF2" w:rsidP="00283FF2">
      <w:pPr>
        <w:pStyle w:val="ListParagraph"/>
        <w:rPr>
          <w:rFonts w:ascii="Arial" w:hAnsi="Arial" w:cs="Arial"/>
          <w:sz w:val="20"/>
          <w:szCs w:val="20"/>
        </w:rPr>
      </w:pPr>
    </w:p>
    <w:p w:rsidR="00283FF2" w:rsidRPr="004A1441" w:rsidRDefault="00283FF2" w:rsidP="00283FF2">
      <w:pPr>
        <w:pStyle w:val="ListParagraph"/>
        <w:rPr>
          <w:rFonts w:ascii="Arial" w:hAnsi="Arial" w:cs="Arial"/>
          <w:sz w:val="20"/>
          <w:szCs w:val="20"/>
        </w:rPr>
      </w:pPr>
      <w:r w:rsidRPr="004A1441">
        <w:rPr>
          <w:rFonts w:ascii="Arial" w:hAnsi="Arial" w:cs="Arial"/>
          <w:sz w:val="20"/>
          <w:szCs w:val="20"/>
        </w:rPr>
        <w:t>The first one is used in the postcode lookup. This uses the PAF file provide addresses.</w:t>
      </w:r>
    </w:p>
    <w:p w:rsidR="00283FF2" w:rsidRPr="004A1441" w:rsidRDefault="00283FF2" w:rsidP="00283FF2">
      <w:pPr>
        <w:pStyle w:val="ListParagraph"/>
        <w:rPr>
          <w:rFonts w:ascii="Arial" w:hAnsi="Arial" w:cs="Arial"/>
          <w:sz w:val="20"/>
          <w:szCs w:val="20"/>
        </w:rPr>
      </w:pPr>
    </w:p>
    <w:p w:rsidR="00283FF2" w:rsidRPr="004A1441" w:rsidRDefault="00283FF2" w:rsidP="00283FF2">
      <w:pPr>
        <w:pStyle w:val="ListParagraph"/>
        <w:rPr>
          <w:rFonts w:ascii="Arial" w:hAnsi="Arial" w:cs="Arial"/>
          <w:sz w:val="20"/>
          <w:szCs w:val="20"/>
        </w:rPr>
      </w:pPr>
      <w:r w:rsidRPr="004A1441">
        <w:rPr>
          <w:rFonts w:ascii="Arial" w:hAnsi="Arial" w:cs="Arial"/>
          <w:sz w:val="20"/>
          <w:szCs w:val="20"/>
        </w:rPr>
        <w:t>The second web service is called ‘OnlineBooking’. This call provides the availability check, job booking and fraud checks. This web service is hosted by Pacifica on the call booking system.</w:t>
      </w:r>
    </w:p>
    <w:p w:rsidR="00283FF2" w:rsidRPr="004A1441" w:rsidRDefault="00283FF2">
      <w:r w:rsidRPr="004A1441">
        <w:br w:type="page"/>
      </w:r>
    </w:p>
    <w:p w:rsidR="00FC7D09" w:rsidRPr="004A1441" w:rsidRDefault="00FC7D09" w:rsidP="00FC7D09">
      <w:pPr>
        <w:pStyle w:val="BodyText"/>
        <w:sectPr w:rsidR="00FC7D09" w:rsidRPr="004A1441" w:rsidSect="00FC7D09">
          <w:footerReference w:type="default" r:id="rId27"/>
          <w:footerReference w:type="first" r:id="rId28"/>
          <w:type w:val="continuous"/>
          <w:pgSz w:w="11909" w:h="16834" w:code="9"/>
          <w:pgMar w:top="1440" w:right="1797" w:bottom="1440" w:left="1797" w:header="964" w:footer="964" w:gutter="0"/>
          <w:pgNumType w:start="1"/>
          <w:cols w:space="720"/>
          <w:titlePg/>
          <w:docGrid w:linePitch="272"/>
        </w:sectPr>
      </w:pPr>
    </w:p>
    <w:p w:rsidR="00FC7D09" w:rsidRPr="004A1441" w:rsidRDefault="00FC7D09" w:rsidP="00FC7D09">
      <w:pPr>
        <w:pStyle w:val="BodyText"/>
      </w:pPr>
    </w:p>
    <w:p w:rsidR="00254A70" w:rsidRPr="004A1441" w:rsidRDefault="0079072E" w:rsidP="0079072E">
      <w:pPr>
        <w:pStyle w:val="Heading2"/>
      </w:pPr>
      <w:bookmarkStart w:id="786" w:name="_Toc499216913"/>
      <w:r w:rsidRPr="004A1441">
        <w:t>Management</w:t>
      </w:r>
      <w:r w:rsidR="00254A70" w:rsidRPr="004A1441">
        <w:t xml:space="preserve"> Information</w:t>
      </w:r>
      <w:bookmarkEnd w:id="786"/>
    </w:p>
    <w:p w:rsidR="00377FF3" w:rsidRPr="004A1441" w:rsidRDefault="00377FF3" w:rsidP="00254A70">
      <w:pPr>
        <w:tabs>
          <w:tab w:val="left" w:pos="945"/>
        </w:tabs>
        <w:ind w:left="1080"/>
        <w:rPr>
          <w:rFonts w:cs="Arial"/>
        </w:rPr>
      </w:pPr>
      <w:r w:rsidRPr="00410693">
        <w:rPr>
          <w:rFonts w:cs="Arial"/>
        </w:rPr>
        <w:t>The list bel</w:t>
      </w:r>
      <w:r w:rsidRPr="004A1441">
        <w:rPr>
          <w:rFonts w:cs="Arial"/>
        </w:rPr>
        <w:t>ow identifies the various MI reports and there access levels that will be available in ‘Client Connect’</w:t>
      </w:r>
    </w:p>
    <w:p w:rsidR="00377FF3" w:rsidRPr="004A1441" w:rsidRDefault="00377FF3" w:rsidP="00254A70">
      <w:pPr>
        <w:tabs>
          <w:tab w:val="left" w:pos="945"/>
        </w:tabs>
        <w:ind w:left="1080"/>
        <w:rPr>
          <w:rFonts w:cs="Arial"/>
        </w:rPr>
      </w:pPr>
    </w:p>
    <w:p w:rsidR="00377FF3" w:rsidRPr="00410693" w:rsidRDefault="00377FF3" w:rsidP="00254A70">
      <w:pPr>
        <w:tabs>
          <w:tab w:val="left" w:pos="945"/>
        </w:tabs>
        <w:ind w:left="1080"/>
        <w:rPr>
          <w:rFonts w:cs="Arial"/>
          <w:b/>
        </w:rPr>
      </w:pPr>
      <w:r w:rsidRPr="004A1441">
        <w:rPr>
          <w:rFonts w:cs="Arial"/>
          <w:b/>
        </w:rPr>
        <w:t>CAVEAT : Details how to access client connect and view use this MI has yet to be covered with UK Warranty</w:t>
      </w:r>
      <w:r w:rsidR="004564AD" w:rsidRPr="004A1441">
        <w:rPr>
          <w:rFonts w:cs="Arial"/>
          <w:b/>
        </w:rPr>
        <w:t>. MI is expected in the relase scheduled for 11/9. Prior to this release it will need to be understood ‘HOW’ SD will access these reports.</w:t>
      </w:r>
    </w:p>
    <w:p w:rsidR="00254A70" w:rsidRPr="004A1441" w:rsidRDefault="00254A70" w:rsidP="00254A70">
      <w:pPr>
        <w:tabs>
          <w:tab w:val="left" w:pos="945"/>
        </w:tabs>
        <w:ind w:left="1080"/>
        <w:rPr>
          <w:rFonts w:cs="Arial"/>
        </w:rPr>
      </w:pPr>
    </w:p>
    <w:tbl>
      <w:tblPr>
        <w:tblW w:w="13887" w:type="dxa"/>
        <w:tblLook w:val="04A0" w:firstRow="1" w:lastRow="0" w:firstColumn="1" w:lastColumn="0" w:noHBand="0" w:noVBand="1"/>
      </w:tblPr>
      <w:tblGrid>
        <w:gridCol w:w="2460"/>
        <w:gridCol w:w="11427"/>
      </w:tblGrid>
      <w:tr w:rsidR="00DC6B4D" w:rsidRPr="004A1441" w:rsidTr="00A92334">
        <w:trPr>
          <w:trHeight w:val="300"/>
        </w:trPr>
        <w:tc>
          <w:tcPr>
            <w:tcW w:w="246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C6B4D" w:rsidRPr="004A1441" w:rsidRDefault="00DC6B4D" w:rsidP="00DC6B4D">
            <w:pPr>
              <w:rPr>
                <w:rFonts w:cs="Arial"/>
                <w:color w:val="000000"/>
                <w:spacing w:val="0"/>
                <w:lang w:eastAsia="en-GB"/>
              </w:rPr>
            </w:pPr>
            <w:r w:rsidRPr="004A1441">
              <w:rPr>
                <w:rFonts w:cs="Arial"/>
                <w:color w:val="000000"/>
                <w:spacing w:val="0"/>
                <w:lang w:eastAsia="en-GB"/>
              </w:rPr>
              <w:t xml:space="preserve">Frequency </w:t>
            </w:r>
          </w:p>
        </w:tc>
        <w:tc>
          <w:tcPr>
            <w:tcW w:w="11427" w:type="dxa"/>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C6B4D" w:rsidRPr="004A1441" w:rsidRDefault="00DC6B4D" w:rsidP="00DC6B4D">
            <w:pPr>
              <w:rPr>
                <w:rFonts w:cs="Arial"/>
                <w:color w:val="000000"/>
                <w:spacing w:val="0"/>
                <w:lang w:eastAsia="en-GB"/>
              </w:rPr>
            </w:pPr>
            <w:r w:rsidRPr="004A1441">
              <w:rPr>
                <w:rFonts w:cs="Arial"/>
                <w:color w:val="000000"/>
                <w:spacing w:val="0"/>
                <w:lang w:eastAsia="en-GB"/>
              </w:rPr>
              <w:t>Definition</w:t>
            </w:r>
          </w:p>
        </w:tc>
      </w:tr>
      <w:tr w:rsidR="00DC6B4D" w:rsidRPr="004A1441" w:rsidTr="00A92334">
        <w:trPr>
          <w:trHeight w:val="411"/>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DC6B4D" w:rsidRPr="004A1441" w:rsidRDefault="00DC6B4D" w:rsidP="00DC6B4D">
            <w:pPr>
              <w:jc w:val="center"/>
              <w:rPr>
                <w:rFonts w:cs="Arial"/>
                <w:color w:val="000000"/>
                <w:spacing w:val="0"/>
                <w:lang w:eastAsia="en-GB"/>
              </w:rPr>
            </w:pPr>
            <w:r w:rsidRPr="004A1441">
              <w:rPr>
                <w:rFonts w:cs="Arial"/>
                <w:color w:val="000000"/>
                <w:spacing w:val="0"/>
                <w:lang w:eastAsia="en-GB"/>
              </w:rPr>
              <w:t>Weekly</w:t>
            </w:r>
          </w:p>
        </w:tc>
        <w:tc>
          <w:tcPr>
            <w:tcW w:w="11427" w:type="dxa"/>
            <w:tcBorders>
              <w:top w:val="nil"/>
              <w:left w:val="nil"/>
              <w:bottom w:val="single" w:sz="4" w:space="0" w:color="auto"/>
              <w:right w:val="single" w:sz="4" w:space="0" w:color="auto"/>
            </w:tcBorders>
            <w:shd w:val="clear" w:color="auto" w:fill="auto"/>
            <w:vAlign w:val="center"/>
            <w:hideMark/>
          </w:tcPr>
          <w:p w:rsidR="00DC6B4D" w:rsidRPr="004A1441" w:rsidRDefault="00DC6B4D" w:rsidP="00DC6B4D">
            <w:pPr>
              <w:rPr>
                <w:rFonts w:cs="Arial"/>
                <w:spacing w:val="0"/>
                <w:lang w:eastAsia="en-GB"/>
              </w:rPr>
            </w:pPr>
            <w:r w:rsidRPr="004A1441">
              <w:rPr>
                <w:rFonts w:cs="Arial"/>
                <w:spacing w:val="0"/>
                <w:lang w:eastAsia="en-GB"/>
              </w:rPr>
              <w:t>Reports are available to SD each Monday by 4pm.</w:t>
            </w:r>
            <w:r w:rsidRPr="004A1441">
              <w:rPr>
                <w:rFonts w:cs="Arial"/>
                <w:spacing w:val="0"/>
                <w:lang w:eastAsia="en-GB"/>
              </w:rPr>
              <w:br/>
              <w:t>The data displayed will include the previous Monday through to Sunday</w:t>
            </w:r>
          </w:p>
        </w:tc>
      </w:tr>
      <w:tr w:rsidR="00DC6B4D" w:rsidRPr="004A1441" w:rsidTr="00A92334">
        <w:trPr>
          <w:trHeight w:val="65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DC6B4D" w:rsidRPr="004A1441" w:rsidRDefault="00DC6B4D" w:rsidP="00DC6B4D">
            <w:pPr>
              <w:jc w:val="center"/>
              <w:rPr>
                <w:rFonts w:cs="Arial"/>
                <w:color w:val="000000"/>
                <w:spacing w:val="0"/>
                <w:lang w:eastAsia="en-GB"/>
              </w:rPr>
            </w:pPr>
            <w:r w:rsidRPr="004A1441">
              <w:rPr>
                <w:rFonts w:cs="Arial"/>
                <w:color w:val="000000"/>
                <w:spacing w:val="0"/>
                <w:lang w:eastAsia="en-GB"/>
              </w:rPr>
              <w:t>Monthly</w:t>
            </w:r>
          </w:p>
        </w:tc>
        <w:tc>
          <w:tcPr>
            <w:tcW w:w="11427" w:type="dxa"/>
            <w:tcBorders>
              <w:top w:val="nil"/>
              <w:left w:val="nil"/>
              <w:bottom w:val="single" w:sz="4" w:space="0" w:color="auto"/>
              <w:right w:val="single" w:sz="4" w:space="0" w:color="auto"/>
            </w:tcBorders>
            <w:shd w:val="clear" w:color="auto" w:fill="auto"/>
            <w:vAlign w:val="center"/>
            <w:hideMark/>
          </w:tcPr>
          <w:p w:rsidR="00DC6B4D" w:rsidRPr="004A1441" w:rsidRDefault="00DC6B4D" w:rsidP="00DC6B4D">
            <w:pPr>
              <w:rPr>
                <w:rFonts w:cs="Arial"/>
                <w:spacing w:val="0"/>
                <w:lang w:eastAsia="en-GB"/>
              </w:rPr>
            </w:pPr>
            <w:r w:rsidRPr="004A1441">
              <w:rPr>
                <w:rFonts w:cs="Arial"/>
                <w:spacing w:val="0"/>
                <w:lang w:eastAsia="en-GB"/>
              </w:rPr>
              <w:t>Reports to be produced in line with Shop Direct period end dates.</w:t>
            </w:r>
            <w:r w:rsidRPr="004A1441">
              <w:rPr>
                <w:rFonts w:cs="Arial"/>
                <w:spacing w:val="0"/>
                <w:lang w:eastAsia="en-GB"/>
              </w:rPr>
              <w:br/>
              <w:t>Period dates will be confirmed by SD in advance as they will change each year.</w:t>
            </w:r>
            <w:r w:rsidRPr="004A1441">
              <w:rPr>
                <w:rFonts w:cs="Arial"/>
                <w:spacing w:val="0"/>
                <w:lang w:eastAsia="en-GB"/>
              </w:rPr>
              <w:br/>
              <w:t>All monthly reports should be made available to SD before the end of first week after period end.</w:t>
            </w:r>
          </w:p>
        </w:tc>
      </w:tr>
      <w:tr w:rsidR="00DC6B4D" w:rsidRPr="004A1441" w:rsidTr="00A92334">
        <w:trPr>
          <w:trHeight w:val="668"/>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DC6B4D" w:rsidRPr="004A1441" w:rsidRDefault="00DC6B4D" w:rsidP="00DC6B4D">
            <w:pPr>
              <w:jc w:val="center"/>
              <w:rPr>
                <w:rFonts w:cs="Arial"/>
                <w:color w:val="000000"/>
                <w:spacing w:val="0"/>
                <w:lang w:eastAsia="en-GB"/>
              </w:rPr>
            </w:pPr>
            <w:r w:rsidRPr="004A1441">
              <w:rPr>
                <w:rFonts w:cs="Arial"/>
                <w:color w:val="000000"/>
                <w:spacing w:val="0"/>
                <w:lang w:eastAsia="en-GB"/>
              </w:rPr>
              <w:t>Quarterly</w:t>
            </w:r>
          </w:p>
        </w:tc>
        <w:tc>
          <w:tcPr>
            <w:tcW w:w="11427" w:type="dxa"/>
            <w:tcBorders>
              <w:top w:val="nil"/>
              <w:left w:val="nil"/>
              <w:bottom w:val="single" w:sz="4" w:space="0" w:color="auto"/>
              <w:right w:val="single" w:sz="4" w:space="0" w:color="auto"/>
            </w:tcBorders>
            <w:shd w:val="clear" w:color="auto" w:fill="auto"/>
            <w:vAlign w:val="bottom"/>
            <w:hideMark/>
          </w:tcPr>
          <w:p w:rsidR="00DC6B4D" w:rsidRPr="004A1441" w:rsidRDefault="00DC6B4D" w:rsidP="00DC6B4D">
            <w:pPr>
              <w:rPr>
                <w:rFonts w:cs="Arial"/>
                <w:color w:val="000000"/>
                <w:spacing w:val="0"/>
                <w:lang w:eastAsia="en-GB"/>
              </w:rPr>
            </w:pPr>
            <w:r w:rsidRPr="004A1441">
              <w:rPr>
                <w:rFonts w:cs="Arial"/>
                <w:color w:val="000000"/>
                <w:spacing w:val="0"/>
                <w:lang w:eastAsia="en-GB"/>
              </w:rPr>
              <w:t>Reports to be produced in line with Shop Direct period end dates.</w:t>
            </w:r>
            <w:r w:rsidRPr="004A1441">
              <w:rPr>
                <w:rFonts w:cs="Arial"/>
                <w:color w:val="000000"/>
                <w:spacing w:val="0"/>
                <w:lang w:eastAsia="en-GB"/>
              </w:rPr>
              <w:br/>
              <w:t>Period dates will be confirmed by SD in advance as they will change each year.</w:t>
            </w:r>
            <w:r w:rsidRPr="004A1441">
              <w:rPr>
                <w:rFonts w:cs="Arial"/>
                <w:color w:val="000000"/>
                <w:spacing w:val="0"/>
                <w:lang w:eastAsia="en-GB"/>
              </w:rPr>
              <w:br/>
              <w:t>All quarterly reports should be made available to SD before the end of first week after quarter end.</w:t>
            </w:r>
          </w:p>
        </w:tc>
      </w:tr>
      <w:tr w:rsidR="00DC6B4D" w:rsidRPr="004A1441" w:rsidTr="00A92334">
        <w:trPr>
          <w:trHeight w:val="600"/>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DC6B4D" w:rsidRPr="004A1441" w:rsidRDefault="00DC6B4D" w:rsidP="00DC6B4D">
            <w:pPr>
              <w:jc w:val="center"/>
              <w:rPr>
                <w:rFonts w:cs="Arial"/>
                <w:color w:val="000000"/>
                <w:spacing w:val="0"/>
                <w:lang w:eastAsia="en-GB"/>
              </w:rPr>
            </w:pPr>
            <w:r w:rsidRPr="004A1441">
              <w:rPr>
                <w:rFonts w:cs="Arial"/>
                <w:color w:val="000000"/>
                <w:spacing w:val="0"/>
                <w:lang w:eastAsia="en-GB"/>
              </w:rPr>
              <w:t>Annual</w:t>
            </w:r>
          </w:p>
        </w:tc>
        <w:tc>
          <w:tcPr>
            <w:tcW w:w="11427" w:type="dxa"/>
            <w:tcBorders>
              <w:top w:val="nil"/>
              <w:left w:val="nil"/>
              <w:bottom w:val="single" w:sz="4" w:space="0" w:color="auto"/>
              <w:right w:val="single" w:sz="4" w:space="0" w:color="auto"/>
            </w:tcBorders>
            <w:shd w:val="clear" w:color="auto" w:fill="auto"/>
            <w:vAlign w:val="bottom"/>
            <w:hideMark/>
          </w:tcPr>
          <w:p w:rsidR="00DC6B4D" w:rsidRPr="004A1441" w:rsidRDefault="00DC6B4D" w:rsidP="00DC6B4D">
            <w:pPr>
              <w:rPr>
                <w:rFonts w:cs="Arial"/>
                <w:color w:val="000000"/>
                <w:spacing w:val="0"/>
                <w:lang w:eastAsia="en-GB"/>
              </w:rPr>
            </w:pPr>
            <w:r w:rsidRPr="004A1441">
              <w:rPr>
                <w:rFonts w:cs="Arial"/>
                <w:color w:val="000000"/>
                <w:spacing w:val="0"/>
                <w:lang w:eastAsia="en-GB"/>
              </w:rPr>
              <w:t>Reports to be produced in line with Shop Direct Financial Year.</w:t>
            </w:r>
            <w:r w:rsidRPr="004A1441">
              <w:rPr>
                <w:rFonts w:cs="Arial"/>
                <w:color w:val="000000"/>
                <w:spacing w:val="0"/>
                <w:lang w:eastAsia="en-GB"/>
              </w:rPr>
              <w:br/>
              <w:t>FY will be confirmed by SD in advance as they will change each year.</w:t>
            </w:r>
          </w:p>
        </w:tc>
      </w:tr>
      <w:tr w:rsidR="00DC6B4D" w:rsidRPr="004A1441" w:rsidTr="00A92334">
        <w:trPr>
          <w:trHeight w:val="519"/>
        </w:trPr>
        <w:tc>
          <w:tcPr>
            <w:tcW w:w="2460" w:type="dxa"/>
            <w:tcBorders>
              <w:top w:val="nil"/>
              <w:left w:val="single" w:sz="4" w:space="0" w:color="auto"/>
              <w:bottom w:val="single" w:sz="4" w:space="0" w:color="auto"/>
              <w:right w:val="single" w:sz="4" w:space="0" w:color="auto"/>
            </w:tcBorders>
            <w:shd w:val="clear" w:color="auto" w:fill="auto"/>
            <w:noWrap/>
            <w:vAlign w:val="center"/>
            <w:hideMark/>
          </w:tcPr>
          <w:p w:rsidR="00DC6B4D" w:rsidRPr="004A1441" w:rsidRDefault="009872D8" w:rsidP="00DC6B4D">
            <w:pPr>
              <w:jc w:val="center"/>
              <w:rPr>
                <w:rFonts w:cs="Arial"/>
                <w:color w:val="000000"/>
                <w:spacing w:val="0"/>
                <w:lang w:eastAsia="en-GB"/>
              </w:rPr>
            </w:pPr>
            <w:r w:rsidRPr="004A1441">
              <w:rPr>
                <w:rFonts w:cs="Arial"/>
                <w:color w:val="000000"/>
                <w:spacing w:val="0"/>
                <w:lang w:eastAsia="en-GB"/>
              </w:rPr>
              <w:t>Ad</w:t>
            </w:r>
            <w:r w:rsidR="00DC6B4D" w:rsidRPr="004A1441">
              <w:rPr>
                <w:rFonts w:cs="Arial"/>
                <w:color w:val="000000"/>
                <w:spacing w:val="0"/>
                <w:lang w:eastAsia="en-GB"/>
              </w:rPr>
              <w:t>-Hoc</w:t>
            </w:r>
          </w:p>
        </w:tc>
        <w:tc>
          <w:tcPr>
            <w:tcW w:w="11427" w:type="dxa"/>
            <w:tcBorders>
              <w:top w:val="nil"/>
              <w:left w:val="nil"/>
              <w:bottom w:val="single" w:sz="4" w:space="0" w:color="auto"/>
              <w:right w:val="single" w:sz="4" w:space="0" w:color="auto"/>
            </w:tcBorders>
            <w:shd w:val="clear" w:color="auto" w:fill="auto"/>
            <w:vAlign w:val="bottom"/>
            <w:hideMark/>
          </w:tcPr>
          <w:p w:rsidR="00DC6B4D" w:rsidRPr="004A1441" w:rsidRDefault="00DC6B4D">
            <w:pPr>
              <w:rPr>
                <w:rFonts w:cs="Arial"/>
                <w:color w:val="000000"/>
                <w:spacing w:val="0"/>
                <w:lang w:eastAsia="en-GB"/>
              </w:rPr>
            </w:pPr>
            <w:r w:rsidRPr="004A1441">
              <w:rPr>
                <w:rFonts w:cs="Arial"/>
                <w:color w:val="000000"/>
                <w:spacing w:val="0"/>
                <w:lang w:eastAsia="en-GB"/>
              </w:rPr>
              <w:t>Reports will be requested in frequently and may be as a one off. These requests will be</w:t>
            </w:r>
            <w:r w:rsidR="00DF315D" w:rsidRPr="004A1441">
              <w:rPr>
                <w:rFonts w:cs="Arial"/>
                <w:color w:val="000000"/>
                <w:spacing w:val="0"/>
                <w:lang w:eastAsia="en-GB"/>
              </w:rPr>
              <w:t xml:space="preserve"> </w:t>
            </w:r>
            <w:r w:rsidRPr="004A1441">
              <w:rPr>
                <w:rFonts w:cs="Arial"/>
                <w:color w:val="000000"/>
                <w:spacing w:val="0"/>
                <w:lang w:eastAsia="en-GB"/>
              </w:rPr>
              <w:t>raised by SD using the point of contact at UK Warranty as defined in the Governance Framework.</w:t>
            </w:r>
          </w:p>
        </w:tc>
      </w:tr>
    </w:tbl>
    <w:p w:rsidR="000563BF" w:rsidRPr="004A1441" w:rsidRDefault="000563BF" w:rsidP="00377FF3">
      <w:pPr>
        <w:tabs>
          <w:tab w:val="left" w:pos="945"/>
        </w:tabs>
        <w:rPr>
          <w:rFonts w:cs="Arial"/>
        </w:rPr>
      </w:pPr>
    </w:p>
    <w:p w:rsidR="009872D8" w:rsidRPr="004A1441" w:rsidRDefault="009872D8" w:rsidP="00377FF3">
      <w:pPr>
        <w:tabs>
          <w:tab w:val="left" w:pos="945"/>
        </w:tabs>
        <w:rPr>
          <w:rFonts w:cs="Arial"/>
        </w:rPr>
      </w:pPr>
    </w:p>
    <w:p w:rsidR="009872D8" w:rsidRPr="004A1441" w:rsidRDefault="009872D8" w:rsidP="00377FF3">
      <w:pPr>
        <w:tabs>
          <w:tab w:val="left" w:pos="945"/>
        </w:tabs>
        <w:rPr>
          <w:rFonts w:cs="Arial"/>
        </w:rPr>
      </w:pPr>
    </w:p>
    <w:p w:rsidR="009872D8" w:rsidRPr="004A1441" w:rsidRDefault="009872D8" w:rsidP="00377FF3">
      <w:pPr>
        <w:tabs>
          <w:tab w:val="left" w:pos="945"/>
        </w:tabs>
        <w:rPr>
          <w:rFonts w:cs="Arial"/>
        </w:rPr>
      </w:pPr>
    </w:p>
    <w:p w:rsidR="009872D8" w:rsidRPr="004A1441" w:rsidRDefault="009872D8" w:rsidP="00377FF3">
      <w:pPr>
        <w:tabs>
          <w:tab w:val="left" w:pos="945"/>
        </w:tabs>
        <w:rPr>
          <w:rFonts w:cs="Arial"/>
        </w:rPr>
      </w:pPr>
    </w:p>
    <w:p w:rsidR="004564AD" w:rsidRPr="004A1441" w:rsidRDefault="004564AD">
      <w:bookmarkStart w:id="787" w:name="_Communication_Content"/>
      <w:bookmarkEnd w:id="787"/>
    </w:p>
    <w:p w:rsidR="004564AD" w:rsidRPr="004A1441" w:rsidRDefault="004564AD"/>
    <w:p w:rsidR="004564AD" w:rsidRPr="004A1441" w:rsidRDefault="004564AD"/>
    <w:p w:rsidR="004564AD" w:rsidRPr="004A1441" w:rsidRDefault="004564AD"/>
    <w:p w:rsidR="004564AD" w:rsidRPr="004A1441" w:rsidRDefault="004564AD"/>
    <w:p w:rsidR="004564AD" w:rsidRPr="004A1441" w:rsidRDefault="004564AD"/>
    <w:p w:rsidR="004564AD" w:rsidRPr="004A1441" w:rsidRDefault="004564AD"/>
    <w:tbl>
      <w:tblPr>
        <w:tblW w:w="5000" w:type="pct"/>
        <w:tblLayout w:type="fixed"/>
        <w:tblLook w:val="04A0" w:firstRow="1" w:lastRow="0" w:firstColumn="1" w:lastColumn="0" w:noHBand="0" w:noVBand="1"/>
      </w:tblPr>
      <w:tblGrid>
        <w:gridCol w:w="2442"/>
        <w:gridCol w:w="2162"/>
        <w:gridCol w:w="2449"/>
        <w:gridCol w:w="1440"/>
        <w:gridCol w:w="1298"/>
        <w:gridCol w:w="1440"/>
        <w:gridCol w:w="1440"/>
        <w:gridCol w:w="1499"/>
      </w:tblGrid>
      <w:tr w:rsidR="005363AC" w:rsidRPr="004A1441" w:rsidTr="005363AC">
        <w:trPr>
          <w:trHeight w:val="51"/>
          <w:tblHeader/>
        </w:trPr>
        <w:tc>
          <w:tcPr>
            <w:tcW w:w="862" w:type="pct"/>
            <w:tcBorders>
              <w:top w:val="single" w:sz="4" w:space="0" w:color="auto"/>
              <w:left w:val="single" w:sz="4" w:space="0" w:color="auto"/>
              <w:bottom w:val="single" w:sz="4" w:space="0" w:color="auto"/>
              <w:right w:val="single" w:sz="4" w:space="0" w:color="auto"/>
            </w:tcBorders>
            <w:shd w:val="clear" w:color="000000" w:fill="C0C0C0"/>
            <w:vAlign w:val="center"/>
            <w:hideMark/>
          </w:tcPr>
          <w:p w:rsidR="00E132E0" w:rsidRPr="004A1441" w:rsidRDefault="00E132E0" w:rsidP="005363AC">
            <w:pPr>
              <w:jc w:val="center"/>
              <w:rPr>
                <w:rFonts w:cs="Arial"/>
                <w:b/>
                <w:bCs/>
                <w:spacing w:val="0"/>
                <w:lang w:eastAsia="en-GB"/>
              </w:rPr>
            </w:pPr>
            <w:r w:rsidRPr="004A1441">
              <w:rPr>
                <w:rFonts w:cs="Arial"/>
                <w:b/>
                <w:bCs/>
                <w:spacing w:val="0"/>
                <w:lang w:eastAsia="en-GB"/>
              </w:rPr>
              <w:lastRenderedPageBreak/>
              <w:t>MI Name</w:t>
            </w:r>
          </w:p>
        </w:tc>
        <w:tc>
          <w:tcPr>
            <w:tcW w:w="763" w:type="pct"/>
            <w:tcBorders>
              <w:top w:val="single" w:sz="4" w:space="0" w:color="auto"/>
              <w:left w:val="nil"/>
              <w:bottom w:val="single" w:sz="4" w:space="0" w:color="auto"/>
              <w:right w:val="single" w:sz="4" w:space="0" w:color="auto"/>
            </w:tcBorders>
            <w:shd w:val="clear" w:color="000000" w:fill="C0C0C0"/>
            <w:vAlign w:val="center"/>
            <w:hideMark/>
          </w:tcPr>
          <w:p w:rsidR="00E132E0" w:rsidRPr="004A1441" w:rsidRDefault="00E132E0" w:rsidP="005363AC">
            <w:pPr>
              <w:jc w:val="center"/>
              <w:rPr>
                <w:rFonts w:cs="Arial"/>
                <w:b/>
                <w:bCs/>
                <w:spacing w:val="0"/>
                <w:lang w:eastAsia="en-GB"/>
              </w:rPr>
            </w:pPr>
            <w:r w:rsidRPr="004A1441">
              <w:rPr>
                <w:rFonts w:cs="Arial"/>
                <w:b/>
                <w:bCs/>
                <w:spacing w:val="0"/>
                <w:lang w:eastAsia="en-GB"/>
              </w:rPr>
              <w:t>Description</w:t>
            </w:r>
          </w:p>
        </w:tc>
        <w:tc>
          <w:tcPr>
            <w:tcW w:w="864" w:type="pct"/>
            <w:tcBorders>
              <w:top w:val="single" w:sz="4" w:space="0" w:color="auto"/>
              <w:left w:val="nil"/>
              <w:bottom w:val="single" w:sz="4" w:space="0" w:color="auto"/>
              <w:right w:val="single" w:sz="4" w:space="0" w:color="auto"/>
            </w:tcBorders>
            <w:shd w:val="clear" w:color="000000" w:fill="C0C0C0"/>
            <w:vAlign w:val="center"/>
            <w:hideMark/>
          </w:tcPr>
          <w:p w:rsidR="00E132E0" w:rsidRPr="004A1441" w:rsidRDefault="00E132E0" w:rsidP="005363AC">
            <w:pPr>
              <w:jc w:val="center"/>
              <w:rPr>
                <w:rFonts w:cs="Arial"/>
                <w:b/>
                <w:bCs/>
                <w:spacing w:val="0"/>
                <w:lang w:eastAsia="en-GB"/>
              </w:rPr>
            </w:pPr>
            <w:r w:rsidRPr="004A1441">
              <w:rPr>
                <w:rFonts w:cs="Arial"/>
                <w:b/>
                <w:bCs/>
                <w:spacing w:val="0"/>
                <w:lang w:eastAsia="en-GB"/>
              </w:rPr>
              <w:t>Target Audience</w:t>
            </w:r>
          </w:p>
        </w:tc>
        <w:tc>
          <w:tcPr>
            <w:tcW w:w="508" w:type="pct"/>
            <w:tcBorders>
              <w:top w:val="single" w:sz="4" w:space="0" w:color="auto"/>
              <w:left w:val="nil"/>
              <w:bottom w:val="single" w:sz="4" w:space="0" w:color="auto"/>
              <w:right w:val="single" w:sz="4" w:space="0" w:color="auto"/>
            </w:tcBorders>
            <w:shd w:val="clear" w:color="000000" w:fill="C0C0C0"/>
            <w:vAlign w:val="center"/>
            <w:hideMark/>
          </w:tcPr>
          <w:p w:rsidR="00E132E0" w:rsidRPr="004A1441" w:rsidRDefault="00E132E0" w:rsidP="005363AC">
            <w:pPr>
              <w:jc w:val="center"/>
              <w:rPr>
                <w:rFonts w:cs="Arial"/>
                <w:b/>
                <w:bCs/>
                <w:spacing w:val="0"/>
                <w:lang w:eastAsia="en-GB"/>
              </w:rPr>
            </w:pPr>
            <w:r w:rsidRPr="004A1441">
              <w:rPr>
                <w:rFonts w:cs="Arial"/>
                <w:b/>
                <w:bCs/>
                <w:spacing w:val="0"/>
                <w:lang w:eastAsia="en-GB"/>
              </w:rPr>
              <w:t>Frequency</w:t>
            </w:r>
          </w:p>
        </w:tc>
        <w:tc>
          <w:tcPr>
            <w:tcW w:w="458" w:type="pct"/>
            <w:tcBorders>
              <w:top w:val="single" w:sz="4" w:space="0" w:color="auto"/>
              <w:left w:val="nil"/>
              <w:bottom w:val="single" w:sz="4" w:space="0" w:color="auto"/>
              <w:right w:val="single" w:sz="4" w:space="0" w:color="auto"/>
            </w:tcBorders>
            <w:shd w:val="clear" w:color="000000" w:fill="C0C0C0"/>
            <w:vAlign w:val="center"/>
            <w:hideMark/>
          </w:tcPr>
          <w:p w:rsidR="00E132E0" w:rsidRPr="004A1441" w:rsidRDefault="00E132E0" w:rsidP="005363AC">
            <w:pPr>
              <w:jc w:val="center"/>
              <w:rPr>
                <w:rFonts w:cs="Arial"/>
                <w:b/>
                <w:bCs/>
                <w:spacing w:val="0"/>
                <w:lang w:eastAsia="en-GB"/>
              </w:rPr>
            </w:pPr>
            <w:r w:rsidRPr="004A1441">
              <w:rPr>
                <w:rFonts w:cs="Arial"/>
                <w:b/>
                <w:bCs/>
                <w:spacing w:val="0"/>
                <w:lang w:eastAsia="en-GB"/>
              </w:rPr>
              <w:t>Internal / External</w:t>
            </w:r>
          </w:p>
        </w:tc>
        <w:tc>
          <w:tcPr>
            <w:tcW w:w="508" w:type="pct"/>
            <w:tcBorders>
              <w:top w:val="single" w:sz="4" w:space="0" w:color="auto"/>
              <w:left w:val="nil"/>
              <w:bottom w:val="single" w:sz="4" w:space="0" w:color="auto"/>
              <w:right w:val="single" w:sz="4" w:space="0" w:color="auto"/>
            </w:tcBorders>
            <w:shd w:val="clear" w:color="000000" w:fill="C0C0C0"/>
            <w:vAlign w:val="center"/>
            <w:hideMark/>
          </w:tcPr>
          <w:p w:rsidR="00E132E0" w:rsidRPr="004A1441" w:rsidRDefault="00E132E0" w:rsidP="005363AC">
            <w:pPr>
              <w:jc w:val="center"/>
              <w:rPr>
                <w:rFonts w:cs="Arial"/>
                <w:b/>
                <w:bCs/>
                <w:spacing w:val="0"/>
                <w:lang w:eastAsia="en-GB"/>
              </w:rPr>
            </w:pPr>
            <w:r w:rsidRPr="004A1441">
              <w:rPr>
                <w:rFonts w:cs="Arial"/>
                <w:b/>
                <w:bCs/>
                <w:spacing w:val="0"/>
                <w:lang w:eastAsia="en-GB"/>
              </w:rPr>
              <w:t>Owned By</w:t>
            </w:r>
          </w:p>
        </w:tc>
        <w:tc>
          <w:tcPr>
            <w:tcW w:w="508" w:type="pct"/>
            <w:tcBorders>
              <w:top w:val="single" w:sz="4" w:space="0" w:color="auto"/>
              <w:left w:val="nil"/>
              <w:bottom w:val="single" w:sz="4" w:space="0" w:color="auto"/>
              <w:right w:val="single" w:sz="4" w:space="0" w:color="auto"/>
            </w:tcBorders>
            <w:shd w:val="clear" w:color="000000" w:fill="C0C0C0"/>
            <w:vAlign w:val="center"/>
            <w:hideMark/>
          </w:tcPr>
          <w:p w:rsidR="00E132E0" w:rsidRPr="004A1441" w:rsidRDefault="00E132E0" w:rsidP="005363AC">
            <w:pPr>
              <w:jc w:val="center"/>
              <w:rPr>
                <w:rFonts w:cs="Arial"/>
                <w:b/>
                <w:bCs/>
                <w:spacing w:val="0"/>
                <w:lang w:eastAsia="en-GB"/>
              </w:rPr>
            </w:pPr>
            <w:r w:rsidRPr="004A1441">
              <w:rPr>
                <w:rFonts w:cs="Arial"/>
                <w:b/>
                <w:bCs/>
                <w:spacing w:val="0"/>
                <w:lang w:eastAsia="en-GB"/>
              </w:rPr>
              <w:t>Produced By</w:t>
            </w:r>
          </w:p>
        </w:tc>
        <w:tc>
          <w:tcPr>
            <w:tcW w:w="529" w:type="pct"/>
            <w:tcBorders>
              <w:top w:val="single" w:sz="4" w:space="0" w:color="auto"/>
              <w:left w:val="nil"/>
              <w:bottom w:val="single" w:sz="4" w:space="0" w:color="auto"/>
              <w:right w:val="single" w:sz="4" w:space="0" w:color="auto"/>
            </w:tcBorders>
            <w:shd w:val="clear" w:color="000000" w:fill="C0C0C0"/>
            <w:vAlign w:val="center"/>
            <w:hideMark/>
          </w:tcPr>
          <w:p w:rsidR="00E132E0" w:rsidRPr="004A1441" w:rsidRDefault="00E132E0" w:rsidP="005363AC">
            <w:pPr>
              <w:jc w:val="center"/>
              <w:rPr>
                <w:rFonts w:cs="Arial"/>
                <w:b/>
                <w:bCs/>
                <w:spacing w:val="0"/>
                <w:lang w:eastAsia="en-GB"/>
              </w:rPr>
            </w:pPr>
            <w:r w:rsidRPr="004A1441">
              <w:rPr>
                <w:rFonts w:cs="Arial"/>
                <w:b/>
                <w:bCs/>
                <w:spacing w:val="0"/>
                <w:lang w:eastAsia="en-GB"/>
              </w:rPr>
              <w:t xml:space="preserve">UKW </w:t>
            </w:r>
          </w:p>
          <w:p w:rsidR="00E132E0" w:rsidRPr="004A1441" w:rsidRDefault="00E132E0" w:rsidP="005363AC">
            <w:pPr>
              <w:jc w:val="center"/>
              <w:rPr>
                <w:rFonts w:cs="Arial"/>
                <w:b/>
                <w:bCs/>
                <w:spacing w:val="0"/>
                <w:lang w:eastAsia="en-GB"/>
              </w:rPr>
            </w:pPr>
            <w:r w:rsidRPr="004A1441">
              <w:rPr>
                <w:rFonts w:cs="Arial"/>
                <w:b/>
                <w:bCs/>
                <w:spacing w:val="0"/>
                <w:lang w:eastAsia="en-GB"/>
              </w:rPr>
              <w:t>Access Type</w:t>
            </w:r>
          </w:p>
        </w:tc>
      </w:tr>
      <w:tr w:rsidR="005363AC" w:rsidRPr="004A1441" w:rsidTr="005363AC">
        <w:trPr>
          <w:trHeight w:val="939"/>
        </w:trPr>
        <w:tc>
          <w:tcPr>
            <w:tcW w:w="862" w:type="pct"/>
            <w:tcBorders>
              <w:top w:val="nil"/>
              <w:left w:val="single" w:sz="4" w:space="0" w:color="auto"/>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Portal</w:t>
            </w:r>
          </w:p>
        </w:tc>
        <w:tc>
          <w:tcPr>
            <w:tcW w:w="763"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providing Web Analytics of portal performance</w:t>
            </w:r>
          </w:p>
        </w:tc>
        <w:tc>
          <w:tcPr>
            <w:tcW w:w="864"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1123"/>
        </w:trPr>
        <w:tc>
          <w:tcPr>
            <w:tcW w:w="862" w:type="pct"/>
            <w:tcBorders>
              <w:top w:val="nil"/>
              <w:left w:val="single" w:sz="4" w:space="0" w:color="auto"/>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Portal</w:t>
            </w:r>
          </w:p>
        </w:tc>
        <w:tc>
          <w:tcPr>
            <w:tcW w:w="763"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claim registered via portal which have not been completed</w:t>
            </w:r>
          </w:p>
        </w:tc>
        <w:tc>
          <w:tcPr>
            <w:tcW w:w="864"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Weekly</w:t>
            </w:r>
          </w:p>
        </w:tc>
        <w:tc>
          <w:tcPr>
            <w:tcW w:w="45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1266"/>
        </w:trPr>
        <w:tc>
          <w:tcPr>
            <w:tcW w:w="862" w:type="pct"/>
            <w:tcBorders>
              <w:top w:val="nil"/>
              <w:left w:val="single" w:sz="4" w:space="0" w:color="auto"/>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Portal</w:t>
            </w:r>
          </w:p>
        </w:tc>
        <w:tc>
          <w:tcPr>
            <w:tcW w:w="763"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show volumes of customer who have been unable to access the Portal</w:t>
            </w:r>
          </w:p>
        </w:tc>
        <w:tc>
          <w:tcPr>
            <w:tcW w:w="864"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760"/>
        </w:trPr>
        <w:tc>
          <w:tcPr>
            <w:tcW w:w="862" w:type="pct"/>
            <w:tcBorders>
              <w:top w:val="nil"/>
              <w:left w:val="single" w:sz="4" w:space="0" w:color="auto"/>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Portal</w:t>
            </w:r>
          </w:p>
        </w:tc>
        <w:tc>
          <w:tcPr>
            <w:tcW w:w="763"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show portal response times</w:t>
            </w:r>
          </w:p>
        </w:tc>
        <w:tc>
          <w:tcPr>
            <w:tcW w:w="864"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Quarterly</w:t>
            </w:r>
          </w:p>
        </w:tc>
        <w:tc>
          <w:tcPr>
            <w:tcW w:w="45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1223"/>
        </w:trPr>
        <w:tc>
          <w:tcPr>
            <w:tcW w:w="862" w:type="pct"/>
            <w:tcBorders>
              <w:top w:val="nil"/>
              <w:left w:val="single" w:sz="4" w:space="0" w:color="auto"/>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Call Centre</w:t>
            </w:r>
          </w:p>
        </w:tc>
        <w:tc>
          <w:tcPr>
            <w:tcW w:w="763"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key KPI's to show Call Centre performance</w:t>
            </w:r>
          </w:p>
        </w:tc>
        <w:tc>
          <w:tcPr>
            <w:tcW w:w="864"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Weekly</w:t>
            </w:r>
          </w:p>
        </w:tc>
        <w:tc>
          <w:tcPr>
            <w:tcW w:w="45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vAlign w:val="center"/>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988"/>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Call Centre</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FTE providing service to SD customers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Quarterly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857"/>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-Call Centre</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FTE providing service to SD customers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Weekly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124"/>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lastRenderedPageBreak/>
              <w:t>Master Performance Report - Claim/Repairs</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all jobs logged in relation to SG, RG and MPI</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Weekly &amp; Period</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939"/>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all jobs logged in relation to SG, RG and MPI</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Weekly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886"/>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track the progress of a claim from registration to completion</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1028"/>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time taken to fix a product when an engineer has attended</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Weekly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514"/>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engineer coverage vs SD policies in force</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Quarterly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1125"/>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show volume of manual work received and the average time taken to action</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058"/>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report to show the reasons for replacement offers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cs="Arial"/>
                <w:spacing w:val="0"/>
                <w:lang w:eastAsia="en-GB"/>
              </w:rPr>
            </w:pPr>
            <w:r w:rsidRPr="004A1441">
              <w:rPr>
                <w:rFonts w:cs="Arial"/>
                <w:spacing w:val="0"/>
                <w:lang w:eastAsia="en-GB"/>
              </w:rPr>
              <w:t>Weekly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364"/>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lastRenderedPageBreak/>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customer contacts as a result of the Annual Health Check communication</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136"/>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provide information on when Service Promises have failed to be met</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656"/>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Ad hoc</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show UK Warranty performance benchmarked against other service providers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Quarterly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800"/>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performance against agreed SLA's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Weekly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081"/>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to show when agreed SLA's have not been achieved</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111"/>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lastRenderedPageBreak/>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show the volume of RPP sales opportunities vs the RPP take up</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409"/>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Customer Satisfaction</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results from Customer Satisfaction survey - after engineer appointment</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673A88">
        <w:trPr>
          <w:trHeight w:val="1132"/>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Customer Satisfaction</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results from Customer Satisfaction survey - Inbound</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648"/>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Claim complaints received</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complaints received by UK Warranty that relate to claims for RG and MPI products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Shop Direct Customer Excellence (Jackie Sunner and Rebecca Rattigan)</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 - Customer Excellence</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648"/>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RCA of complaints</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RCA on complaints received by UK Warranty that relate to claims and sales for SG, RG and MPI products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Shop Direct Customer Excellence (Jackie Sunner and Rebecca Rattigan)</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 - Customer Excellence</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673A88">
        <w:trPr>
          <w:trHeight w:val="1177"/>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lastRenderedPageBreak/>
              <w:t>FOS referrals complaints</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Details of FOS referrals complaints for SG, RG and MPI products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Shop Direct Customer Excellence (Jackie Sunner and Rebecca Rattigan)</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 – Customer Excellence</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681"/>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RCA of complaints</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RCA on complaints received by UK Warranty that relate to claims and sales for SG, RG and MPI products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Shop Direct Customer Excellence (Jackie Sunner and Rebecca Rattigan)</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Quarterly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 - Customer Excellence</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2400"/>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RCA of claims</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0</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0</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Quarterly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0</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3300"/>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lastRenderedPageBreak/>
              <w:t>QA Reporting</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The QA report will inform us of agent performance and give us an insight into the quality of the experience our customers are receiving. It will also help us to collaboratively improve the level of service UK Warranty provide to our customer base by allowing us to pinpoint specific failure categories / reasons and work to address / enhance these.</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Shop Direct 1st Line Governance - Brian Forrester</w:t>
            </w:r>
            <w:r w:rsidRPr="004A1441">
              <w:rPr>
                <w:rFonts w:ascii="Calibri" w:hAnsi="Calibri"/>
                <w:spacing w:val="0"/>
                <w:sz w:val="22"/>
                <w:szCs w:val="22"/>
                <w:lang w:eastAsia="en-GB"/>
              </w:rPr>
              <w:br/>
              <w:t>Shop Direct Claims Officer - Debbie Samuel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2100"/>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Redirected Complaints</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complaints received by UK Warranty that relate to Shop Direct sales, marketing, claim activity for SG, RG and MPI products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Shop Direct Customer Excellence (Jackie Sunner and Rebecca Rattigan)</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 – Customer Excellence</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081"/>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lastRenderedPageBreak/>
              <w:t>Master Performance Report - Claims/Repair</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provide a breakdown of Soft Service performance</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364"/>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Portal</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message centre metrics including volumes of customer who open and respond to messages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Ad Hoc</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648"/>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Claim/Repairs</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show of alternative settlements offered by UK Warranty for SG, RG &amp; MPI  products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648"/>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Portal</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Report to breakdown performance of communication sent from UK Warranty to SD customer via e-mail.</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r w:rsidR="005363AC" w:rsidRPr="004A1441" w:rsidTr="005363AC">
        <w:trPr>
          <w:trHeight w:val="1506"/>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Master Performance Report - Claim/Repairs</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any Fraud identified in a specific period for all RPP products managed by UK Warranty</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Client Connect</w:t>
            </w:r>
          </w:p>
        </w:tc>
      </w:tr>
      <w:tr w:rsidR="005363AC" w:rsidRPr="004A1441" w:rsidTr="005363AC">
        <w:trPr>
          <w:trHeight w:val="1056"/>
        </w:trPr>
        <w:tc>
          <w:tcPr>
            <w:tcW w:w="862" w:type="pct"/>
            <w:tcBorders>
              <w:top w:val="nil"/>
              <w:left w:val="single" w:sz="4" w:space="0" w:color="auto"/>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lastRenderedPageBreak/>
              <w:t>Master Performance Report - Ad hoc</w:t>
            </w:r>
          </w:p>
        </w:tc>
        <w:tc>
          <w:tcPr>
            <w:tcW w:w="763"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Breakdown of any issues identified and track issue resolution progress</w:t>
            </w:r>
          </w:p>
        </w:tc>
        <w:tc>
          <w:tcPr>
            <w:tcW w:w="864"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FS Product &amp; Marketing Team &amp; Pricing</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Monthly</w:t>
            </w:r>
          </w:p>
        </w:tc>
        <w:tc>
          <w:tcPr>
            <w:tcW w:w="45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Internal</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08"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UK Warranty</w:t>
            </w:r>
          </w:p>
        </w:tc>
        <w:tc>
          <w:tcPr>
            <w:tcW w:w="529" w:type="pct"/>
            <w:tcBorders>
              <w:top w:val="nil"/>
              <w:left w:val="nil"/>
              <w:bottom w:val="single" w:sz="4" w:space="0" w:color="auto"/>
              <w:right w:val="single" w:sz="4" w:space="0" w:color="auto"/>
            </w:tcBorders>
            <w:shd w:val="clear" w:color="auto" w:fill="auto"/>
            <w:hideMark/>
          </w:tcPr>
          <w:p w:rsidR="00E132E0" w:rsidRPr="004A1441" w:rsidRDefault="00E132E0" w:rsidP="005363AC">
            <w:pPr>
              <w:jc w:val="center"/>
              <w:rPr>
                <w:rFonts w:ascii="Calibri" w:hAnsi="Calibri"/>
                <w:spacing w:val="0"/>
                <w:sz w:val="22"/>
                <w:szCs w:val="22"/>
                <w:lang w:eastAsia="en-GB"/>
              </w:rPr>
            </w:pPr>
            <w:r w:rsidRPr="004A1441">
              <w:rPr>
                <w:rFonts w:ascii="Calibri" w:hAnsi="Calibri"/>
                <w:spacing w:val="0"/>
                <w:sz w:val="22"/>
                <w:szCs w:val="22"/>
                <w:lang w:eastAsia="en-GB"/>
              </w:rPr>
              <w:t>Bespoke Production</w:t>
            </w:r>
          </w:p>
        </w:tc>
      </w:tr>
    </w:tbl>
    <w:p w:rsidR="00DF315D" w:rsidRPr="004A1441" w:rsidRDefault="00DF315D" w:rsidP="00A92334">
      <w:pPr>
        <w:pStyle w:val="BodyText"/>
      </w:pPr>
    </w:p>
    <w:p w:rsidR="00964CE9" w:rsidRPr="004A1441" w:rsidRDefault="00964CE9" w:rsidP="00377FF3">
      <w:pPr>
        <w:sectPr w:rsidR="00964CE9" w:rsidRPr="004A1441" w:rsidSect="00FC7D09">
          <w:type w:val="continuous"/>
          <w:pgSz w:w="16834" w:h="11909" w:orient="landscape" w:code="9"/>
          <w:pgMar w:top="1797" w:right="1440" w:bottom="1797" w:left="1440" w:header="964" w:footer="964" w:gutter="0"/>
          <w:cols w:space="720"/>
          <w:titlePg/>
          <w:docGrid w:linePitch="272"/>
        </w:sectPr>
      </w:pPr>
    </w:p>
    <w:p w:rsidR="00B46BD5" w:rsidRPr="0034144E" w:rsidRDefault="00860A5D" w:rsidP="00377FF3">
      <w:pPr>
        <w:pStyle w:val="Heading2"/>
        <w:rPr>
          <w:highlight w:val="magenta"/>
          <w:rPrChange w:id="788" w:author="Wright, Phil" w:date="2017-11-23T16:23:00Z">
            <w:rPr/>
          </w:rPrChange>
        </w:rPr>
      </w:pPr>
      <w:bookmarkStart w:id="789" w:name="_Ref488401969"/>
      <w:bookmarkStart w:id="790" w:name="_Ref488402642"/>
      <w:bookmarkStart w:id="791" w:name="_Toc499216914"/>
      <w:r w:rsidRPr="0034144E">
        <w:rPr>
          <w:highlight w:val="magenta"/>
          <w:rPrChange w:id="792" w:author="Wright, Phil" w:date="2017-11-23T16:23:00Z">
            <w:rPr/>
          </w:rPrChange>
        </w:rPr>
        <w:lastRenderedPageBreak/>
        <w:t>Communication</w:t>
      </w:r>
      <w:r w:rsidR="00C0041F" w:rsidRPr="0034144E">
        <w:rPr>
          <w:highlight w:val="magenta"/>
          <w:rPrChange w:id="793" w:author="Wright, Phil" w:date="2017-11-23T16:23:00Z">
            <w:rPr/>
          </w:rPrChange>
        </w:rPr>
        <w:t xml:space="preserve"> Content</w:t>
      </w:r>
      <w:bookmarkEnd w:id="789"/>
      <w:bookmarkEnd w:id="790"/>
      <w:bookmarkEnd w:id="791"/>
    </w:p>
    <w:p w:rsidR="003874FA" w:rsidRPr="004A1441" w:rsidRDefault="009E18CB" w:rsidP="00A92334">
      <w:pPr>
        <w:pStyle w:val="BodyText"/>
      </w:pPr>
      <w:r w:rsidRPr="00410693">
        <w:t>Emails need to be linked to the test system</w:t>
      </w:r>
    </w:p>
    <w:p w:rsidR="003874FA" w:rsidRPr="004A1441" w:rsidRDefault="003874FA" w:rsidP="003874FA">
      <w:pPr>
        <w:pStyle w:val="BodyText"/>
      </w:pPr>
      <w:r w:rsidRPr="004A1441">
        <w:t xml:space="preserve">The content of including tone of voice and brand values for each of the communications are to be agreed.  However, it is expected that each communication will include a next steps section where applicable. </w:t>
      </w:r>
    </w:p>
    <w:tbl>
      <w:tblPr>
        <w:tblW w:w="4825" w:type="pct"/>
        <w:tblLayout w:type="fixed"/>
        <w:tblLook w:val="04A0" w:firstRow="1" w:lastRow="0" w:firstColumn="1" w:lastColumn="0" w:noHBand="0" w:noVBand="1"/>
      </w:tblPr>
      <w:tblGrid>
        <w:gridCol w:w="1013"/>
        <w:gridCol w:w="1983"/>
        <w:gridCol w:w="1179"/>
        <w:gridCol w:w="3172"/>
        <w:gridCol w:w="864"/>
        <w:gridCol w:w="1143"/>
        <w:gridCol w:w="864"/>
        <w:gridCol w:w="864"/>
        <w:gridCol w:w="864"/>
        <w:gridCol w:w="864"/>
        <w:gridCol w:w="864"/>
      </w:tblGrid>
      <w:tr w:rsidR="00964CE9" w:rsidRPr="004A1441" w:rsidDel="002E0EE3" w:rsidTr="00964CE9">
        <w:trPr>
          <w:trHeight w:val="315"/>
          <w:del w:id="794" w:author="Wright, Phil" w:date="2017-12-08T12:03:00Z"/>
        </w:trPr>
        <w:tc>
          <w:tcPr>
            <w:tcW w:w="370" w:type="pct"/>
            <w:tcBorders>
              <w:top w:val="nil"/>
              <w:left w:val="nil"/>
              <w:bottom w:val="nil"/>
              <w:right w:val="nil"/>
            </w:tcBorders>
            <w:shd w:val="clear" w:color="auto" w:fill="auto"/>
            <w:hideMark/>
          </w:tcPr>
          <w:p w:rsidR="00673A88" w:rsidRPr="004A1441" w:rsidDel="002E0EE3" w:rsidRDefault="00673A88" w:rsidP="00673A88">
            <w:pPr>
              <w:rPr>
                <w:del w:id="795" w:author="Wright, Phil" w:date="2017-12-08T12:03:00Z"/>
                <w:rFonts w:ascii="Times New Roman" w:hAnsi="Times New Roman"/>
                <w:spacing w:val="0"/>
                <w:sz w:val="24"/>
                <w:szCs w:val="24"/>
                <w:lang w:eastAsia="en-GB"/>
              </w:rPr>
            </w:pPr>
          </w:p>
        </w:tc>
        <w:tc>
          <w:tcPr>
            <w:tcW w:w="725" w:type="pct"/>
            <w:tcBorders>
              <w:top w:val="nil"/>
              <w:left w:val="nil"/>
              <w:bottom w:val="nil"/>
              <w:right w:val="nil"/>
            </w:tcBorders>
            <w:shd w:val="clear" w:color="auto" w:fill="auto"/>
            <w:noWrap/>
            <w:vAlign w:val="bottom"/>
            <w:hideMark/>
          </w:tcPr>
          <w:p w:rsidR="00673A88" w:rsidRPr="004A1441" w:rsidDel="002E0EE3" w:rsidRDefault="00673A88" w:rsidP="00673A88">
            <w:pPr>
              <w:rPr>
                <w:del w:id="796" w:author="Wright, Phil" w:date="2017-12-08T12:03:00Z"/>
                <w:rFonts w:ascii="Times New Roman" w:hAnsi="Times New Roman"/>
                <w:spacing w:val="0"/>
                <w:lang w:eastAsia="en-GB"/>
              </w:rPr>
            </w:pPr>
          </w:p>
        </w:tc>
        <w:tc>
          <w:tcPr>
            <w:tcW w:w="431" w:type="pct"/>
            <w:tcBorders>
              <w:top w:val="nil"/>
              <w:left w:val="nil"/>
              <w:bottom w:val="nil"/>
              <w:right w:val="nil"/>
            </w:tcBorders>
            <w:shd w:val="clear" w:color="auto" w:fill="auto"/>
            <w:noWrap/>
            <w:vAlign w:val="bottom"/>
            <w:hideMark/>
          </w:tcPr>
          <w:p w:rsidR="00673A88" w:rsidRPr="004A1441" w:rsidDel="002E0EE3" w:rsidRDefault="00673A88" w:rsidP="00673A88">
            <w:pPr>
              <w:rPr>
                <w:del w:id="797" w:author="Wright, Phil" w:date="2017-12-08T12:03:00Z"/>
                <w:rFonts w:ascii="Times New Roman" w:hAnsi="Times New Roman"/>
                <w:spacing w:val="0"/>
                <w:lang w:eastAsia="en-GB"/>
              </w:rPr>
            </w:pPr>
          </w:p>
        </w:tc>
        <w:tc>
          <w:tcPr>
            <w:tcW w:w="1160" w:type="pct"/>
            <w:tcBorders>
              <w:top w:val="nil"/>
              <w:left w:val="nil"/>
              <w:bottom w:val="nil"/>
              <w:right w:val="nil"/>
            </w:tcBorders>
            <w:shd w:val="clear" w:color="auto" w:fill="auto"/>
            <w:noWrap/>
            <w:vAlign w:val="bottom"/>
            <w:hideMark/>
          </w:tcPr>
          <w:p w:rsidR="00673A88" w:rsidRPr="004A1441" w:rsidDel="002E0EE3" w:rsidRDefault="00673A88" w:rsidP="00673A88">
            <w:pPr>
              <w:rPr>
                <w:del w:id="798" w:author="Wright, Phil" w:date="2017-12-08T12:03:00Z"/>
                <w:rFonts w:ascii="Times New Roman" w:hAnsi="Times New Roman"/>
                <w:spacing w:val="0"/>
                <w:lang w:eastAsia="en-GB"/>
              </w:rPr>
            </w:pPr>
          </w:p>
        </w:tc>
        <w:tc>
          <w:tcPr>
            <w:tcW w:w="1366" w:type="pct"/>
            <w:gridSpan w:val="4"/>
            <w:tcBorders>
              <w:top w:val="single" w:sz="8" w:space="0" w:color="auto"/>
              <w:left w:val="single" w:sz="8" w:space="0" w:color="auto"/>
              <w:bottom w:val="single" w:sz="8" w:space="0" w:color="auto"/>
              <w:right w:val="single" w:sz="4" w:space="0" w:color="auto"/>
            </w:tcBorders>
            <w:shd w:val="clear" w:color="auto" w:fill="auto"/>
            <w:noWrap/>
            <w:vAlign w:val="center"/>
            <w:hideMark/>
          </w:tcPr>
          <w:p w:rsidR="00673A88" w:rsidRPr="004A1441" w:rsidDel="002E0EE3" w:rsidRDefault="00673A88" w:rsidP="00673A88">
            <w:pPr>
              <w:jc w:val="center"/>
              <w:rPr>
                <w:del w:id="799" w:author="Wright, Phil" w:date="2017-12-08T12:03:00Z"/>
                <w:rFonts w:ascii="Calibri" w:hAnsi="Calibri"/>
                <w:b/>
                <w:bCs/>
                <w:color w:val="000000"/>
                <w:spacing w:val="0"/>
                <w:sz w:val="22"/>
                <w:szCs w:val="22"/>
                <w:lang w:eastAsia="en-GB"/>
              </w:rPr>
            </w:pPr>
            <w:del w:id="800" w:author="Wright, Phil" w:date="2017-12-08T12:03:00Z">
              <w:r w:rsidRPr="004A1441" w:rsidDel="002E0EE3">
                <w:rPr>
                  <w:rFonts w:ascii="Calibri" w:hAnsi="Calibri"/>
                  <w:b/>
                  <w:bCs/>
                  <w:color w:val="000000"/>
                  <w:spacing w:val="0"/>
                  <w:sz w:val="22"/>
                  <w:szCs w:val="22"/>
                  <w:lang w:eastAsia="en-GB"/>
                </w:rPr>
                <w:delText>SG</w:delText>
              </w:r>
            </w:del>
          </w:p>
        </w:tc>
        <w:tc>
          <w:tcPr>
            <w:tcW w:w="948" w:type="pct"/>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801" w:author="Wright, Phil" w:date="2017-12-08T12:03:00Z"/>
                <w:rFonts w:ascii="Calibri" w:hAnsi="Calibri"/>
                <w:b/>
                <w:bCs/>
                <w:color w:val="000000"/>
                <w:spacing w:val="0"/>
                <w:sz w:val="22"/>
                <w:szCs w:val="22"/>
                <w:lang w:eastAsia="en-GB"/>
              </w:rPr>
            </w:pPr>
            <w:del w:id="802" w:author="Wright, Phil" w:date="2017-12-08T12:03:00Z">
              <w:r w:rsidRPr="004A1441" w:rsidDel="002E0EE3">
                <w:rPr>
                  <w:rFonts w:ascii="Calibri" w:hAnsi="Calibri"/>
                  <w:b/>
                  <w:bCs/>
                  <w:color w:val="000000"/>
                  <w:spacing w:val="0"/>
                  <w:sz w:val="22"/>
                  <w:szCs w:val="22"/>
                  <w:lang w:eastAsia="en-GB"/>
                </w:rPr>
                <w:delText>RG &amp; MPI</w:delText>
              </w:r>
            </w:del>
          </w:p>
        </w:tc>
      </w:tr>
      <w:tr w:rsidR="00964CE9" w:rsidRPr="004A1441" w:rsidDel="002E0EE3" w:rsidTr="00673A88">
        <w:trPr>
          <w:trHeight w:val="315"/>
          <w:del w:id="803" w:author="Wright, Phil" w:date="2017-12-08T12:03:00Z"/>
        </w:trPr>
        <w:tc>
          <w:tcPr>
            <w:tcW w:w="370" w:type="pct"/>
            <w:tcBorders>
              <w:top w:val="single" w:sz="8" w:space="0" w:color="auto"/>
              <w:left w:val="single" w:sz="8" w:space="0" w:color="auto"/>
              <w:bottom w:val="single" w:sz="8" w:space="0" w:color="auto"/>
              <w:right w:val="single" w:sz="8" w:space="0" w:color="auto"/>
            </w:tcBorders>
            <w:shd w:val="clear" w:color="000000" w:fill="002060"/>
            <w:noWrap/>
            <w:vAlign w:val="center"/>
            <w:hideMark/>
          </w:tcPr>
          <w:p w:rsidR="00673A88" w:rsidRPr="004A1441" w:rsidDel="002E0EE3" w:rsidRDefault="00673A88" w:rsidP="00673A88">
            <w:pPr>
              <w:rPr>
                <w:del w:id="804" w:author="Wright, Phil" w:date="2017-12-08T12:03:00Z"/>
                <w:rFonts w:ascii="Calibri" w:hAnsi="Calibri"/>
                <w:b/>
                <w:bCs/>
                <w:color w:val="FFFFFF"/>
                <w:spacing w:val="0"/>
                <w:szCs w:val="22"/>
                <w:lang w:eastAsia="en-GB"/>
              </w:rPr>
            </w:pPr>
            <w:del w:id="805" w:author="Wright, Phil" w:date="2017-12-08T12:03:00Z">
              <w:r w:rsidRPr="004A1441" w:rsidDel="002E0EE3">
                <w:rPr>
                  <w:rFonts w:ascii="Calibri" w:hAnsi="Calibri"/>
                  <w:b/>
                  <w:bCs/>
                  <w:color w:val="FFFFFF"/>
                  <w:spacing w:val="0"/>
                  <w:szCs w:val="22"/>
                  <w:lang w:eastAsia="en-GB"/>
                </w:rPr>
                <w:delText>comms no.</w:delText>
              </w:r>
            </w:del>
          </w:p>
        </w:tc>
        <w:tc>
          <w:tcPr>
            <w:tcW w:w="725" w:type="pct"/>
            <w:tcBorders>
              <w:top w:val="single" w:sz="8" w:space="0" w:color="auto"/>
              <w:left w:val="nil"/>
              <w:bottom w:val="single" w:sz="8" w:space="0" w:color="auto"/>
              <w:right w:val="single" w:sz="8" w:space="0" w:color="auto"/>
            </w:tcBorders>
            <w:shd w:val="clear" w:color="000000" w:fill="002060"/>
            <w:noWrap/>
            <w:vAlign w:val="center"/>
            <w:hideMark/>
          </w:tcPr>
          <w:p w:rsidR="00673A88" w:rsidRPr="004A1441" w:rsidDel="002E0EE3" w:rsidRDefault="00673A88" w:rsidP="00673A88">
            <w:pPr>
              <w:rPr>
                <w:del w:id="806" w:author="Wright, Phil" w:date="2017-12-08T12:03:00Z"/>
                <w:rFonts w:ascii="Calibri" w:hAnsi="Calibri"/>
                <w:b/>
                <w:bCs/>
                <w:color w:val="FFFFFF"/>
                <w:spacing w:val="0"/>
                <w:szCs w:val="22"/>
                <w:lang w:eastAsia="en-GB"/>
              </w:rPr>
            </w:pPr>
            <w:del w:id="807" w:author="Wright, Phil" w:date="2017-12-08T12:03:00Z">
              <w:r w:rsidRPr="004A1441" w:rsidDel="002E0EE3">
                <w:rPr>
                  <w:rFonts w:ascii="Calibri" w:hAnsi="Calibri"/>
                  <w:b/>
                  <w:bCs/>
                  <w:color w:val="FFFFFF"/>
                  <w:spacing w:val="0"/>
                  <w:szCs w:val="22"/>
                  <w:lang w:eastAsia="en-GB"/>
                </w:rPr>
                <w:delText>Comms Title</w:delText>
              </w:r>
            </w:del>
          </w:p>
        </w:tc>
        <w:tc>
          <w:tcPr>
            <w:tcW w:w="431" w:type="pct"/>
            <w:tcBorders>
              <w:top w:val="single" w:sz="8" w:space="0" w:color="auto"/>
              <w:left w:val="nil"/>
              <w:bottom w:val="single" w:sz="8" w:space="0" w:color="auto"/>
              <w:right w:val="single" w:sz="8" w:space="0" w:color="auto"/>
            </w:tcBorders>
            <w:shd w:val="clear" w:color="000000" w:fill="002060"/>
            <w:noWrap/>
            <w:vAlign w:val="center"/>
            <w:hideMark/>
          </w:tcPr>
          <w:p w:rsidR="00673A88" w:rsidRPr="004A1441" w:rsidDel="002E0EE3" w:rsidRDefault="00673A88" w:rsidP="00673A88">
            <w:pPr>
              <w:rPr>
                <w:del w:id="808" w:author="Wright, Phil" w:date="2017-12-08T12:03:00Z"/>
                <w:rFonts w:ascii="Calibri" w:hAnsi="Calibri"/>
                <w:b/>
                <w:bCs/>
                <w:color w:val="FFFFFF"/>
                <w:spacing w:val="0"/>
                <w:szCs w:val="22"/>
                <w:lang w:eastAsia="en-GB"/>
              </w:rPr>
            </w:pPr>
            <w:del w:id="809" w:author="Wright, Phil" w:date="2017-12-08T12:03:00Z">
              <w:r w:rsidRPr="004A1441" w:rsidDel="002E0EE3">
                <w:rPr>
                  <w:rFonts w:ascii="Calibri" w:hAnsi="Calibri"/>
                  <w:b/>
                  <w:bCs/>
                  <w:color w:val="FFFFFF"/>
                  <w:spacing w:val="0"/>
                  <w:szCs w:val="22"/>
                  <w:lang w:eastAsia="en-GB"/>
                </w:rPr>
                <w:delText>Category</w:delText>
              </w:r>
            </w:del>
          </w:p>
        </w:tc>
        <w:tc>
          <w:tcPr>
            <w:tcW w:w="1160" w:type="pct"/>
            <w:tcBorders>
              <w:top w:val="single" w:sz="8" w:space="0" w:color="auto"/>
              <w:left w:val="nil"/>
              <w:bottom w:val="single" w:sz="8" w:space="0" w:color="auto"/>
              <w:right w:val="single" w:sz="8" w:space="0" w:color="auto"/>
            </w:tcBorders>
            <w:shd w:val="clear" w:color="000000" w:fill="002060"/>
            <w:noWrap/>
            <w:vAlign w:val="center"/>
            <w:hideMark/>
          </w:tcPr>
          <w:p w:rsidR="00673A88" w:rsidRPr="004A1441" w:rsidDel="002E0EE3" w:rsidRDefault="00673A88" w:rsidP="00673A88">
            <w:pPr>
              <w:rPr>
                <w:del w:id="810" w:author="Wright, Phil" w:date="2017-12-08T12:03:00Z"/>
                <w:rFonts w:ascii="Calibri" w:hAnsi="Calibri"/>
                <w:b/>
                <w:bCs/>
                <w:color w:val="FFFFFF"/>
                <w:spacing w:val="0"/>
                <w:szCs w:val="22"/>
                <w:lang w:eastAsia="en-GB"/>
              </w:rPr>
            </w:pPr>
            <w:del w:id="811" w:author="Wright, Phil" w:date="2017-12-08T12:03:00Z">
              <w:r w:rsidRPr="004A1441" w:rsidDel="002E0EE3">
                <w:rPr>
                  <w:rFonts w:ascii="Calibri" w:hAnsi="Calibri"/>
                  <w:b/>
                  <w:bCs/>
                  <w:color w:val="FFFFFF"/>
                  <w:spacing w:val="0"/>
                  <w:szCs w:val="22"/>
                  <w:lang w:eastAsia="en-GB"/>
                </w:rPr>
                <w:delText>Trigger Point / Notes</w:delText>
              </w:r>
            </w:del>
          </w:p>
        </w:tc>
        <w:tc>
          <w:tcPr>
            <w:tcW w:w="316" w:type="pct"/>
            <w:tcBorders>
              <w:top w:val="nil"/>
              <w:left w:val="nil"/>
              <w:bottom w:val="single" w:sz="8" w:space="0" w:color="auto"/>
              <w:right w:val="single" w:sz="8" w:space="0" w:color="auto"/>
            </w:tcBorders>
            <w:shd w:val="clear" w:color="000000" w:fill="002060"/>
            <w:noWrap/>
            <w:vAlign w:val="center"/>
            <w:hideMark/>
          </w:tcPr>
          <w:p w:rsidR="00673A88" w:rsidRPr="004A1441" w:rsidDel="002E0EE3" w:rsidRDefault="00673A88" w:rsidP="00673A88">
            <w:pPr>
              <w:jc w:val="center"/>
              <w:rPr>
                <w:del w:id="812" w:author="Wright, Phil" w:date="2017-12-08T12:03:00Z"/>
                <w:rFonts w:ascii="Calibri" w:hAnsi="Calibri"/>
                <w:b/>
                <w:bCs/>
                <w:color w:val="FFFFFF"/>
                <w:spacing w:val="0"/>
                <w:szCs w:val="22"/>
                <w:lang w:eastAsia="en-GB"/>
              </w:rPr>
            </w:pPr>
            <w:del w:id="813" w:author="Wright, Phil" w:date="2017-12-08T12:03:00Z">
              <w:r w:rsidRPr="004A1441" w:rsidDel="002E0EE3">
                <w:rPr>
                  <w:rFonts w:ascii="Calibri" w:hAnsi="Calibri"/>
                  <w:b/>
                  <w:bCs/>
                  <w:color w:val="FFFFFF"/>
                  <w:spacing w:val="0"/>
                  <w:szCs w:val="22"/>
                  <w:lang w:eastAsia="en-GB"/>
                </w:rPr>
                <w:delText>Job Notes</w:delText>
              </w:r>
            </w:del>
          </w:p>
        </w:tc>
        <w:tc>
          <w:tcPr>
            <w:tcW w:w="418" w:type="pct"/>
            <w:tcBorders>
              <w:top w:val="nil"/>
              <w:left w:val="nil"/>
              <w:bottom w:val="single" w:sz="8" w:space="0" w:color="auto"/>
              <w:right w:val="single" w:sz="8" w:space="0" w:color="auto"/>
            </w:tcBorders>
            <w:shd w:val="clear" w:color="000000" w:fill="002060"/>
            <w:noWrap/>
            <w:vAlign w:val="center"/>
            <w:hideMark/>
          </w:tcPr>
          <w:p w:rsidR="00673A88" w:rsidRPr="004A1441" w:rsidDel="002E0EE3" w:rsidRDefault="00673A88" w:rsidP="00673A88">
            <w:pPr>
              <w:jc w:val="center"/>
              <w:rPr>
                <w:del w:id="814" w:author="Wright, Phil" w:date="2017-12-08T12:03:00Z"/>
                <w:rFonts w:ascii="Calibri" w:hAnsi="Calibri"/>
                <w:b/>
                <w:bCs/>
                <w:color w:val="FFFFFF"/>
                <w:spacing w:val="0"/>
                <w:szCs w:val="22"/>
                <w:lang w:eastAsia="en-GB"/>
              </w:rPr>
            </w:pPr>
            <w:del w:id="815" w:author="Wright, Phil" w:date="2017-12-08T12:03:00Z">
              <w:r w:rsidRPr="004A1441" w:rsidDel="002E0EE3">
                <w:rPr>
                  <w:rFonts w:ascii="Calibri" w:hAnsi="Calibri"/>
                  <w:b/>
                  <w:bCs/>
                  <w:color w:val="FFFFFF"/>
                  <w:spacing w:val="0"/>
                  <w:szCs w:val="22"/>
                  <w:lang w:eastAsia="en-GB"/>
                </w:rPr>
                <w:delText>Priority 1</w:delText>
              </w:r>
            </w:del>
          </w:p>
        </w:tc>
        <w:tc>
          <w:tcPr>
            <w:tcW w:w="316" w:type="pct"/>
            <w:tcBorders>
              <w:top w:val="nil"/>
              <w:left w:val="nil"/>
              <w:bottom w:val="single" w:sz="8" w:space="0" w:color="auto"/>
              <w:right w:val="single" w:sz="8" w:space="0" w:color="auto"/>
            </w:tcBorders>
            <w:shd w:val="clear" w:color="000000" w:fill="002060"/>
            <w:noWrap/>
            <w:vAlign w:val="center"/>
            <w:hideMark/>
          </w:tcPr>
          <w:p w:rsidR="00673A88" w:rsidRPr="004A1441" w:rsidDel="002E0EE3" w:rsidRDefault="00673A88" w:rsidP="00673A88">
            <w:pPr>
              <w:jc w:val="center"/>
              <w:rPr>
                <w:del w:id="816" w:author="Wright, Phil" w:date="2017-12-08T12:03:00Z"/>
                <w:rFonts w:ascii="Calibri" w:hAnsi="Calibri"/>
                <w:b/>
                <w:bCs/>
                <w:color w:val="FFFFFF"/>
                <w:spacing w:val="0"/>
                <w:szCs w:val="22"/>
                <w:lang w:eastAsia="en-GB"/>
              </w:rPr>
            </w:pPr>
            <w:del w:id="817" w:author="Wright, Phil" w:date="2017-12-08T12:03:00Z">
              <w:r w:rsidRPr="004A1441" w:rsidDel="002E0EE3">
                <w:rPr>
                  <w:rFonts w:ascii="Calibri" w:hAnsi="Calibri"/>
                  <w:b/>
                  <w:bCs/>
                  <w:color w:val="FFFFFF"/>
                  <w:spacing w:val="0"/>
                  <w:szCs w:val="22"/>
                  <w:lang w:eastAsia="en-GB"/>
                </w:rPr>
                <w:delText>Priority 2</w:delText>
              </w:r>
            </w:del>
          </w:p>
        </w:tc>
        <w:tc>
          <w:tcPr>
            <w:tcW w:w="316" w:type="pct"/>
            <w:tcBorders>
              <w:top w:val="nil"/>
              <w:left w:val="nil"/>
              <w:bottom w:val="single" w:sz="8" w:space="0" w:color="auto"/>
              <w:right w:val="single" w:sz="4" w:space="0" w:color="auto"/>
            </w:tcBorders>
            <w:shd w:val="clear" w:color="000000" w:fill="002060"/>
            <w:noWrap/>
            <w:vAlign w:val="center"/>
            <w:hideMark/>
          </w:tcPr>
          <w:p w:rsidR="00673A88" w:rsidRPr="004A1441" w:rsidDel="002E0EE3" w:rsidRDefault="00673A88" w:rsidP="00673A88">
            <w:pPr>
              <w:jc w:val="center"/>
              <w:rPr>
                <w:del w:id="818" w:author="Wright, Phil" w:date="2017-12-08T12:03:00Z"/>
                <w:rFonts w:ascii="Calibri" w:hAnsi="Calibri"/>
                <w:b/>
                <w:bCs/>
                <w:color w:val="FFFFFF"/>
                <w:spacing w:val="0"/>
                <w:szCs w:val="22"/>
                <w:lang w:eastAsia="en-GB"/>
              </w:rPr>
            </w:pPr>
            <w:del w:id="819" w:author="Wright, Phil" w:date="2017-12-08T12:03:00Z">
              <w:r w:rsidRPr="004A1441" w:rsidDel="002E0EE3">
                <w:rPr>
                  <w:rFonts w:ascii="Calibri" w:hAnsi="Calibri"/>
                  <w:b/>
                  <w:bCs/>
                  <w:color w:val="FFFFFF"/>
                  <w:spacing w:val="0"/>
                  <w:szCs w:val="22"/>
                  <w:lang w:eastAsia="en-GB"/>
                </w:rPr>
                <w:delText>Priority 3</w:delText>
              </w:r>
            </w:del>
          </w:p>
        </w:tc>
        <w:tc>
          <w:tcPr>
            <w:tcW w:w="316" w:type="pct"/>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673A88" w:rsidRPr="004A1441" w:rsidDel="002E0EE3" w:rsidRDefault="00673A88" w:rsidP="00673A88">
            <w:pPr>
              <w:jc w:val="center"/>
              <w:rPr>
                <w:del w:id="820" w:author="Wright, Phil" w:date="2017-12-08T12:03:00Z"/>
                <w:rFonts w:ascii="Calibri" w:hAnsi="Calibri"/>
                <w:b/>
                <w:bCs/>
                <w:color w:val="FFFFFF"/>
                <w:spacing w:val="0"/>
                <w:szCs w:val="22"/>
                <w:lang w:eastAsia="en-GB"/>
              </w:rPr>
            </w:pPr>
            <w:del w:id="821" w:author="Wright, Phil" w:date="2017-12-08T12:03:00Z">
              <w:r w:rsidRPr="004A1441" w:rsidDel="002E0EE3">
                <w:rPr>
                  <w:rFonts w:ascii="Calibri" w:hAnsi="Calibri"/>
                  <w:b/>
                  <w:bCs/>
                  <w:color w:val="FFFFFF"/>
                  <w:spacing w:val="0"/>
                  <w:szCs w:val="22"/>
                  <w:lang w:eastAsia="en-GB"/>
                </w:rPr>
                <w:delText>Priority 1</w:delText>
              </w:r>
            </w:del>
          </w:p>
        </w:tc>
        <w:tc>
          <w:tcPr>
            <w:tcW w:w="316" w:type="pct"/>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673A88" w:rsidRPr="004A1441" w:rsidDel="002E0EE3" w:rsidRDefault="00673A88" w:rsidP="00673A88">
            <w:pPr>
              <w:jc w:val="center"/>
              <w:rPr>
                <w:del w:id="822" w:author="Wright, Phil" w:date="2017-12-08T12:03:00Z"/>
                <w:rFonts w:ascii="Calibri" w:hAnsi="Calibri"/>
                <w:b/>
                <w:bCs/>
                <w:color w:val="FFFFFF"/>
                <w:spacing w:val="0"/>
                <w:szCs w:val="22"/>
                <w:lang w:eastAsia="en-GB"/>
              </w:rPr>
            </w:pPr>
            <w:del w:id="823" w:author="Wright, Phil" w:date="2017-12-08T12:03:00Z">
              <w:r w:rsidRPr="004A1441" w:rsidDel="002E0EE3">
                <w:rPr>
                  <w:rFonts w:ascii="Calibri" w:hAnsi="Calibri"/>
                  <w:b/>
                  <w:bCs/>
                  <w:color w:val="FFFFFF"/>
                  <w:spacing w:val="0"/>
                  <w:szCs w:val="22"/>
                  <w:lang w:eastAsia="en-GB"/>
                </w:rPr>
                <w:delText>Priority 2</w:delText>
              </w:r>
            </w:del>
          </w:p>
        </w:tc>
        <w:tc>
          <w:tcPr>
            <w:tcW w:w="316" w:type="pct"/>
            <w:tcBorders>
              <w:top w:val="single" w:sz="4" w:space="0" w:color="auto"/>
              <w:left w:val="single" w:sz="4" w:space="0" w:color="auto"/>
              <w:bottom w:val="single" w:sz="4" w:space="0" w:color="auto"/>
              <w:right w:val="single" w:sz="4" w:space="0" w:color="auto"/>
            </w:tcBorders>
            <w:shd w:val="clear" w:color="000000" w:fill="002060"/>
            <w:noWrap/>
            <w:vAlign w:val="center"/>
            <w:hideMark/>
          </w:tcPr>
          <w:p w:rsidR="00673A88" w:rsidRPr="004A1441" w:rsidDel="002E0EE3" w:rsidRDefault="00673A88" w:rsidP="00673A88">
            <w:pPr>
              <w:jc w:val="center"/>
              <w:rPr>
                <w:del w:id="824" w:author="Wright, Phil" w:date="2017-12-08T12:03:00Z"/>
                <w:rFonts w:ascii="Calibri" w:hAnsi="Calibri"/>
                <w:b/>
                <w:bCs/>
                <w:color w:val="FFFFFF"/>
                <w:spacing w:val="0"/>
                <w:szCs w:val="22"/>
                <w:lang w:eastAsia="en-GB"/>
              </w:rPr>
            </w:pPr>
            <w:del w:id="825" w:author="Wright, Phil" w:date="2017-12-08T12:03:00Z">
              <w:r w:rsidRPr="004A1441" w:rsidDel="002E0EE3">
                <w:rPr>
                  <w:rFonts w:ascii="Calibri" w:hAnsi="Calibri"/>
                  <w:b/>
                  <w:bCs/>
                  <w:color w:val="FFFFFF"/>
                  <w:spacing w:val="0"/>
                  <w:szCs w:val="22"/>
                  <w:lang w:eastAsia="en-GB"/>
                </w:rPr>
                <w:delText>Priority 3</w:delText>
              </w:r>
            </w:del>
          </w:p>
        </w:tc>
      </w:tr>
      <w:tr w:rsidR="00673A88" w:rsidRPr="004A1441" w:rsidDel="002E0EE3" w:rsidTr="00964CE9">
        <w:trPr>
          <w:trHeight w:val="315"/>
          <w:del w:id="826" w:author="Wright, Phil" w:date="2017-12-08T12:03:00Z"/>
        </w:trPr>
        <w:tc>
          <w:tcPr>
            <w:tcW w:w="370" w:type="pct"/>
            <w:tcBorders>
              <w:top w:val="nil"/>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827" w:author="Wright, Phil" w:date="2017-12-08T12:03:00Z"/>
                <w:rFonts w:ascii="Calibri" w:hAnsi="Calibri"/>
                <w:color w:val="000000"/>
                <w:spacing w:val="0"/>
                <w:szCs w:val="22"/>
                <w:lang w:eastAsia="en-GB"/>
              </w:rPr>
            </w:pPr>
            <w:del w:id="828" w:author="Wright, Phil" w:date="2017-12-08T12:03:00Z">
              <w:r w:rsidRPr="004A1441" w:rsidDel="002E0EE3">
                <w:rPr>
                  <w:rFonts w:ascii="Calibri" w:hAnsi="Calibri"/>
                  <w:color w:val="000000"/>
                  <w:spacing w:val="0"/>
                  <w:szCs w:val="22"/>
                  <w:lang w:eastAsia="en-GB"/>
                </w:rPr>
                <w:delText>1</w:delText>
              </w:r>
            </w:del>
          </w:p>
        </w:tc>
        <w:tc>
          <w:tcPr>
            <w:tcW w:w="725"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829" w:author="Wright, Phil" w:date="2017-12-08T12:03:00Z"/>
                <w:rFonts w:ascii="Calibri" w:hAnsi="Calibri"/>
                <w:color w:val="000000"/>
                <w:spacing w:val="0"/>
                <w:szCs w:val="22"/>
                <w:lang w:eastAsia="en-GB"/>
              </w:rPr>
            </w:pPr>
            <w:del w:id="830" w:author="Wright, Phil" w:date="2017-12-08T12:03:00Z">
              <w:r w:rsidRPr="004A1441" w:rsidDel="002E0EE3">
                <w:rPr>
                  <w:rFonts w:ascii="Calibri" w:hAnsi="Calibri"/>
                  <w:color w:val="000000"/>
                  <w:spacing w:val="0"/>
                  <w:szCs w:val="22"/>
                  <w:lang w:eastAsia="en-GB"/>
                </w:rPr>
                <w:delText>Enrolment Email</w:delText>
              </w:r>
            </w:del>
          </w:p>
        </w:tc>
        <w:tc>
          <w:tcPr>
            <w:tcW w:w="431"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831" w:author="Wright, Phil" w:date="2017-12-08T12:03:00Z"/>
                <w:rFonts w:ascii="Calibri" w:hAnsi="Calibri"/>
                <w:color w:val="000000"/>
                <w:spacing w:val="0"/>
                <w:szCs w:val="22"/>
                <w:lang w:eastAsia="en-GB"/>
              </w:rPr>
            </w:pPr>
            <w:del w:id="832" w:author="Wright, Phil" w:date="2017-12-08T12:03:00Z">
              <w:r w:rsidRPr="004A1441" w:rsidDel="002E0EE3">
                <w:rPr>
                  <w:rFonts w:ascii="Calibri" w:hAnsi="Calibri"/>
                  <w:color w:val="000000"/>
                  <w:spacing w:val="0"/>
                  <w:szCs w:val="22"/>
                  <w:lang w:eastAsia="en-GB"/>
                </w:rPr>
                <w:delText>Data Feed</w:delText>
              </w:r>
            </w:del>
          </w:p>
        </w:tc>
        <w:tc>
          <w:tcPr>
            <w:tcW w:w="1160"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833" w:author="Wright, Phil" w:date="2017-12-08T12:03:00Z"/>
                <w:rFonts w:ascii="Calibri" w:hAnsi="Calibri"/>
                <w:color w:val="000000"/>
                <w:spacing w:val="0"/>
                <w:szCs w:val="22"/>
                <w:lang w:eastAsia="en-GB"/>
              </w:rPr>
            </w:pPr>
            <w:del w:id="834" w:author="Wright, Phil" w:date="2017-12-08T12:03:00Z">
              <w:r w:rsidRPr="004A1441" w:rsidDel="002E0EE3">
                <w:rPr>
                  <w:rFonts w:ascii="Calibri" w:hAnsi="Calibri"/>
                  <w:color w:val="000000"/>
                  <w:spacing w:val="0"/>
                  <w:szCs w:val="22"/>
                  <w:lang w:eastAsia="en-GB"/>
                </w:rPr>
                <w:delText>Link to enrolment screen</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35" w:author="Wright, Phil" w:date="2017-12-08T12:03:00Z"/>
                <w:rFonts w:ascii="Calibri" w:hAnsi="Calibri"/>
                <w:color w:val="000000"/>
                <w:spacing w:val="0"/>
                <w:szCs w:val="22"/>
                <w:lang w:eastAsia="en-GB"/>
              </w:rPr>
            </w:pPr>
            <w:del w:id="836" w:author="Wright, Phil" w:date="2017-12-08T12:03:00Z">
              <w:r w:rsidRPr="004A1441" w:rsidDel="002E0EE3">
                <w:rPr>
                  <w:rFonts w:ascii="Calibri" w:hAnsi="Calibri"/>
                  <w:color w:val="000000"/>
                  <w:spacing w:val="0"/>
                  <w:szCs w:val="22"/>
                  <w:lang w:eastAsia="en-GB"/>
                </w:rPr>
                <w:delText>No</w:delText>
              </w:r>
            </w:del>
          </w:p>
        </w:tc>
        <w:tc>
          <w:tcPr>
            <w:tcW w:w="418"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37" w:author="Wright, Phil" w:date="2017-12-08T12:03:00Z"/>
                <w:rFonts w:ascii="Calibri" w:hAnsi="Calibri"/>
                <w:color w:val="000000"/>
                <w:spacing w:val="0"/>
                <w:szCs w:val="22"/>
                <w:lang w:eastAsia="en-GB"/>
              </w:rPr>
            </w:pPr>
            <w:del w:id="838" w:author="Wright, Phil" w:date="2017-12-08T12:03:00Z">
              <w:r w:rsidRPr="004A1441" w:rsidDel="002E0EE3">
                <w:rPr>
                  <w:rFonts w:ascii="Calibri" w:hAnsi="Calibri"/>
                  <w:color w:val="000000"/>
                  <w:spacing w:val="0"/>
                  <w:szCs w:val="22"/>
                  <w:lang w:eastAsia="en-GB"/>
                </w:rPr>
                <w:delText>Email</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39" w:author="Wright, Phil" w:date="2017-12-08T12:03:00Z"/>
                <w:rFonts w:ascii="Calibri" w:hAnsi="Calibri"/>
                <w:color w:val="000000"/>
                <w:spacing w:val="0"/>
                <w:szCs w:val="22"/>
                <w:lang w:eastAsia="en-GB"/>
              </w:rPr>
            </w:pPr>
            <w:del w:id="840" w:author="Wright, Phil" w:date="2017-12-08T12:03:00Z">
              <w:r w:rsidRPr="004A1441" w:rsidDel="002E0EE3">
                <w:rPr>
                  <w:rFonts w:ascii="Calibri" w:hAnsi="Calibri"/>
                  <w:color w:val="000000"/>
                  <w:spacing w:val="0"/>
                  <w:szCs w:val="22"/>
                  <w:lang w:eastAsia="en-GB"/>
                </w:rPr>
                <w:delText>n/a</w:delText>
              </w:r>
            </w:del>
          </w:p>
        </w:tc>
        <w:tc>
          <w:tcPr>
            <w:tcW w:w="316" w:type="pct"/>
            <w:tcBorders>
              <w:top w:val="nil"/>
              <w:left w:val="nil"/>
              <w:bottom w:val="single" w:sz="8" w:space="0" w:color="auto"/>
              <w:right w:val="single" w:sz="4" w:space="0" w:color="auto"/>
            </w:tcBorders>
            <w:shd w:val="clear" w:color="auto" w:fill="auto"/>
            <w:vAlign w:val="center"/>
            <w:hideMark/>
          </w:tcPr>
          <w:p w:rsidR="00673A88" w:rsidRPr="004A1441" w:rsidDel="002E0EE3" w:rsidRDefault="00673A88" w:rsidP="00673A88">
            <w:pPr>
              <w:jc w:val="center"/>
              <w:rPr>
                <w:del w:id="841" w:author="Wright, Phil" w:date="2017-12-08T12:03:00Z"/>
                <w:rFonts w:ascii="Calibri" w:hAnsi="Calibri"/>
                <w:color w:val="000000"/>
                <w:spacing w:val="0"/>
                <w:szCs w:val="22"/>
                <w:lang w:eastAsia="en-GB"/>
              </w:rPr>
            </w:pPr>
            <w:del w:id="842"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843" w:author="Wright, Phil" w:date="2017-12-08T12:03:00Z"/>
                <w:rFonts w:ascii="Calibri" w:hAnsi="Calibri"/>
                <w:color w:val="000000"/>
                <w:spacing w:val="0"/>
                <w:szCs w:val="22"/>
                <w:lang w:eastAsia="en-GB"/>
              </w:rPr>
            </w:pPr>
            <w:del w:id="844"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845" w:author="Wright, Phil" w:date="2017-12-08T12:03:00Z"/>
                <w:rFonts w:ascii="Calibri" w:hAnsi="Calibri"/>
                <w:color w:val="000000"/>
                <w:spacing w:val="0"/>
                <w:szCs w:val="22"/>
                <w:lang w:eastAsia="en-GB"/>
              </w:rPr>
            </w:pPr>
            <w:del w:id="846"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847" w:author="Wright, Phil" w:date="2017-12-08T12:03:00Z"/>
                <w:rFonts w:ascii="Calibri" w:hAnsi="Calibri"/>
                <w:color w:val="000000"/>
                <w:spacing w:val="0"/>
                <w:szCs w:val="22"/>
                <w:lang w:eastAsia="en-GB"/>
              </w:rPr>
            </w:pPr>
            <w:del w:id="848"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849" w:author="Wright, Phil" w:date="2017-12-08T12:03:00Z"/>
        </w:trPr>
        <w:tc>
          <w:tcPr>
            <w:tcW w:w="370" w:type="pct"/>
            <w:tcBorders>
              <w:top w:val="nil"/>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850" w:author="Wright, Phil" w:date="2017-12-08T12:03:00Z"/>
                <w:rFonts w:ascii="Calibri" w:hAnsi="Calibri"/>
                <w:color w:val="000000"/>
                <w:spacing w:val="0"/>
                <w:szCs w:val="22"/>
                <w:lang w:eastAsia="en-GB"/>
              </w:rPr>
            </w:pPr>
            <w:del w:id="851" w:author="Wright, Phil" w:date="2017-12-08T12:03:00Z">
              <w:r w:rsidRPr="004A1441" w:rsidDel="002E0EE3">
                <w:rPr>
                  <w:rFonts w:ascii="Calibri" w:hAnsi="Calibri"/>
                  <w:color w:val="000000"/>
                  <w:spacing w:val="0"/>
                  <w:szCs w:val="22"/>
                  <w:lang w:eastAsia="en-GB"/>
                </w:rPr>
                <w:delText>2</w:delText>
              </w:r>
            </w:del>
          </w:p>
        </w:tc>
        <w:tc>
          <w:tcPr>
            <w:tcW w:w="725" w:type="pct"/>
            <w:tcBorders>
              <w:top w:val="nil"/>
              <w:left w:val="nil"/>
              <w:bottom w:val="single" w:sz="8" w:space="0" w:color="auto"/>
              <w:right w:val="single" w:sz="8" w:space="0" w:color="auto"/>
            </w:tcBorders>
            <w:shd w:val="clear" w:color="000000" w:fill="FFFFFF"/>
            <w:noWrap/>
            <w:vAlign w:val="center"/>
            <w:hideMark/>
          </w:tcPr>
          <w:p w:rsidR="00673A88" w:rsidRPr="004A1441" w:rsidDel="002E0EE3" w:rsidRDefault="00673A88" w:rsidP="00673A88">
            <w:pPr>
              <w:rPr>
                <w:del w:id="852" w:author="Wright, Phil" w:date="2017-12-08T12:03:00Z"/>
                <w:rFonts w:ascii="Calibri" w:hAnsi="Calibri"/>
                <w:color w:val="000000"/>
                <w:spacing w:val="0"/>
                <w:szCs w:val="22"/>
                <w:lang w:eastAsia="en-GB"/>
              </w:rPr>
            </w:pPr>
            <w:del w:id="853" w:author="Wright, Phil" w:date="2017-12-08T12:03:00Z">
              <w:r w:rsidRPr="004A1441" w:rsidDel="002E0EE3">
                <w:rPr>
                  <w:rFonts w:ascii="Calibri" w:hAnsi="Calibri"/>
                  <w:color w:val="000000"/>
                  <w:spacing w:val="0"/>
                  <w:szCs w:val="22"/>
                  <w:lang w:eastAsia="en-GB"/>
                </w:rPr>
                <w:delText>Forgotten password</w:delText>
              </w:r>
            </w:del>
          </w:p>
        </w:tc>
        <w:tc>
          <w:tcPr>
            <w:tcW w:w="431" w:type="pct"/>
            <w:tcBorders>
              <w:top w:val="nil"/>
              <w:left w:val="nil"/>
              <w:bottom w:val="single" w:sz="8" w:space="0" w:color="auto"/>
              <w:right w:val="single" w:sz="8" w:space="0" w:color="auto"/>
            </w:tcBorders>
            <w:shd w:val="clear" w:color="000000" w:fill="FFFFFF"/>
            <w:noWrap/>
            <w:vAlign w:val="center"/>
            <w:hideMark/>
          </w:tcPr>
          <w:p w:rsidR="00673A88" w:rsidRPr="004A1441" w:rsidDel="002E0EE3" w:rsidRDefault="00673A88" w:rsidP="00673A88">
            <w:pPr>
              <w:rPr>
                <w:del w:id="854" w:author="Wright, Phil" w:date="2017-12-08T12:03:00Z"/>
                <w:rFonts w:ascii="Calibri" w:hAnsi="Calibri"/>
                <w:color w:val="000000"/>
                <w:spacing w:val="0"/>
                <w:szCs w:val="22"/>
                <w:lang w:eastAsia="en-GB"/>
              </w:rPr>
            </w:pPr>
            <w:del w:id="855" w:author="Wright, Phil" w:date="2017-12-08T12:03:00Z">
              <w:r w:rsidRPr="004A1441" w:rsidDel="002E0EE3">
                <w:rPr>
                  <w:rFonts w:ascii="Calibri" w:hAnsi="Calibri"/>
                  <w:color w:val="000000"/>
                  <w:spacing w:val="0"/>
                  <w:szCs w:val="22"/>
                  <w:lang w:eastAsia="en-GB"/>
                </w:rPr>
                <w:delText>Login Page</w:delText>
              </w:r>
            </w:del>
          </w:p>
        </w:tc>
        <w:tc>
          <w:tcPr>
            <w:tcW w:w="1160" w:type="pct"/>
            <w:tcBorders>
              <w:top w:val="nil"/>
              <w:left w:val="nil"/>
              <w:bottom w:val="single" w:sz="8" w:space="0" w:color="auto"/>
              <w:right w:val="single" w:sz="8" w:space="0" w:color="auto"/>
            </w:tcBorders>
            <w:shd w:val="clear" w:color="000000" w:fill="FFFFFF"/>
            <w:noWrap/>
            <w:vAlign w:val="center"/>
            <w:hideMark/>
          </w:tcPr>
          <w:p w:rsidR="00673A88" w:rsidRPr="004A1441" w:rsidDel="002E0EE3" w:rsidRDefault="00673A88" w:rsidP="00673A88">
            <w:pPr>
              <w:rPr>
                <w:del w:id="856" w:author="Wright, Phil" w:date="2017-12-08T12:03:00Z"/>
                <w:rFonts w:ascii="Calibri" w:hAnsi="Calibri"/>
                <w:color w:val="000000"/>
                <w:spacing w:val="0"/>
                <w:szCs w:val="22"/>
                <w:lang w:eastAsia="en-GB"/>
              </w:rPr>
            </w:pPr>
            <w:del w:id="857" w:author="Wright, Phil" w:date="2017-12-08T12:03:00Z">
              <w:r w:rsidRPr="004A1441" w:rsidDel="002E0EE3">
                <w:rPr>
                  <w:rFonts w:ascii="Calibri" w:hAnsi="Calibri"/>
                  <w:color w:val="000000"/>
                  <w:spacing w:val="0"/>
                  <w:szCs w:val="22"/>
                  <w:lang w:eastAsia="en-GB"/>
                </w:rPr>
                <w:delText>Linked to reset process</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58" w:author="Wright, Phil" w:date="2017-12-08T12:03:00Z"/>
                <w:rFonts w:ascii="Calibri" w:hAnsi="Calibri"/>
                <w:color w:val="000000"/>
                <w:spacing w:val="0"/>
                <w:szCs w:val="22"/>
                <w:lang w:eastAsia="en-GB"/>
              </w:rPr>
            </w:pPr>
            <w:del w:id="859" w:author="Wright, Phil" w:date="2017-12-08T12:03:00Z">
              <w:r w:rsidRPr="004A1441" w:rsidDel="002E0EE3">
                <w:rPr>
                  <w:rFonts w:ascii="Calibri" w:hAnsi="Calibri"/>
                  <w:color w:val="000000"/>
                  <w:spacing w:val="0"/>
                  <w:szCs w:val="22"/>
                  <w:lang w:eastAsia="en-GB"/>
                </w:rPr>
                <w:delText>No</w:delText>
              </w:r>
            </w:del>
          </w:p>
        </w:tc>
        <w:tc>
          <w:tcPr>
            <w:tcW w:w="418"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60" w:author="Wright, Phil" w:date="2017-12-08T12:03:00Z"/>
                <w:rFonts w:ascii="Calibri" w:hAnsi="Calibri"/>
                <w:color w:val="000000"/>
                <w:spacing w:val="0"/>
                <w:szCs w:val="22"/>
                <w:lang w:eastAsia="en-GB"/>
              </w:rPr>
            </w:pPr>
            <w:del w:id="861" w:author="Wright, Phil" w:date="2017-12-08T12:03:00Z">
              <w:r w:rsidRPr="004A1441" w:rsidDel="002E0EE3">
                <w:rPr>
                  <w:rFonts w:ascii="Calibri" w:hAnsi="Calibri"/>
                  <w:color w:val="000000"/>
                  <w:spacing w:val="0"/>
                  <w:szCs w:val="22"/>
                  <w:lang w:eastAsia="en-GB"/>
                </w:rPr>
                <w:delText>Email</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62" w:author="Wright, Phil" w:date="2017-12-08T12:03:00Z"/>
                <w:rFonts w:ascii="Calibri" w:hAnsi="Calibri"/>
                <w:color w:val="000000"/>
                <w:spacing w:val="0"/>
                <w:szCs w:val="22"/>
                <w:lang w:eastAsia="en-GB"/>
              </w:rPr>
            </w:pPr>
            <w:del w:id="863" w:author="Wright, Phil" w:date="2017-12-08T12:03:00Z">
              <w:r w:rsidRPr="004A1441" w:rsidDel="002E0EE3">
                <w:rPr>
                  <w:rFonts w:ascii="Calibri" w:hAnsi="Calibri"/>
                  <w:color w:val="000000"/>
                  <w:spacing w:val="0"/>
                  <w:szCs w:val="22"/>
                  <w:lang w:eastAsia="en-GB"/>
                </w:rPr>
                <w:delText>n/a</w:delText>
              </w:r>
            </w:del>
          </w:p>
        </w:tc>
        <w:tc>
          <w:tcPr>
            <w:tcW w:w="316" w:type="pct"/>
            <w:tcBorders>
              <w:top w:val="nil"/>
              <w:left w:val="nil"/>
              <w:bottom w:val="single" w:sz="8" w:space="0" w:color="auto"/>
              <w:right w:val="single" w:sz="4" w:space="0" w:color="auto"/>
            </w:tcBorders>
            <w:shd w:val="clear" w:color="auto" w:fill="auto"/>
            <w:noWrap/>
            <w:vAlign w:val="center"/>
            <w:hideMark/>
          </w:tcPr>
          <w:p w:rsidR="00673A88" w:rsidRPr="004A1441" w:rsidDel="002E0EE3" w:rsidRDefault="00673A88" w:rsidP="00673A88">
            <w:pPr>
              <w:jc w:val="center"/>
              <w:rPr>
                <w:del w:id="864" w:author="Wright, Phil" w:date="2017-12-08T12:03:00Z"/>
                <w:rFonts w:ascii="Calibri" w:hAnsi="Calibri"/>
                <w:color w:val="000000"/>
                <w:spacing w:val="0"/>
                <w:szCs w:val="22"/>
                <w:lang w:eastAsia="en-GB"/>
              </w:rPr>
            </w:pPr>
            <w:del w:id="865"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866" w:author="Wright, Phil" w:date="2017-12-08T12:03:00Z"/>
                <w:rFonts w:ascii="Calibri" w:hAnsi="Calibri"/>
                <w:color w:val="000000"/>
                <w:spacing w:val="0"/>
                <w:szCs w:val="22"/>
                <w:lang w:eastAsia="en-GB"/>
              </w:rPr>
            </w:pPr>
            <w:del w:id="867"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868" w:author="Wright, Phil" w:date="2017-12-08T12:03:00Z"/>
                <w:rFonts w:ascii="Calibri" w:hAnsi="Calibri"/>
                <w:color w:val="000000"/>
                <w:spacing w:val="0"/>
                <w:szCs w:val="22"/>
                <w:lang w:eastAsia="en-GB"/>
              </w:rPr>
            </w:pPr>
            <w:del w:id="869"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870" w:author="Wright, Phil" w:date="2017-12-08T12:03:00Z"/>
                <w:rFonts w:ascii="Calibri" w:hAnsi="Calibri"/>
                <w:color w:val="000000"/>
                <w:spacing w:val="0"/>
                <w:szCs w:val="22"/>
                <w:lang w:eastAsia="en-GB"/>
              </w:rPr>
            </w:pPr>
            <w:del w:id="871"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872" w:author="Wright, Phil" w:date="2017-12-08T12:03:00Z"/>
        </w:trPr>
        <w:tc>
          <w:tcPr>
            <w:tcW w:w="370" w:type="pct"/>
            <w:tcBorders>
              <w:top w:val="nil"/>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873" w:author="Wright, Phil" w:date="2017-12-08T12:03:00Z"/>
                <w:rFonts w:ascii="Calibri" w:hAnsi="Calibri"/>
                <w:color w:val="000000"/>
                <w:spacing w:val="0"/>
                <w:szCs w:val="22"/>
                <w:lang w:eastAsia="en-GB"/>
              </w:rPr>
            </w:pPr>
            <w:del w:id="874" w:author="Wright, Phil" w:date="2017-12-08T12:03:00Z">
              <w:r w:rsidRPr="004A1441" w:rsidDel="002E0EE3">
                <w:rPr>
                  <w:rFonts w:ascii="Calibri" w:hAnsi="Calibri"/>
                  <w:color w:val="000000"/>
                  <w:spacing w:val="0"/>
                  <w:szCs w:val="22"/>
                  <w:lang w:eastAsia="en-GB"/>
                </w:rPr>
                <w:delText>3</w:delText>
              </w:r>
            </w:del>
          </w:p>
        </w:tc>
        <w:tc>
          <w:tcPr>
            <w:tcW w:w="725"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875" w:author="Wright, Phil" w:date="2017-12-08T12:03:00Z"/>
                <w:rFonts w:ascii="Calibri" w:hAnsi="Calibri"/>
                <w:color w:val="000000"/>
                <w:spacing w:val="0"/>
                <w:szCs w:val="22"/>
                <w:lang w:eastAsia="en-GB"/>
              </w:rPr>
            </w:pPr>
            <w:del w:id="876" w:author="Wright, Phil" w:date="2017-12-08T12:03:00Z">
              <w:r w:rsidRPr="004A1441" w:rsidDel="002E0EE3">
                <w:rPr>
                  <w:rFonts w:ascii="Calibri" w:hAnsi="Calibri"/>
                  <w:color w:val="000000"/>
                  <w:spacing w:val="0"/>
                  <w:szCs w:val="22"/>
                  <w:lang w:eastAsia="en-GB"/>
                </w:rPr>
                <w:delText>Confirmation changed password</w:delText>
              </w:r>
            </w:del>
          </w:p>
        </w:tc>
        <w:tc>
          <w:tcPr>
            <w:tcW w:w="431"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877" w:author="Wright, Phil" w:date="2017-12-08T12:03:00Z"/>
                <w:rFonts w:ascii="Calibri" w:hAnsi="Calibri"/>
                <w:color w:val="000000"/>
                <w:spacing w:val="0"/>
                <w:szCs w:val="22"/>
                <w:lang w:eastAsia="en-GB"/>
              </w:rPr>
            </w:pPr>
            <w:del w:id="878" w:author="Wright, Phil" w:date="2017-12-08T12:03:00Z">
              <w:r w:rsidRPr="004A1441" w:rsidDel="002E0EE3">
                <w:rPr>
                  <w:rFonts w:ascii="Calibri" w:hAnsi="Calibri"/>
                  <w:color w:val="000000"/>
                  <w:spacing w:val="0"/>
                  <w:szCs w:val="22"/>
                  <w:lang w:eastAsia="en-GB"/>
                </w:rPr>
                <w:delText>Reset process</w:delText>
              </w:r>
            </w:del>
          </w:p>
        </w:tc>
        <w:tc>
          <w:tcPr>
            <w:tcW w:w="1160"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879" w:author="Wright, Phil" w:date="2017-12-08T12:03:00Z"/>
                <w:rFonts w:ascii="Calibri" w:hAnsi="Calibri"/>
                <w:color w:val="000000"/>
                <w:spacing w:val="0"/>
                <w:szCs w:val="22"/>
                <w:lang w:eastAsia="en-GB"/>
              </w:rPr>
            </w:pPr>
            <w:del w:id="880" w:author="Wright, Phil" w:date="2017-12-08T12:03:00Z">
              <w:r w:rsidRPr="004A1441" w:rsidDel="002E0EE3">
                <w:rPr>
                  <w:rFonts w:ascii="Calibri" w:hAnsi="Calibri"/>
                  <w:color w:val="000000"/>
                  <w:spacing w:val="0"/>
                  <w:szCs w:val="22"/>
                  <w:lang w:eastAsia="en-GB"/>
                </w:rPr>
                <w:delText>Your password has been changed</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81" w:author="Wright, Phil" w:date="2017-12-08T12:03:00Z"/>
                <w:rFonts w:ascii="Calibri" w:hAnsi="Calibri"/>
                <w:color w:val="000000"/>
                <w:spacing w:val="0"/>
                <w:szCs w:val="22"/>
                <w:lang w:eastAsia="en-GB"/>
              </w:rPr>
            </w:pPr>
            <w:del w:id="882" w:author="Wright, Phil" w:date="2017-12-08T12:03:00Z">
              <w:r w:rsidRPr="004A1441" w:rsidDel="002E0EE3">
                <w:rPr>
                  <w:rFonts w:ascii="Calibri" w:hAnsi="Calibri"/>
                  <w:color w:val="000000"/>
                  <w:spacing w:val="0"/>
                  <w:szCs w:val="22"/>
                  <w:lang w:eastAsia="en-GB"/>
                </w:rPr>
                <w:delText>No</w:delText>
              </w:r>
            </w:del>
          </w:p>
        </w:tc>
        <w:tc>
          <w:tcPr>
            <w:tcW w:w="418"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83" w:author="Wright, Phil" w:date="2017-12-08T12:03:00Z"/>
                <w:rFonts w:ascii="Calibri" w:hAnsi="Calibri"/>
                <w:color w:val="000000"/>
                <w:spacing w:val="0"/>
                <w:szCs w:val="22"/>
                <w:lang w:eastAsia="en-GB"/>
              </w:rPr>
            </w:pPr>
            <w:del w:id="884" w:author="Wright, Phil" w:date="2017-12-08T12:03:00Z">
              <w:r w:rsidRPr="004A1441" w:rsidDel="002E0EE3">
                <w:rPr>
                  <w:rFonts w:ascii="Calibri" w:hAnsi="Calibri"/>
                  <w:color w:val="000000"/>
                  <w:spacing w:val="0"/>
                  <w:szCs w:val="22"/>
                  <w:lang w:eastAsia="en-GB"/>
                </w:rPr>
                <w:delText>Email</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885" w:author="Wright, Phil" w:date="2017-12-08T12:03:00Z"/>
                <w:rFonts w:ascii="Calibri" w:hAnsi="Calibri"/>
                <w:color w:val="000000"/>
                <w:spacing w:val="0"/>
                <w:szCs w:val="22"/>
                <w:lang w:eastAsia="en-GB"/>
              </w:rPr>
            </w:pPr>
            <w:del w:id="886" w:author="Wright, Phil" w:date="2017-12-08T12:03:00Z">
              <w:r w:rsidRPr="004A1441" w:rsidDel="002E0EE3">
                <w:rPr>
                  <w:rFonts w:ascii="Calibri" w:hAnsi="Calibri"/>
                  <w:color w:val="000000"/>
                  <w:spacing w:val="0"/>
                  <w:szCs w:val="22"/>
                  <w:lang w:eastAsia="en-GB"/>
                </w:rPr>
                <w:delText>n/a</w:delText>
              </w:r>
            </w:del>
          </w:p>
        </w:tc>
        <w:tc>
          <w:tcPr>
            <w:tcW w:w="316" w:type="pct"/>
            <w:tcBorders>
              <w:top w:val="nil"/>
              <w:left w:val="nil"/>
              <w:bottom w:val="single" w:sz="8" w:space="0" w:color="auto"/>
              <w:right w:val="single" w:sz="4" w:space="0" w:color="auto"/>
            </w:tcBorders>
            <w:shd w:val="clear" w:color="auto" w:fill="auto"/>
            <w:noWrap/>
            <w:vAlign w:val="center"/>
            <w:hideMark/>
          </w:tcPr>
          <w:p w:rsidR="00673A88" w:rsidRPr="004A1441" w:rsidDel="002E0EE3" w:rsidRDefault="00673A88" w:rsidP="00673A88">
            <w:pPr>
              <w:jc w:val="center"/>
              <w:rPr>
                <w:del w:id="887" w:author="Wright, Phil" w:date="2017-12-08T12:03:00Z"/>
                <w:rFonts w:ascii="Calibri" w:hAnsi="Calibri"/>
                <w:color w:val="000000"/>
                <w:spacing w:val="0"/>
                <w:szCs w:val="22"/>
                <w:lang w:eastAsia="en-GB"/>
              </w:rPr>
            </w:pPr>
            <w:del w:id="888"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889" w:author="Wright, Phil" w:date="2017-12-08T12:03:00Z"/>
                <w:rFonts w:ascii="Calibri" w:hAnsi="Calibri"/>
                <w:color w:val="000000"/>
                <w:spacing w:val="0"/>
                <w:szCs w:val="22"/>
                <w:lang w:eastAsia="en-GB"/>
              </w:rPr>
            </w:pPr>
            <w:del w:id="890"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891" w:author="Wright, Phil" w:date="2017-12-08T12:03:00Z"/>
                <w:rFonts w:ascii="Calibri" w:hAnsi="Calibri"/>
                <w:color w:val="000000"/>
                <w:spacing w:val="0"/>
                <w:szCs w:val="22"/>
                <w:lang w:eastAsia="en-GB"/>
              </w:rPr>
            </w:pPr>
            <w:del w:id="892"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893" w:author="Wright, Phil" w:date="2017-12-08T12:03:00Z"/>
                <w:rFonts w:ascii="Calibri" w:hAnsi="Calibri"/>
                <w:color w:val="000000"/>
                <w:spacing w:val="0"/>
                <w:szCs w:val="22"/>
                <w:lang w:eastAsia="en-GB"/>
              </w:rPr>
            </w:pPr>
            <w:del w:id="894"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895" w:author="Wright, Phil" w:date="2017-12-08T12:03:00Z"/>
        </w:trPr>
        <w:tc>
          <w:tcPr>
            <w:tcW w:w="370" w:type="pct"/>
            <w:tcBorders>
              <w:top w:val="nil"/>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896" w:author="Wright, Phil" w:date="2017-12-08T12:03:00Z"/>
                <w:rFonts w:ascii="Calibri" w:hAnsi="Calibri"/>
                <w:color w:val="000000"/>
                <w:spacing w:val="0"/>
                <w:szCs w:val="22"/>
                <w:lang w:eastAsia="en-GB"/>
              </w:rPr>
            </w:pPr>
            <w:del w:id="897" w:author="Wright, Phil" w:date="2017-12-08T12:03:00Z">
              <w:r w:rsidRPr="004A1441" w:rsidDel="002E0EE3">
                <w:rPr>
                  <w:rFonts w:ascii="Calibri" w:hAnsi="Calibri"/>
                  <w:color w:val="000000"/>
                  <w:spacing w:val="0"/>
                  <w:szCs w:val="22"/>
                  <w:lang w:eastAsia="en-GB"/>
                </w:rPr>
                <w:delText>4</w:delText>
              </w:r>
            </w:del>
          </w:p>
        </w:tc>
        <w:tc>
          <w:tcPr>
            <w:tcW w:w="725"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898" w:author="Wright, Phil" w:date="2017-12-08T12:03:00Z"/>
                <w:rFonts w:ascii="Calibri" w:hAnsi="Calibri"/>
                <w:color w:val="000000"/>
                <w:spacing w:val="0"/>
                <w:szCs w:val="22"/>
                <w:lang w:eastAsia="en-GB"/>
              </w:rPr>
            </w:pPr>
            <w:del w:id="899" w:author="Wright, Phil" w:date="2017-12-08T12:03:00Z">
              <w:r w:rsidRPr="004A1441" w:rsidDel="002E0EE3">
                <w:rPr>
                  <w:rFonts w:ascii="Calibri" w:hAnsi="Calibri"/>
                  <w:color w:val="000000"/>
                  <w:spacing w:val="0"/>
                  <w:szCs w:val="22"/>
                  <w:lang w:eastAsia="en-GB"/>
                </w:rPr>
                <w:delText>Annual Health Check</w:delText>
              </w:r>
            </w:del>
          </w:p>
        </w:tc>
        <w:tc>
          <w:tcPr>
            <w:tcW w:w="431"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00" w:author="Wright, Phil" w:date="2017-12-08T12:03:00Z"/>
                <w:rFonts w:ascii="Calibri" w:hAnsi="Calibri"/>
                <w:color w:val="000000"/>
                <w:spacing w:val="0"/>
                <w:szCs w:val="22"/>
                <w:lang w:eastAsia="en-GB"/>
              </w:rPr>
            </w:pPr>
            <w:del w:id="901" w:author="Wright, Phil" w:date="2017-12-08T12:03:00Z">
              <w:r w:rsidRPr="004A1441" w:rsidDel="002E0EE3">
                <w:rPr>
                  <w:rFonts w:ascii="Calibri" w:hAnsi="Calibri"/>
                  <w:color w:val="000000"/>
                  <w:spacing w:val="0"/>
                  <w:szCs w:val="22"/>
                  <w:lang w:eastAsia="en-GB"/>
                </w:rPr>
                <w:delText>Product Page</w:delText>
              </w:r>
            </w:del>
          </w:p>
        </w:tc>
        <w:tc>
          <w:tcPr>
            <w:tcW w:w="1160"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02" w:author="Wright, Phil" w:date="2017-12-08T12:03:00Z"/>
                <w:rFonts w:ascii="Calibri" w:hAnsi="Calibri"/>
                <w:color w:val="000000"/>
                <w:spacing w:val="0"/>
                <w:szCs w:val="22"/>
                <w:lang w:eastAsia="en-GB"/>
              </w:rPr>
            </w:pPr>
            <w:del w:id="903" w:author="Wright, Phil" w:date="2017-12-08T12:03:00Z">
              <w:r w:rsidRPr="004A1441" w:rsidDel="002E0EE3">
                <w:rPr>
                  <w:rFonts w:ascii="Calibri" w:hAnsi="Calibri"/>
                  <w:color w:val="000000"/>
                  <w:spacing w:val="0"/>
                  <w:szCs w:val="22"/>
                  <w:lang w:eastAsia="en-GB"/>
                </w:rPr>
                <w:delText xml:space="preserve">Annual Health Check </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04" w:author="Wright, Phil" w:date="2017-12-08T12:03:00Z"/>
                <w:rFonts w:ascii="Calibri" w:hAnsi="Calibri"/>
                <w:color w:val="000000"/>
                <w:spacing w:val="0"/>
                <w:szCs w:val="22"/>
                <w:lang w:eastAsia="en-GB"/>
              </w:rPr>
            </w:pPr>
            <w:del w:id="905" w:author="Wright, Phil" w:date="2017-12-08T12:03:00Z">
              <w:r w:rsidRPr="004A1441" w:rsidDel="002E0EE3">
                <w:rPr>
                  <w:rFonts w:ascii="Calibri" w:hAnsi="Calibri"/>
                  <w:color w:val="000000"/>
                  <w:spacing w:val="0"/>
                  <w:szCs w:val="22"/>
                  <w:lang w:eastAsia="en-GB"/>
                </w:rPr>
                <w:delText>No</w:delText>
              </w:r>
            </w:del>
          </w:p>
        </w:tc>
        <w:tc>
          <w:tcPr>
            <w:tcW w:w="418"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06" w:author="Wright, Phil" w:date="2017-12-08T12:03:00Z"/>
                <w:rFonts w:ascii="Calibri" w:hAnsi="Calibri"/>
                <w:color w:val="000000"/>
                <w:spacing w:val="0"/>
                <w:szCs w:val="22"/>
                <w:lang w:eastAsia="en-GB"/>
              </w:rPr>
            </w:pPr>
            <w:del w:id="907" w:author="Wright, Phil" w:date="2017-12-08T12:03:00Z">
              <w:r w:rsidRPr="004A1441" w:rsidDel="002E0EE3">
                <w:rPr>
                  <w:rFonts w:ascii="Calibri" w:hAnsi="Calibri"/>
                  <w:color w:val="000000"/>
                  <w:spacing w:val="0"/>
                  <w:szCs w:val="22"/>
                  <w:lang w:eastAsia="en-GB"/>
                </w:rPr>
                <w:delText>Product Support</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08" w:author="Wright, Phil" w:date="2017-12-08T12:03:00Z"/>
                <w:rFonts w:ascii="Calibri" w:hAnsi="Calibri"/>
                <w:color w:val="000000"/>
                <w:spacing w:val="0"/>
                <w:szCs w:val="22"/>
                <w:lang w:eastAsia="en-GB"/>
              </w:rPr>
            </w:pPr>
            <w:del w:id="909" w:author="Wright, Phil" w:date="2017-12-08T12:03:00Z">
              <w:r w:rsidRPr="004A1441" w:rsidDel="002E0EE3">
                <w:rPr>
                  <w:rFonts w:ascii="Calibri" w:hAnsi="Calibri"/>
                  <w:color w:val="000000"/>
                  <w:spacing w:val="0"/>
                  <w:szCs w:val="22"/>
                  <w:lang w:eastAsia="en-GB"/>
                </w:rPr>
                <w:delText>Email</w:delText>
              </w:r>
            </w:del>
          </w:p>
        </w:tc>
        <w:tc>
          <w:tcPr>
            <w:tcW w:w="316" w:type="pct"/>
            <w:tcBorders>
              <w:top w:val="nil"/>
              <w:left w:val="nil"/>
              <w:bottom w:val="single" w:sz="8" w:space="0" w:color="auto"/>
              <w:right w:val="single" w:sz="4" w:space="0" w:color="auto"/>
            </w:tcBorders>
            <w:shd w:val="clear" w:color="auto" w:fill="auto"/>
            <w:vAlign w:val="center"/>
            <w:hideMark/>
          </w:tcPr>
          <w:p w:rsidR="00673A88" w:rsidRPr="004A1441" w:rsidDel="002E0EE3" w:rsidRDefault="00673A88" w:rsidP="00673A88">
            <w:pPr>
              <w:jc w:val="center"/>
              <w:rPr>
                <w:del w:id="910" w:author="Wright, Phil" w:date="2017-12-08T12:03:00Z"/>
                <w:rFonts w:ascii="Calibri" w:hAnsi="Calibri"/>
                <w:color w:val="000000"/>
                <w:spacing w:val="0"/>
                <w:szCs w:val="22"/>
                <w:lang w:eastAsia="en-GB"/>
              </w:rPr>
            </w:pPr>
            <w:del w:id="911" w:author="Wright, Phil" w:date="2017-12-08T12:03:00Z">
              <w:r w:rsidRPr="004A1441" w:rsidDel="002E0EE3">
                <w:rPr>
                  <w:rFonts w:ascii="Calibri" w:hAnsi="Calibri"/>
                  <w:color w:val="000000"/>
                  <w:spacing w:val="0"/>
                  <w:szCs w:val="22"/>
                  <w:lang w:eastAsia="en-GB"/>
                </w:rPr>
                <w:delText>letter</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12" w:author="Wright, Phil" w:date="2017-12-08T12:03:00Z"/>
                <w:rFonts w:ascii="Calibri" w:hAnsi="Calibri"/>
                <w:color w:val="000000"/>
                <w:spacing w:val="0"/>
                <w:szCs w:val="22"/>
                <w:lang w:eastAsia="en-GB"/>
              </w:rPr>
            </w:pPr>
            <w:del w:id="913"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14" w:author="Wright, Phil" w:date="2017-12-08T12:03:00Z"/>
                <w:rFonts w:ascii="Calibri" w:hAnsi="Calibri"/>
                <w:color w:val="000000"/>
                <w:spacing w:val="0"/>
                <w:szCs w:val="22"/>
                <w:lang w:eastAsia="en-GB"/>
              </w:rPr>
            </w:pPr>
            <w:del w:id="915"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16" w:author="Wright, Phil" w:date="2017-12-08T12:03:00Z"/>
                <w:rFonts w:ascii="Calibri" w:hAnsi="Calibri"/>
                <w:color w:val="000000"/>
                <w:spacing w:val="0"/>
                <w:szCs w:val="22"/>
                <w:lang w:eastAsia="en-GB"/>
              </w:rPr>
            </w:pPr>
            <w:del w:id="917"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918" w:author="Wright, Phil" w:date="2017-12-08T12:03:00Z"/>
        </w:trPr>
        <w:tc>
          <w:tcPr>
            <w:tcW w:w="370" w:type="pct"/>
            <w:tcBorders>
              <w:top w:val="nil"/>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919" w:author="Wright, Phil" w:date="2017-12-08T12:03:00Z"/>
                <w:rFonts w:ascii="Calibri" w:hAnsi="Calibri"/>
                <w:color w:val="000000"/>
                <w:spacing w:val="0"/>
                <w:szCs w:val="22"/>
                <w:lang w:eastAsia="en-GB"/>
              </w:rPr>
            </w:pPr>
            <w:del w:id="920" w:author="Wright, Phil" w:date="2017-12-08T12:03:00Z">
              <w:r w:rsidRPr="004A1441" w:rsidDel="002E0EE3">
                <w:rPr>
                  <w:rFonts w:ascii="Calibri" w:hAnsi="Calibri"/>
                  <w:color w:val="000000"/>
                  <w:spacing w:val="0"/>
                  <w:szCs w:val="22"/>
                  <w:lang w:eastAsia="en-GB"/>
                </w:rPr>
                <w:delText>5</w:delText>
              </w:r>
            </w:del>
          </w:p>
        </w:tc>
        <w:tc>
          <w:tcPr>
            <w:tcW w:w="725"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21" w:author="Wright, Phil" w:date="2017-12-08T12:03:00Z"/>
                <w:rFonts w:ascii="Calibri" w:hAnsi="Calibri"/>
                <w:color w:val="000000"/>
                <w:spacing w:val="0"/>
                <w:szCs w:val="22"/>
                <w:lang w:eastAsia="en-GB"/>
              </w:rPr>
            </w:pPr>
            <w:del w:id="922" w:author="Wright, Phil" w:date="2017-12-08T12:03:00Z">
              <w:r w:rsidRPr="004A1441" w:rsidDel="002E0EE3">
                <w:rPr>
                  <w:rFonts w:ascii="Calibri" w:hAnsi="Calibri"/>
                  <w:color w:val="000000"/>
                  <w:spacing w:val="0"/>
                  <w:szCs w:val="22"/>
                  <w:lang w:eastAsia="en-GB"/>
                </w:rPr>
                <w:delText>Hints and tips/ set up support</w:delText>
              </w:r>
            </w:del>
          </w:p>
        </w:tc>
        <w:tc>
          <w:tcPr>
            <w:tcW w:w="431"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23" w:author="Wright, Phil" w:date="2017-12-08T12:03:00Z"/>
                <w:rFonts w:ascii="Calibri" w:hAnsi="Calibri"/>
                <w:color w:val="000000"/>
                <w:spacing w:val="0"/>
                <w:szCs w:val="22"/>
                <w:lang w:eastAsia="en-GB"/>
              </w:rPr>
            </w:pPr>
            <w:del w:id="924" w:author="Wright, Phil" w:date="2017-12-08T12:03:00Z">
              <w:r w:rsidRPr="004A1441" w:rsidDel="002E0EE3">
                <w:rPr>
                  <w:rFonts w:ascii="Calibri" w:hAnsi="Calibri"/>
                  <w:color w:val="000000"/>
                  <w:spacing w:val="0"/>
                  <w:szCs w:val="22"/>
                  <w:lang w:eastAsia="en-GB"/>
                </w:rPr>
                <w:delText>Product Page</w:delText>
              </w:r>
            </w:del>
          </w:p>
        </w:tc>
        <w:tc>
          <w:tcPr>
            <w:tcW w:w="1160"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25" w:author="Wright, Phil" w:date="2017-12-08T12:03:00Z"/>
                <w:rFonts w:ascii="Calibri" w:hAnsi="Calibri"/>
                <w:color w:val="000000"/>
                <w:spacing w:val="0"/>
                <w:szCs w:val="22"/>
                <w:lang w:eastAsia="en-GB"/>
              </w:rPr>
            </w:pPr>
            <w:del w:id="926" w:author="Wright, Phil" w:date="2017-12-08T12:03:00Z">
              <w:r w:rsidRPr="004A1441" w:rsidDel="002E0EE3">
                <w:rPr>
                  <w:rFonts w:ascii="Calibri" w:hAnsi="Calibri"/>
                  <w:color w:val="000000"/>
                  <w:spacing w:val="0"/>
                  <w:szCs w:val="22"/>
                  <w:lang w:eastAsia="en-GB"/>
                </w:rPr>
                <w:delText>New hints and tips/ set up support</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27" w:author="Wright, Phil" w:date="2017-12-08T12:03:00Z"/>
                <w:rFonts w:ascii="Calibri" w:hAnsi="Calibri"/>
                <w:color w:val="000000"/>
                <w:spacing w:val="0"/>
                <w:szCs w:val="22"/>
                <w:lang w:eastAsia="en-GB"/>
              </w:rPr>
            </w:pPr>
            <w:del w:id="928" w:author="Wright, Phil" w:date="2017-12-08T12:03:00Z">
              <w:r w:rsidRPr="004A1441" w:rsidDel="002E0EE3">
                <w:rPr>
                  <w:rFonts w:ascii="Calibri" w:hAnsi="Calibri"/>
                  <w:color w:val="000000"/>
                  <w:spacing w:val="0"/>
                  <w:szCs w:val="22"/>
                  <w:lang w:eastAsia="en-GB"/>
                </w:rPr>
                <w:delText>No</w:delText>
              </w:r>
            </w:del>
          </w:p>
        </w:tc>
        <w:tc>
          <w:tcPr>
            <w:tcW w:w="418"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29" w:author="Wright, Phil" w:date="2017-12-08T12:03:00Z"/>
                <w:rFonts w:ascii="Calibri" w:hAnsi="Calibri"/>
                <w:color w:val="000000"/>
                <w:spacing w:val="0"/>
                <w:szCs w:val="22"/>
                <w:lang w:eastAsia="en-GB"/>
              </w:rPr>
            </w:pPr>
            <w:del w:id="930" w:author="Wright, Phil" w:date="2017-12-08T12:03:00Z">
              <w:r w:rsidRPr="004A1441" w:rsidDel="002E0EE3">
                <w:rPr>
                  <w:rFonts w:ascii="Calibri" w:hAnsi="Calibri"/>
                  <w:color w:val="000000"/>
                  <w:spacing w:val="0"/>
                  <w:szCs w:val="22"/>
                  <w:lang w:eastAsia="en-GB"/>
                </w:rPr>
                <w:delText>Product Support</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31" w:author="Wright, Phil" w:date="2017-12-08T12:03:00Z"/>
                <w:rFonts w:ascii="Calibri" w:hAnsi="Calibri"/>
                <w:color w:val="000000"/>
                <w:spacing w:val="0"/>
                <w:szCs w:val="22"/>
                <w:lang w:eastAsia="en-GB"/>
              </w:rPr>
            </w:pPr>
            <w:del w:id="932" w:author="Wright, Phil" w:date="2017-12-08T12:03:00Z">
              <w:r w:rsidRPr="004A1441" w:rsidDel="002E0EE3">
                <w:rPr>
                  <w:rFonts w:ascii="Calibri" w:hAnsi="Calibri"/>
                  <w:color w:val="000000"/>
                  <w:spacing w:val="0"/>
                  <w:szCs w:val="22"/>
                  <w:lang w:eastAsia="en-GB"/>
                </w:rPr>
                <w:delText>Email</w:delText>
              </w:r>
            </w:del>
          </w:p>
        </w:tc>
        <w:tc>
          <w:tcPr>
            <w:tcW w:w="316" w:type="pct"/>
            <w:tcBorders>
              <w:top w:val="nil"/>
              <w:left w:val="nil"/>
              <w:bottom w:val="single" w:sz="8" w:space="0" w:color="auto"/>
              <w:right w:val="single" w:sz="4" w:space="0" w:color="auto"/>
            </w:tcBorders>
            <w:shd w:val="clear" w:color="auto" w:fill="auto"/>
            <w:vAlign w:val="center"/>
            <w:hideMark/>
          </w:tcPr>
          <w:p w:rsidR="00673A88" w:rsidRPr="004A1441" w:rsidDel="002E0EE3" w:rsidRDefault="00673A88" w:rsidP="00673A88">
            <w:pPr>
              <w:jc w:val="center"/>
              <w:rPr>
                <w:del w:id="933" w:author="Wright, Phil" w:date="2017-12-08T12:03:00Z"/>
                <w:rFonts w:ascii="Calibri" w:hAnsi="Calibri"/>
                <w:color w:val="000000"/>
                <w:spacing w:val="0"/>
                <w:szCs w:val="22"/>
                <w:lang w:eastAsia="en-GB"/>
              </w:rPr>
            </w:pPr>
            <w:del w:id="934" w:author="Wright, Phil" w:date="2017-12-08T12:03:00Z">
              <w:r w:rsidRPr="004A1441" w:rsidDel="002E0EE3">
                <w:rPr>
                  <w:rFonts w:ascii="Calibri" w:hAnsi="Calibri"/>
                  <w:color w:val="000000"/>
                  <w:spacing w:val="0"/>
                  <w:szCs w:val="22"/>
                  <w:lang w:eastAsia="en-GB"/>
                </w:rPr>
                <w:delText>Letter</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35" w:author="Wright, Phil" w:date="2017-12-08T12:03:00Z"/>
                <w:rFonts w:ascii="Calibri" w:hAnsi="Calibri"/>
                <w:color w:val="000000"/>
                <w:spacing w:val="0"/>
                <w:szCs w:val="22"/>
                <w:lang w:eastAsia="en-GB"/>
              </w:rPr>
            </w:pPr>
            <w:del w:id="936"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37" w:author="Wright, Phil" w:date="2017-12-08T12:03:00Z"/>
                <w:rFonts w:ascii="Calibri" w:hAnsi="Calibri"/>
                <w:color w:val="000000"/>
                <w:spacing w:val="0"/>
                <w:szCs w:val="22"/>
                <w:lang w:eastAsia="en-GB"/>
              </w:rPr>
            </w:pPr>
            <w:del w:id="938"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39" w:author="Wright, Phil" w:date="2017-12-08T12:03:00Z"/>
                <w:rFonts w:ascii="Calibri" w:hAnsi="Calibri"/>
                <w:color w:val="000000"/>
                <w:spacing w:val="0"/>
                <w:szCs w:val="22"/>
                <w:lang w:eastAsia="en-GB"/>
              </w:rPr>
            </w:pPr>
            <w:del w:id="940"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941" w:author="Wright, Phil" w:date="2017-12-08T12:03:00Z"/>
        </w:trPr>
        <w:tc>
          <w:tcPr>
            <w:tcW w:w="370" w:type="pct"/>
            <w:tcBorders>
              <w:top w:val="nil"/>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942" w:author="Wright, Phil" w:date="2017-12-08T12:03:00Z"/>
                <w:rFonts w:ascii="Calibri" w:hAnsi="Calibri"/>
                <w:color w:val="000000"/>
                <w:spacing w:val="0"/>
                <w:szCs w:val="22"/>
                <w:lang w:eastAsia="en-GB"/>
              </w:rPr>
            </w:pPr>
            <w:del w:id="943" w:author="Wright, Phil" w:date="2017-12-08T12:03:00Z">
              <w:r w:rsidRPr="004A1441" w:rsidDel="002E0EE3">
                <w:rPr>
                  <w:rFonts w:ascii="Calibri" w:hAnsi="Calibri"/>
                  <w:color w:val="000000"/>
                  <w:spacing w:val="0"/>
                  <w:szCs w:val="22"/>
                  <w:lang w:eastAsia="en-GB"/>
                </w:rPr>
                <w:delText>6</w:delText>
              </w:r>
            </w:del>
          </w:p>
        </w:tc>
        <w:tc>
          <w:tcPr>
            <w:tcW w:w="725"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44" w:author="Wright, Phil" w:date="2017-12-08T12:03:00Z"/>
                <w:rFonts w:ascii="Calibri" w:hAnsi="Calibri"/>
                <w:color w:val="000000"/>
                <w:spacing w:val="0"/>
                <w:szCs w:val="22"/>
                <w:lang w:eastAsia="en-GB"/>
              </w:rPr>
            </w:pPr>
            <w:del w:id="945" w:author="Wright, Phil" w:date="2017-12-08T12:03:00Z">
              <w:r w:rsidRPr="004A1441" w:rsidDel="002E0EE3">
                <w:rPr>
                  <w:rFonts w:ascii="Calibri" w:hAnsi="Calibri"/>
                  <w:color w:val="000000"/>
                  <w:spacing w:val="0"/>
                  <w:szCs w:val="22"/>
                  <w:lang w:eastAsia="en-GB"/>
                </w:rPr>
                <w:delText>New SG</w:delText>
              </w:r>
            </w:del>
          </w:p>
        </w:tc>
        <w:tc>
          <w:tcPr>
            <w:tcW w:w="431"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46" w:author="Wright, Phil" w:date="2017-12-08T12:03:00Z"/>
                <w:rFonts w:ascii="Calibri" w:hAnsi="Calibri"/>
                <w:color w:val="000000"/>
                <w:spacing w:val="0"/>
                <w:szCs w:val="22"/>
                <w:lang w:eastAsia="en-GB"/>
              </w:rPr>
            </w:pPr>
            <w:del w:id="947" w:author="Wright, Phil" w:date="2017-12-08T12:03:00Z">
              <w:r w:rsidRPr="004A1441" w:rsidDel="002E0EE3">
                <w:rPr>
                  <w:rFonts w:ascii="Calibri" w:hAnsi="Calibri"/>
                  <w:color w:val="000000"/>
                  <w:spacing w:val="0"/>
                  <w:szCs w:val="22"/>
                  <w:lang w:eastAsia="en-GB"/>
                </w:rPr>
                <w:delText>Data Feed</w:delText>
              </w:r>
            </w:del>
          </w:p>
        </w:tc>
        <w:tc>
          <w:tcPr>
            <w:tcW w:w="1160"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48" w:author="Wright, Phil" w:date="2017-12-08T12:03:00Z"/>
                <w:rFonts w:ascii="Calibri" w:hAnsi="Calibri"/>
                <w:color w:val="000000"/>
                <w:spacing w:val="0"/>
                <w:szCs w:val="22"/>
                <w:lang w:eastAsia="en-GB"/>
              </w:rPr>
            </w:pPr>
            <w:del w:id="949" w:author="Wright, Phil" w:date="2017-12-08T12:03:00Z">
              <w:r w:rsidRPr="004A1441" w:rsidDel="002E0EE3">
                <w:rPr>
                  <w:rFonts w:ascii="Calibri" w:hAnsi="Calibri"/>
                  <w:color w:val="000000"/>
                  <w:spacing w:val="0"/>
                  <w:szCs w:val="22"/>
                  <w:lang w:eastAsia="en-GB"/>
                </w:rPr>
                <w:delText>Inform user that a new SG has been added to the portal</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50" w:author="Wright, Phil" w:date="2017-12-08T12:03:00Z"/>
                <w:rFonts w:ascii="Calibri" w:hAnsi="Calibri"/>
                <w:color w:val="000000"/>
                <w:spacing w:val="0"/>
                <w:szCs w:val="22"/>
                <w:lang w:eastAsia="en-GB"/>
              </w:rPr>
            </w:pPr>
            <w:del w:id="951" w:author="Wright, Phil" w:date="2017-12-08T12:03:00Z">
              <w:r w:rsidRPr="004A1441" w:rsidDel="002E0EE3">
                <w:rPr>
                  <w:rFonts w:ascii="Calibri" w:hAnsi="Calibri"/>
                  <w:color w:val="000000"/>
                  <w:spacing w:val="0"/>
                  <w:szCs w:val="22"/>
                  <w:lang w:eastAsia="en-GB"/>
                </w:rPr>
                <w:delText>No</w:delText>
              </w:r>
            </w:del>
          </w:p>
        </w:tc>
        <w:tc>
          <w:tcPr>
            <w:tcW w:w="418"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52" w:author="Wright, Phil" w:date="2017-12-08T12:03:00Z"/>
                <w:rFonts w:ascii="Calibri" w:hAnsi="Calibri"/>
                <w:color w:val="000000"/>
                <w:spacing w:val="0"/>
                <w:szCs w:val="22"/>
                <w:lang w:eastAsia="en-GB"/>
              </w:rPr>
            </w:pPr>
            <w:del w:id="953" w:author="Wright, Phil" w:date="2017-12-08T12:03:00Z">
              <w:r w:rsidRPr="004A1441" w:rsidDel="002E0EE3">
                <w:rPr>
                  <w:rFonts w:ascii="Calibri" w:hAnsi="Calibri"/>
                  <w:color w:val="000000"/>
                  <w:spacing w:val="0"/>
                  <w:szCs w:val="22"/>
                  <w:lang w:eastAsia="en-GB"/>
                </w:rPr>
                <w:delText>Email</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54" w:author="Wright, Phil" w:date="2017-12-08T12:03:00Z"/>
                <w:rFonts w:ascii="Calibri" w:hAnsi="Calibri"/>
                <w:color w:val="000000"/>
                <w:spacing w:val="0"/>
                <w:szCs w:val="22"/>
                <w:lang w:eastAsia="en-GB"/>
              </w:rPr>
            </w:pPr>
            <w:del w:id="955" w:author="Wright, Phil" w:date="2017-12-08T12:03:00Z">
              <w:r w:rsidRPr="004A1441" w:rsidDel="002E0EE3">
                <w:rPr>
                  <w:rFonts w:ascii="Calibri" w:hAnsi="Calibri"/>
                  <w:color w:val="000000"/>
                  <w:spacing w:val="0"/>
                  <w:szCs w:val="22"/>
                  <w:lang w:eastAsia="en-GB"/>
                </w:rPr>
                <w:delText>n/a</w:delText>
              </w:r>
            </w:del>
          </w:p>
        </w:tc>
        <w:tc>
          <w:tcPr>
            <w:tcW w:w="316" w:type="pct"/>
            <w:tcBorders>
              <w:top w:val="nil"/>
              <w:left w:val="nil"/>
              <w:bottom w:val="single" w:sz="8" w:space="0" w:color="auto"/>
              <w:right w:val="single" w:sz="4" w:space="0" w:color="auto"/>
            </w:tcBorders>
            <w:shd w:val="clear" w:color="auto" w:fill="auto"/>
            <w:vAlign w:val="center"/>
            <w:hideMark/>
          </w:tcPr>
          <w:p w:rsidR="00673A88" w:rsidRPr="004A1441" w:rsidDel="002E0EE3" w:rsidRDefault="00673A88" w:rsidP="00673A88">
            <w:pPr>
              <w:jc w:val="center"/>
              <w:rPr>
                <w:del w:id="956" w:author="Wright, Phil" w:date="2017-12-08T12:03:00Z"/>
                <w:rFonts w:ascii="Calibri" w:hAnsi="Calibri"/>
                <w:color w:val="000000"/>
                <w:spacing w:val="0"/>
                <w:szCs w:val="22"/>
                <w:lang w:eastAsia="en-GB"/>
              </w:rPr>
            </w:pPr>
            <w:del w:id="957"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58" w:author="Wright, Phil" w:date="2017-12-08T12:03:00Z"/>
                <w:rFonts w:ascii="Calibri" w:hAnsi="Calibri"/>
                <w:color w:val="000000"/>
                <w:spacing w:val="0"/>
                <w:szCs w:val="22"/>
                <w:lang w:eastAsia="en-GB"/>
              </w:rPr>
            </w:pPr>
            <w:del w:id="959"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60" w:author="Wright, Phil" w:date="2017-12-08T12:03:00Z"/>
                <w:rFonts w:ascii="Calibri" w:hAnsi="Calibri"/>
                <w:color w:val="000000"/>
                <w:spacing w:val="0"/>
                <w:szCs w:val="22"/>
                <w:lang w:eastAsia="en-GB"/>
              </w:rPr>
            </w:pPr>
            <w:del w:id="961"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962" w:author="Wright, Phil" w:date="2017-12-08T12:03:00Z"/>
                <w:rFonts w:ascii="Calibri" w:hAnsi="Calibri"/>
                <w:color w:val="000000"/>
                <w:spacing w:val="0"/>
                <w:szCs w:val="22"/>
                <w:lang w:eastAsia="en-GB"/>
              </w:rPr>
            </w:pPr>
            <w:del w:id="963"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964" w:author="Wright, Phil" w:date="2017-12-08T12:03:00Z"/>
        </w:trPr>
        <w:tc>
          <w:tcPr>
            <w:tcW w:w="370" w:type="pct"/>
            <w:tcBorders>
              <w:top w:val="nil"/>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965" w:author="Wright, Phil" w:date="2017-12-08T12:03:00Z"/>
                <w:rFonts w:ascii="Calibri" w:hAnsi="Calibri"/>
                <w:color w:val="000000"/>
                <w:spacing w:val="0"/>
                <w:szCs w:val="22"/>
                <w:lang w:eastAsia="en-GB"/>
              </w:rPr>
            </w:pPr>
            <w:del w:id="966" w:author="Wright, Phil" w:date="2017-12-08T12:03:00Z">
              <w:r w:rsidRPr="004A1441" w:rsidDel="002E0EE3">
                <w:rPr>
                  <w:rFonts w:ascii="Calibri" w:hAnsi="Calibri"/>
                  <w:color w:val="000000"/>
                  <w:spacing w:val="0"/>
                  <w:szCs w:val="22"/>
                  <w:lang w:eastAsia="en-GB"/>
                </w:rPr>
                <w:delText>7</w:delText>
              </w:r>
            </w:del>
          </w:p>
        </w:tc>
        <w:tc>
          <w:tcPr>
            <w:tcW w:w="725"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67" w:author="Wright, Phil" w:date="2017-12-08T12:03:00Z"/>
                <w:rFonts w:ascii="Calibri" w:hAnsi="Calibri"/>
                <w:color w:val="000000"/>
                <w:spacing w:val="0"/>
                <w:szCs w:val="22"/>
                <w:lang w:eastAsia="en-GB"/>
              </w:rPr>
            </w:pPr>
            <w:del w:id="968" w:author="Wright, Phil" w:date="2017-12-08T12:03:00Z">
              <w:r w:rsidRPr="004A1441" w:rsidDel="002E0EE3">
                <w:rPr>
                  <w:rFonts w:ascii="Calibri" w:hAnsi="Calibri"/>
                  <w:color w:val="000000"/>
                  <w:spacing w:val="0"/>
                  <w:szCs w:val="22"/>
                  <w:lang w:eastAsia="en-GB"/>
                </w:rPr>
                <w:delText xml:space="preserve">Initial Confirmation of engineer appointment </w:delText>
              </w:r>
            </w:del>
          </w:p>
        </w:tc>
        <w:tc>
          <w:tcPr>
            <w:tcW w:w="431"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69" w:author="Wright, Phil" w:date="2017-12-08T12:03:00Z"/>
                <w:rFonts w:ascii="Calibri" w:hAnsi="Calibri"/>
                <w:color w:val="000000"/>
                <w:spacing w:val="0"/>
                <w:szCs w:val="22"/>
                <w:lang w:eastAsia="en-GB"/>
              </w:rPr>
            </w:pPr>
            <w:del w:id="970"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71" w:author="Wright, Phil" w:date="2017-12-08T12:03:00Z"/>
                <w:rFonts w:ascii="Calibri" w:hAnsi="Calibri"/>
                <w:color w:val="000000"/>
                <w:spacing w:val="0"/>
                <w:szCs w:val="22"/>
                <w:lang w:eastAsia="en-GB"/>
              </w:rPr>
            </w:pPr>
            <w:del w:id="972" w:author="Wright, Phil" w:date="2017-12-08T12:03:00Z">
              <w:r w:rsidRPr="004A1441" w:rsidDel="002E0EE3">
                <w:rPr>
                  <w:rFonts w:ascii="Calibri" w:hAnsi="Calibri"/>
                  <w:color w:val="000000"/>
                  <w:spacing w:val="0"/>
                  <w:szCs w:val="22"/>
                  <w:lang w:eastAsia="en-GB"/>
                </w:rPr>
                <w:delText>Confirm engineer has been booked (NOT a guaranteed date - Sub Contractors / In Warranty Manufacturer Links)</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73" w:author="Wright, Phil" w:date="2017-12-08T12:03:00Z"/>
                <w:rFonts w:ascii="Calibri" w:hAnsi="Calibri"/>
                <w:color w:val="000000"/>
                <w:spacing w:val="0"/>
                <w:szCs w:val="22"/>
                <w:lang w:eastAsia="en-GB"/>
              </w:rPr>
            </w:pPr>
            <w:del w:id="974" w:author="Wright, Phil" w:date="2017-12-08T12:03:00Z">
              <w:r w:rsidRPr="004A1441" w:rsidDel="002E0EE3">
                <w:rPr>
                  <w:rFonts w:ascii="Calibri" w:hAnsi="Calibri"/>
                  <w:color w:val="000000"/>
                  <w:spacing w:val="0"/>
                  <w:szCs w:val="22"/>
                  <w:lang w:eastAsia="en-GB"/>
                </w:rPr>
                <w:delText>Yes</w:delText>
              </w:r>
            </w:del>
          </w:p>
        </w:tc>
        <w:tc>
          <w:tcPr>
            <w:tcW w:w="418"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75" w:author="Wright, Phil" w:date="2017-12-08T12:03:00Z"/>
                <w:rFonts w:ascii="Calibri" w:hAnsi="Calibri"/>
                <w:color w:val="000000"/>
                <w:spacing w:val="0"/>
                <w:szCs w:val="22"/>
                <w:lang w:eastAsia="en-GB"/>
              </w:rPr>
            </w:pPr>
            <w:del w:id="976" w:author="Wright, Phil" w:date="2017-12-08T12:03:00Z">
              <w:r w:rsidRPr="004A1441" w:rsidDel="002E0EE3">
                <w:rPr>
                  <w:rFonts w:ascii="Calibri" w:hAnsi="Calibri"/>
                  <w:color w:val="000000"/>
                  <w:spacing w:val="0"/>
                  <w:szCs w:val="22"/>
                  <w:lang w:eastAsia="en-GB"/>
                </w:rPr>
                <w:delText>Email</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77" w:author="Wright, Phil" w:date="2017-12-08T12:03:00Z"/>
                <w:rFonts w:ascii="Calibri" w:hAnsi="Calibri"/>
                <w:color w:val="000000"/>
                <w:spacing w:val="0"/>
                <w:szCs w:val="22"/>
                <w:lang w:eastAsia="en-GB"/>
              </w:rPr>
            </w:pPr>
            <w:del w:id="978" w:author="Wright, Phil" w:date="2017-12-08T12:03:00Z">
              <w:r w:rsidRPr="004A1441" w:rsidDel="002E0EE3">
                <w:rPr>
                  <w:rFonts w:ascii="Calibri" w:hAnsi="Calibri"/>
                  <w:color w:val="000000"/>
                  <w:spacing w:val="0"/>
                  <w:szCs w:val="22"/>
                  <w:lang w:eastAsia="en-GB"/>
                </w:rPr>
                <w:delText>SMS</w:delText>
              </w:r>
            </w:del>
          </w:p>
        </w:tc>
        <w:tc>
          <w:tcPr>
            <w:tcW w:w="316" w:type="pct"/>
            <w:tcBorders>
              <w:top w:val="nil"/>
              <w:left w:val="nil"/>
              <w:bottom w:val="single" w:sz="8" w:space="0" w:color="auto"/>
              <w:right w:val="single" w:sz="4" w:space="0" w:color="auto"/>
            </w:tcBorders>
            <w:shd w:val="clear" w:color="auto" w:fill="auto"/>
            <w:noWrap/>
            <w:vAlign w:val="center"/>
            <w:hideMark/>
          </w:tcPr>
          <w:p w:rsidR="00673A88" w:rsidRPr="004A1441" w:rsidDel="002E0EE3" w:rsidRDefault="00673A88" w:rsidP="00673A88">
            <w:pPr>
              <w:jc w:val="center"/>
              <w:rPr>
                <w:del w:id="979" w:author="Wright, Phil" w:date="2017-12-08T12:03:00Z"/>
                <w:rFonts w:ascii="Calibri" w:hAnsi="Calibri"/>
                <w:color w:val="000000"/>
                <w:spacing w:val="0"/>
                <w:szCs w:val="22"/>
                <w:lang w:eastAsia="en-GB"/>
              </w:rPr>
            </w:pPr>
            <w:del w:id="980"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981" w:author="Wright, Phil" w:date="2017-12-08T12:03:00Z"/>
                <w:rFonts w:ascii="Calibri" w:hAnsi="Calibri"/>
                <w:color w:val="000000"/>
                <w:spacing w:val="0"/>
                <w:szCs w:val="22"/>
                <w:lang w:eastAsia="en-GB"/>
              </w:rPr>
            </w:pPr>
            <w:del w:id="982"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983" w:author="Wright, Phil" w:date="2017-12-08T12:03:00Z"/>
                <w:rFonts w:ascii="Calibri" w:hAnsi="Calibri"/>
                <w:color w:val="000000"/>
                <w:spacing w:val="0"/>
                <w:szCs w:val="22"/>
                <w:lang w:eastAsia="en-GB"/>
              </w:rPr>
            </w:pPr>
            <w:del w:id="984"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985" w:author="Wright, Phil" w:date="2017-12-08T12:03:00Z"/>
                <w:rFonts w:ascii="Calibri" w:hAnsi="Calibri"/>
                <w:color w:val="000000"/>
                <w:spacing w:val="0"/>
                <w:szCs w:val="22"/>
                <w:lang w:eastAsia="en-GB"/>
              </w:rPr>
            </w:pPr>
            <w:del w:id="986"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987" w:author="Wright, Phil" w:date="2017-12-08T12:03:00Z"/>
        </w:trPr>
        <w:tc>
          <w:tcPr>
            <w:tcW w:w="370" w:type="pct"/>
            <w:tcBorders>
              <w:top w:val="nil"/>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988" w:author="Wright, Phil" w:date="2017-12-08T12:03:00Z"/>
                <w:rFonts w:ascii="Calibri" w:hAnsi="Calibri"/>
                <w:color w:val="000000"/>
                <w:spacing w:val="0"/>
                <w:szCs w:val="22"/>
                <w:lang w:eastAsia="en-GB"/>
              </w:rPr>
            </w:pPr>
            <w:del w:id="989" w:author="Wright, Phil" w:date="2017-12-08T12:03:00Z">
              <w:r w:rsidRPr="004A1441" w:rsidDel="002E0EE3">
                <w:rPr>
                  <w:rFonts w:ascii="Calibri" w:hAnsi="Calibri"/>
                  <w:color w:val="000000"/>
                  <w:spacing w:val="0"/>
                  <w:szCs w:val="22"/>
                  <w:lang w:eastAsia="en-GB"/>
                </w:rPr>
                <w:delText>8</w:delText>
              </w:r>
            </w:del>
          </w:p>
        </w:tc>
        <w:tc>
          <w:tcPr>
            <w:tcW w:w="725"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90" w:author="Wright, Phil" w:date="2017-12-08T12:03:00Z"/>
                <w:rFonts w:ascii="Calibri" w:hAnsi="Calibri"/>
                <w:color w:val="000000"/>
                <w:spacing w:val="0"/>
                <w:szCs w:val="22"/>
                <w:lang w:eastAsia="en-GB"/>
              </w:rPr>
            </w:pPr>
            <w:del w:id="991" w:author="Wright, Phil" w:date="2017-12-08T12:03:00Z">
              <w:r w:rsidRPr="004A1441" w:rsidDel="002E0EE3">
                <w:rPr>
                  <w:rFonts w:ascii="Calibri" w:hAnsi="Calibri"/>
                  <w:color w:val="000000"/>
                  <w:spacing w:val="0"/>
                  <w:szCs w:val="22"/>
                  <w:lang w:eastAsia="en-GB"/>
                </w:rPr>
                <w:delText xml:space="preserve">Initial Confirmation of engineer appointment </w:delText>
              </w:r>
            </w:del>
          </w:p>
        </w:tc>
        <w:tc>
          <w:tcPr>
            <w:tcW w:w="431"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92" w:author="Wright, Phil" w:date="2017-12-08T12:03:00Z"/>
                <w:rFonts w:ascii="Calibri" w:hAnsi="Calibri"/>
                <w:color w:val="000000"/>
                <w:spacing w:val="0"/>
                <w:szCs w:val="22"/>
                <w:lang w:eastAsia="en-GB"/>
              </w:rPr>
            </w:pPr>
            <w:del w:id="993"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994" w:author="Wright, Phil" w:date="2017-12-08T12:03:00Z"/>
                <w:rFonts w:ascii="Calibri" w:hAnsi="Calibri"/>
                <w:color w:val="000000"/>
                <w:spacing w:val="0"/>
                <w:szCs w:val="22"/>
                <w:lang w:eastAsia="en-GB"/>
              </w:rPr>
            </w:pPr>
            <w:del w:id="995" w:author="Wright, Phil" w:date="2017-12-08T12:03:00Z">
              <w:r w:rsidRPr="004A1441" w:rsidDel="002E0EE3">
                <w:rPr>
                  <w:rFonts w:ascii="Calibri" w:hAnsi="Calibri"/>
                  <w:color w:val="000000"/>
                  <w:spacing w:val="0"/>
                  <w:szCs w:val="22"/>
                  <w:lang w:eastAsia="en-GB"/>
                </w:rPr>
                <w:delText>Confirm engineer has been booked (Guaranteed date - Employed Engineers)</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96" w:author="Wright, Phil" w:date="2017-12-08T12:03:00Z"/>
                <w:rFonts w:ascii="Calibri" w:hAnsi="Calibri"/>
                <w:color w:val="000000"/>
                <w:spacing w:val="0"/>
                <w:szCs w:val="22"/>
                <w:lang w:eastAsia="en-GB"/>
              </w:rPr>
            </w:pPr>
            <w:del w:id="997" w:author="Wright, Phil" w:date="2017-12-08T12:03:00Z">
              <w:r w:rsidRPr="004A1441" w:rsidDel="002E0EE3">
                <w:rPr>
                  <w:rFonts w:ascii="Calibri" w:hAnsi="Calibri"/>
                  <w:color w:val="000000"/>
                  <w:spacing w:val="0"/>
                  <w:szCs w:val="22"/>
                  <w:lang w:eastAsia="en-GB"/>
                </w:rPr>
                <w:delText>Yes</w:delText>
              </w:r>
            </w:del>
          </w:p>
        </w:tc>
        <w:tc>
          <w:tcPr>
            <w:tcW w:w="418"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998" w:author="Wright, Phil" w:date="2017-12-08T12:03:00Z"/>
                <w:rFonts w:ascii="Calibri" w:hAnsi="Calibri"/>
                <w:color w:val="000000"/>
                <w:spacing w:val="0"/>
                <w:szCs w:val="22"/>
                <w:lang w:eastAsia="en-GB"/>
              </w:rPr>
            </w:pPr>
            <w:del w:id="999" w:author="Wright, Phil" w:date="2017-12-08T12:03:00Z">
              <w:r w:rsidRPr="004A1441" w:rsidDel="002E0EE3">
                <w:rPr>
                  <w:rFonts w:ascii="Calibri" w:hAnsi="Calibri"/>
                  <w:color w:val="000000"/>
                  <w:spacing w:val="0"/>
                  <w:szCs w:val="22"/>
                  <w:lang w:eastAsia="en-GB"/>
                </w:rPr>
                <w:delText>Email</w:delText>
              </w:r>
            </w:del>
          </w:p>
        </w:tc>
        <w:tc>
          <w:tcPr>
            <w:tcW w:w="316" w:type="pct"/>
            <w:tcBorders>
              <w:top w:val="nil"/>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1000" w:author="Wright, Phil" w:date="2017-12-08T12:03:00Z"/>
                <w:rFonts w:ascii="Calibri" w:hAnsi="Calibri"/>
                <w:color w:val="000000"/>
                <w:spacing w:val="0"/>
                <w:szCs w:val="22"/>
                <w:lang w:eastAsia="en-GB"/>
              </w:rPr>
            </w:pPr>
            <w:del w:id="1001" w:author="Wright, Phil" w:date="2017-12-08T12:03:00Z">
              <w:r w:rsidRPr="004A1441" w:rsidDel="002E0EE3">
                <w:rPr>
                  <w:rFonts w:ascii="Calibri" w:hAnsi="Calibri"/>
                  <w:color w:val="000000"/>
                  <w:spacing w:val="0"/>
                  <w:szCs w:val="22"/>
                  <w:lang w:eastAsia="en-GB"/>
                </w:rPr>
                <w:delText>SMS</w:delText>
              </w:r>
            </w:del>
          </w:p>
        </w:tc>
        <w:tc>
          <w:tcPr>
            <w:tcW w:w="316" w:type="pct"/>
            <w:tcBorders>
              <w:top w:val="nil"/>
              <w:left w:val="nil"/>
              <w:bottom w:val="single" w:sz="8" w:space="0" w:color="auto"/>
              <w:right w:val="single" w:sz="4" w:space="0" w:color="auto"/>
            </w:tcBorders>
            <w:shd w:val="clear" w:color="auto" w:fill="auto"/>
            <w:noWrap/>
            <w:vAlign w:val="center"/>
            <w:hideMark/>
          </w:tcPr>
          <w:p w:rsidR="00673A88" w:rsidRPr="004A1441" w:rsidDel="002E0EE3" w:rsidRDefault="00673A88" w:rsidP="00673A88">
            <w:pPr>
              <w:jc w:val="center"/>
              <w:rPr>
                <w:del w:id="1002" w:author="Wright, Phil" w:date="2017-12-08T12:03:00Z"/>
                <w:rFonts w:ascii="Calibri" w:hAnsi="Calibri"/>
                <w:color w:val="000000"/>
                <w:spacing w:val="0"/>
                <w:szCs w:val="22"/>
                <w:lang w:eastAsia="en-GB"/>
              </w:rPr>
            </w:pPr>
            <w:del w:id="1003"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04" w:author="Wright, Phil" w:date="2017-12-08T12:03:00Z"/>
                <w:rFonts w:ascii="Calibri" w:hAnsi="Calibri"/>
                <w:color w:val="000000"/>
                <w:spacing w:val="0"/>
                <w:szCs w:val="22"/>
                <w:lang w:eastAsia="en-GB"/>
              </w:rPr>
            </w:pPr>
            <w:del w:id="1005"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06" w:author="Wright, Phil" w:date="2017-12-08T12:03:00Z"/>
                <w:rFonts w:ascii="Calibri" w:hAnsi="Calibri"/>
                <w:color w:val="000000"/>
                <w:spacing w:val="0"/>
                <w:szCs w:val="22"/>
                <w:lang w:eastAsia="en-GB"/>
              </w:rPr>
            </w:pPr>
            <w:del w:id="1007"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08" w:author="Wright, Phil" w:date="2017-12-08T12:03:00Z"/>
                <w:rFonts w:ascii="Calibri" w:hAnsi="Calibri"/>
                <w:color w:val="000000"/>
                <w:spacing w:val="0"/>
                <w:szCs w:val="22"/>
                <w:lang w:eastAsia="en-GB"/>
              </w:rPr>
            </w:pPr>
            <w:del w:id="1009"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010" w:author="Wright, Phil" w:date="2017-12-08T12:03:00Z"/>
        </w:trPr>
        <w:tc>
          <w:tcPr>
            <w:tcW w:w="370" w:type="pct"/>
            <w:tcBorders>
              <w:top w:val="nil"/>
              <w:left w:val="single" w:sz="8" w:space="0" w:color="auto"/>
              <w:bottom w:val="single" w:sz="4" w:space="0" w:color="auto"/>
              <w:right w:val="single" w:sz="8" w:space="0" w:color="auto"/>
            </w:tcBorders>
            <w:shd w:val="clear" w:color="auto" w:fill="auto"/>
            <w:vAlign w:val="center"/>
            <w:hideMark/>
          </w:tcPr>
          <w:p w:rsidR="00673A88" w:rsidRPr="004A1441" w:rsidDel="002E0EE3" w:rsidRDefault="00673A88" w:rsidP="00673A88">
            <w:pPr>
              <w:jc w:val="center"/>
              <w:rPr>
                <w:del w:id="1011" w:author="Wright, Phil" w:date="2017-12-08T12:03:00Z"/>
                <w:rFonts w:ascii="Calibri" w:hAnsi="Calibri"/>
                <w:color w:val="000000"/>
                <w:spacing w:val="0"/>
                <w:szCs w:val="22"/>
                <w:lang w:eastAsia="en-GB"/>
              </w:rPr>
            </w:pPr>
            <w:del w:id="1012" w:author="Wright, Phil" w:date="2017-12-08T12:03:00Z">
              <w:r w:rsidRPr="004A1441" w:rsidDel="002E0EE3">
                <w:rPr>
                  <w:rFonts w:ascii="Calibri" w:hAnsi="Calibri"/>
                  <w:color w:val="000000"/>
                  <w:spacing w:val="0"/>
                  <w:szCs w:val="22"/>
                  <w:lang w:eastAsia="en-GB"/>
                </w:rPr>
                <w:delText>9</w:delText>
              </w:r>
            </w:del>
          </w:p>
        </w:tc>
        <w:tc>
          <w:tcPr>
            <w:tcW w:w="725" w:type="pct"/>
            <w:tcBorders>
              <w:top w:val="nil"/>
              <w:left w:val="nil"/>
              <w:bottom w:val="single" w:sz="4" w:space="0" w:color="auto"/>
              <w:right w:val="single" w:sz="8" w:space="0" w:color="auto"/>
            </w:tcBorders>
            <w:shd w:val="clear" w:color="auto" w:fill="auto"/>
            <w:noWrap/>
            <w:vAlign w:val="center"/>
            <w:hideMark/>
          </w:tcPr>
          <w:p w:rsidR="00673A88" w:rsidRPr="004A1441" w:rsidDel="002E0EE3" w:rsidRDefault="00673A88" w:rsidP="00673A88">
            <w:pPr>
              <w:rPr>
                <w:del w:id="1013" w:author="Wright, Phil" w:date="2017-12-08T12:03:00Z"/>
                <w:rFonts w:ascii="Calibri" w:hAnsi="Calibri"/>
                <w:color w:val="000000"/>
                <w:spacing w:val="0"/>
                <w:szCs w:val="22"/>
                <w:lang w:eastAsia="en-GB"/>
              </w:rPr>
            </w:pPr>
            <w:del w:id="1014" w:author="Wright, Phil" w:date="2017-12-08T12:03:00Z">
              <w:r w:rsidRPr="004A1441" w:rsidDel="002E0EE3">
                <w:rPr>
                  <w:rFonts w:ascii="Calibri" w:hAnsi="Calibri"/>
                  <w:color w:val="000000"/>
                  <w:spacing w:val="0"/>
                  <w:szCs w:val="22"/>
                  <w:lang w:eastAsia="en-GB"/>
                </w:rPr>
                <w:delText>Engineer Appointment Telephone Call</w:delText>
              </w:r>
            </w:del>
          </w:p>
        </w:tc>
        <w:tc>
          <w:tcPr>
            <w:tcW w:w="431" w:type="pct"/>
            <w:tcBorders>
              <w:top w:val="nil"/>
              <w:left w:val="nil"/>
              <w:bottom w:val="single" w:sz="4" w:space="0" w:color="auto"/>
              <w:right w:val="single" w:sz="8" w:space="0" w:color="auto"/>
            </w:tcBorders>
            <w:shd w:val="clear" w:color="auto" w:fill="auto"/>
            <w:noWrap/>
            <w:vAlign w:val="center"/>
            <w:hideMark/>
          </w:tcPr>
          <w:p w:rsidR="00673A88" w:rsidRPr="004A1441" w:rsidDel="002E0EE3" w:rsidRDefault="00673A88" w:rsidP="00673A88">
            <w:pPr>
              <w:rPr>
                <w:del w:id="1015" w:author="Wright, Phil" w:date="2017-12-08T12:03:00Z"/>
                <w:rFonts w:ascii="Calibri" w:hAnsi="Calibri"/>
                <w:color w:val="000000"/>
                <w:spacing w:val="0"/>
                <w:szCs w:val="22"/>
                <w:lang w:eastAsia="en-GB"/>
              </w:rPr>
            </w:pPr>
            <w:del w:id="1016"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nil"/>
              <w:left w:val="nil"/>
              <w:bottom w:val="single" w:sz="4" w:space="0" w:color="auto"/>
              <w:right w:val="single" w:sz="8" w:space="0" w:color="auto"/>
            </w:tcBorders>
            <w:shd w:val="clear" w:color="auto" w:fill="auto"/>
            <w:noWrap/>
            <w:vAlign w:val="center"/>
            <w:hideMark/>
          </w:tcPr>
          <w:p w:rsidR="00673A88" w:rsidRPr="004A1441" w:rsidDel="002E0EE3" w:rsidRDefault="00673A88" w:rsidP="00673A88">
            <w:pPr>
              <w:rPr>
                <w:del w:id="1017" w:author="Wright, Phil" w:date="2017-12-08T12:03:00Z"/>
                <w:rFonts w:ascii="Calibri" w:hAnsi="Calibri"/>
                <w:color w:val="000000"/>
                <w:spacing w:val="0"/>
                <w:szCs w:val="22"/>
                <w:lang w:eastAsia="en-GB"/>
              </w:rPr>
            </w:pPr>
            <w:del w:id="1018" w:author="Wright, Phil" w:date="2017-12-08T12:03:00Z">
              <w:r w:rsidRPr="004A1441" w:rsidDel="002E0EE3">
                <w:rPr>
                  <w:rFonts w:ascii="Calibri" w:hAnsi="Calibri"/>
                  <w:color w:val="000000"/>
                  <w:spacing w:val="0"/>
                  <w:szCs w:val="22"/>
                  <w:lang w:eastAsia="en-GB"/>
                </w:rPr>
                <w:delText>Engineer call to customer to confirm time of appointment. Call is made on the day of the appointment</w:delText>
              </w:r>
            </w:del>
          </w:p>
        </w:tc>
        <w:tc>
          <w:tcPr>
            <w:tcW w:w="316" w:type="pct"/>
            <w:tcBorders>
              <w:top w:val="nil"/>
              <w:left w:val="nil"/>
              <w:bottom w:val="single" w:sz="4" w:space="0" w:color="auto"/>
              <w:right w:val="single" w:sz="8" w:space="0" w:color="auto"/>
            </w:tcBorders>
            <w:shd w:val="clear" w:color="auto" w:fill="auto"/>
            <w:noWrap/>
            <w:vAlign w:val="center"/>
            <w:hideMark/>
          </w:tcPr>
          <w:p w:rsidR="00673A88" w:rsidRPr="004A1441" w:rsidDel="002E0EE3" w:rsidRDefault="00673A88" w:rsidP="00673A88">
            <w:pPr>
              <w:jc w:val="center"/>
              <w:rPr>
                <w:del w:id="1019" w:author="Wright, Phil" w:date="2017-12-08T12:03:00Z"/>
                <w:rFonts w:ascii="Calibri" w:hAnsi="Calibri"/>
                <w:color w:val="000000"/>
                <w:spacing w:val="0"/>
                <w:szCs w:val="22"/>
                <w:lang w:eastAsia="en-GB"/>
              </w:rPr>
            </w:pPr>
            <w:del w:id="1020" w:author="Wright, Phil" w:date="2017-12-08T12:03:00Z">
              <w:r w:rsidRPr="004A1441" w:rsidDel="002E0EE3">
                <w:rPr>
                  <w:rFonts w:ascii="Calibri" w:hAnsi="Calibri"/>
                  <w:color w:val="000000"/>
                  <w:spacing w:val="0"/>
                  <w:szCs w:val="22"/>
                  <w:lang w:eastAsia="en-GB"/>
                </w:rPr>
                <w:delText>No</w:delText>
              </w:r>
            </w:del>
          </w:p>
        </w:tc>
        <w:tc>
          <w:tcPr>
            <w:tcW w:w="418" w:type="pct"/>
            <w:tcBorders>
              <w:top w:val="nil"/>
              <w:left w:val="nil"/>
              <w:bottom w:val="single" w:sz="4" w:space="0" w:color="auto"/>
              <w:right w:val="single" w:sz="8" w:space="0" w:color="auto"/>
            </w:tcBorders>
            <w:shd w:val="clear" w:color="auto" w:fill="auto"/>
            <w:noWrap/>
            <w:vAlign w:val="center"/>
            <w:hideMark/>
          </w:tcPr>
          <w:p w:rsidR="00673A88" w:rsidRPr="004A1441" w:rsidDel="002E0EE3" w:rsidRDefault="00673A88" w:rsidP="00673A88">
            <w:pPr>
              <w:jc w:val="center"/>
              <w:rPr>
                <w:del w:id="1021" w:author="Wright, Phil" w:date="2017-12-08T12:03:00Z"/>
                <w:rFonts w:ascii="Calibri" w:hAnsi="Calibri"/>
                <w:color w:val="000000"/>
                <w:spacing w:val="0"/>
                <w:szCs w:val="22"/>
                <w:lang w:eastAsia="en-GB"/>
              </w:rPr>
            </w:pPr>
            <w:del w:id="1022" w:author="Wright, Phil" w:date="2017-12-08T12:03:00Z">
              <w:r w:rsidRPr="004A1441" w:rsidDel="002E0EE3">
                <w:rPr>
                  <w:rFonts w:ascii="Calibri" w:hAnsi="Calibri"/>
                  <w:color w:val="000000"/>
                  <w:spacing w:val="0"/>
                  <w:szCs w:val="22"/>
                  <w:lang w:eastAsia="en-GB"/>
                </w:rPr>
                <w:delText>Telephone</w:delText>
              </w:r>
            </w:del>
          </w:p>
        </w:tc>
        <w:tc>
          <w:tcPr>
            <w:tcW w:w="316" w:type="pct"/>
            <w:tcBorders>
              <w:top w:val="nil"/>
              <w:left w:val="nil"/>
              <w:bottom w:val="single" w:sz="4" w:space="0" w:color="auto"/>
              <w:right w:val="single" w:sz="8" w:space="0" w:color="auto"/>
            </w:tcBorders>
            <w:shd w:val="clear" w:color="auto" w:fill="auto"/>
            <w:noWrap/>
            <w:vAlign w:val="center"/>
            <w:hideMark/>
          </w:tcPr>
          <w:p w:rsidR="00673A88" w:rsidRPr="004A1441" w:rsidDel="002E0EE3" w:rsidRDefault="00673A88" w:rsidP="00673A88">
            <w:pPr>
              <w:jc w:val="center"/>
              <w:rPr>
                <w:del w:id="1023" w:author="Wright, Phil" w:date="2017-12-08T12:03:00Z"/>
                <w:rFonts w:ascii="Calibri" w:hAnsi="Calibri"/>
                <w:color w:val="000000"/>
                <w:spacing w:val="0"/>
                <w:szCs w:val="22"/>
                <w:lang w:eastAsia="en-GB"/>
              </w:rPr>
            </w:pPr>
            <w:del w:id="1024" w:author="Wright, Phil" w:date="2017-12-08T12:03:00Z">
              <w:r w:rsidRPr="004A1441" w:rsidDel="002E0EE3">
                <w:rPr>
                  <w:rFonts w:ascii="Calibri" w:hAnsi="Calibri"/>
                  <w:color w:val="000000"/>
                  <w:spacing w:val="0"/>
                  <w:szCs w:val="22"/>
                  <w:lang w:eastAsia="en-GB"/>
                </w:rPr>
                <w:delText>n/a</w:delText>
              </w:r>
            </w:del>
          </w:p>
        </w:tc>
        <w:tc>
          <w:tcPr>
            <w:tcW w:w="316" w:type="pct"/>
            <w:tcBorders>
              <w:top w:val="nil"/>
              <w:left w:val="nil"/>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25" w:author="Wright, Phil" w:date="2017-12-08T12:03:00Z"/>
                <w:rFonts w:ascii="Calibri" w:hAnsi="Calibri"/>
                <w:color w:val="000000"/>
                <w:spacing w:val="0"/>
                <w:szCs w:val="22"/>
                <w:lang w:eastAsia="en-GB"/>
              </w:rPr>
            </w:pPr>
            <w:del w:id="1026"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27" w:author="Wright, Phil" w:date="2017-12-08T12:03:00Z"/>
                <w:rFonts w:ascii="Calibri" w:hAnsi="Calibri"/>
                <w:color w:val="000000"/>
                <w:spacing w:val="0"/>
                <w:szCs w:val="22"/>
                <w:lang w:eastAsia="en-GB"/>
              </w:rPr>
            </w:pPr>
            <w:del w:id="1028" w:author="Wright, Phil" w:date="2017-12-08T12:03:00Z">
              <w:r w:rsidRPr="004A1441" w:rsidDel="002E0EE3">
                <w:rPr>
                  <w:rFonts w:ascii="Calibri" w:hAnsi="Calibri"/>
                  <w:color w:val="000000"/>
                  <w:spacing w:val="0"/>
                  <w:szCs w:val="22"/>
                  <w:lang w:eastAsia="en-GB"/>
                </w:rPr>
                <w:delText>Telephone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29" w:author="Wright, Phil" w:date="2017-12-08T12:03:00Z"/>
                <w:rFonts w:ascii="Calibri" w:hAnsi="Calibri"/>
                <w:color w:val="000000"/>
                <w:spacing w:val="0"/>
                <w:szCs w:val="22"/>
                <w:lang w:eastAsia="en-GB"/>
              </w:rPr>
            </w:pPr>
            <w:del w:id="1030"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31" w:author="Wright, Phil" w:date="2017-12-08T12:03:00Z"/>
                <w:rFonts w:ascii="Calibri" w:hAnsi="Calibri"/>
                <w:color w:val="000000"/>
                <w:spacing w:val="0"/>
                <w:szCs w:val="22"/>
                <w:lang w:eastAsia="en-GB"/>
              </w:rPr>
            </w:pPr>
            <w:del w:id="1032"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033"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034" w:author="Wright, Phil" w:date="2017-12-08T12:03:00Z"/>
                <w:rFonts w:ascii="Calibri" w:hAnsi="Calibri"/>
                <w:color w:val="000000"/>
                <w:spacing w:val="0"/>
                <w:szCs w:val="22"/>
                <w:lang w:eastAsia="en-GB"/>
              </w:rPr>
            </w:pPr>
            <w:del w:id="1035" w:author="Wright, Phil" w:date="2017-12-08T12:03:00Z">
              <w:r w:rsidRPr="004A1441" w:rsidDel="002E0EE3">
                <w:rPr>
                  <w:rFonts w:ascii="Calibri" w:hAnsi="Calibri"/>
                  <w:color w:val="000000"/>
                  <w:spacing w:val="0"/>
                  <w:szCs w:val="22"/>
                  <w:lang w:eastAsia="en-GB"/>
                </w:rPr>
                <w:lastRenderedPageBreak/>
                <w:delText>10</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36" w:author="Wright, Phil" w:date="2017-12-08T12:03:00Z"/>
                <w:rFonts w:ascii="Calibri" w:hAnsi="Calibri"/>
                <w:color w:val="000000"/>
                <w:spacing w:val="0"/>
                <w:szCs w:val="22"/>
                <w:lang w:eastAsia="en-GB"/>
              </w:rPr>
            </w:pPr>
            <w:del w:id="1037" w:author="Wright, Phil" w:date="2017-12-08T12:03:00Z">
              <w:r w:rsidRPr="004A1441" w:rsidDel="002E0EE3">
                <w:rPr>
                  <w:rFonts w:ascii="Calibri" w:hAnsi="Calibri"/>
                  <w:color w:val="000000"/>
                  <w:spacing w:val="0"/>
                  <w:szCs w:val="22"/>
                  <w:lang w:eastAsia="en-GB"/>
                </w:rPr>
                <w:delText>Confirmation of Courier collection</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38" w:author="Wright, Phil" w:date="2017-12-08T12:03:00Z"/>
                <w:rFonts w:ascii="Calibri" w:hAnsi="Calibri"/>
                <w:color w:val="000000"/>
                <w:spacing w:val="0"/>
                <w:szCs w:val="22"/>
                <w:lang w:eastAsia="en-GB"/>
              </w:rPr>
            </w:pPr>
            <w:del w:id="1039"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40" w:author="Wright, Phil" w:date="2017-12-08T12:03:00Z"/>
                <w:rFonts w:ascii="Calibri" w:hAnsi="Calibri"/>
                <w:color w:val="000000"/>
                <w:spacing w:val="0"/>
                <w:szCs w:val="22"/>
                <w:lang w:eastAsia="en-GB"/>
              </w:rPr>
            </w:pPr>
            <w:del w:id="1041" w:author="Wright, Phil" w:date="2017-12-08T12:03:00Z">
              <w:r w:rsidRPr="004A1441" w:rsidDel="002E0EE3">
                <w:rPr>
                  <w:rFonts w:ascii="Calibri" w:hAnsi="Calibri"/>
                  <w:color w:val="000000"/>
                  <w:spacing w:val="0"/>
                  <w:szCs w:val="22"/>
                  <w:lang w:eastAsia="en-GB"/>
                </w:rPr>
                <w:delText xml:space="preserve">Confirm courier collection has been booked </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42" w:author="Wright, Phil" w:date="2017-12-08T12:03:00Z"/>
                <w:rFonts w:ascii="Calibri" w:hAnsi="Calibri"/>
                <w:color w:val="000000"/>
                <w:spacing w:val="0"/>
                <w:szCs w:val="22"/>
                <w:lang w:eastAsia="en-GB"/>
              </w:rPr>
            </w:pPr>
            <w:del w:id="1043"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44" w:author="Wright, Phil" w:date="2017-12-08T12:03:00Z"/>
                <w:rFonts w:ascii="Calibri" w:hAnsi="Calibri"/>
                <w:color w:val="000000"/>
                <w:spacing w:val="0"/>
                <w:szCs w:val="22"/>
                <w:lang w:eastAsia="en-GB"/>
              </w:rPr>
            </w:pPr>
            <w:del w:id="1045"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46" w:author="Wright, Phil" w:date="2017-12-08T12:03:00Z"/>
                <w:rFonts w:ascii="Calibri" w:hAnsi="Calibri"/>
                <w:color w:val="000000"/>
                <w:spacing w:val="0"/>
                <w:szCs w:val="22"/>
                <w:lang w:eastAsia="en-GB"/>
              </w:rPr>
            </w:pPr>
            <w:del w:id="1047"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48" w:author="Wright, Phil" w:date="2017-12-08T12:03:00Z"/>
                <w:rFonts w:ascii="Calibri" w:hAnsi="Calibri"/>
                <w:color w:val="000000"/>
                <w:spacing w:val="0"/>
                <w:szCs w:val="22"/>
                <w:lang w:eastAsia="en-GB"/>
              </w:rPr>
            </w:pPr>
            <w:del w:id="1049"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50" w:author="Wright, Phil" w:date="2017-12-08T12:03:00Z"/>
                <w:rFonts w:ascii="Calibri" w:hAnsi="Calibri"/>
                <w:color w:val="000000"/>
                <w:spacing w:val="0"/>
                <w:szCs w:val="22"/>
                <w:lang w:eastAsia="en-GB"/>
              </w:rPr>
            </w:pPr>
            <w:del w:id="1051"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52" w:author="Wright, Phil" w:date="2017-12-08T12:03:00Z"/>
                <w:rFonts w:ascii="Calibri" w:hAnsi="Calibri"/>
                <w:color w:val="000000"/>
                <w:spacing w:val="0"/>
                <w:szCs w:val="22"/>
                <w:lang w:eastAsia="en-GB"/>
              </w:rPr>
            </w:pPr>
            <w:del w:id="1053"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54" w:author="Wright, Phil" w:date="2017-12-08T12:03:00Z"/>
                <w:rFonts w:ascii="Calibri" w:hAnsi="Calibri"/>
                <w:color w:val="000000"/>
                <w:spacing w:val="0"/>
                <w:szCs w:val="22"/>
                <w:lang w:eastAsia="en-GB"/>
              </w:rPr>
            </w:pPr>
            <w:del w:id="1055"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056"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057" w:author="Wright, Phil" w:date="2017-12-08T12:03:00Z"/>
                <w:rFonts w:ascii="Calibri" w:hAnsi="Calibri"/>
                <w:color w:val="000000"/>
                <w:spacing w:val="0"/>
                <w:szCs w:val="22"/>
                <w:lang w:eastAsia="en-GB"/>
              </w:rPr>
            </w:pPr>
            <w:del w:id="1058" w:author="Wright, Phil" w:date="2017-12-08T12:03:00Z">
              <w:r w:rsidRPr="004A1441" w:rsidDel="002E0EE3">
                <w:rPr>
                  <w:rFonts w:ascii="Calibri" w:hAnsi="Calibri"/>
                  <w:color w:val="000000"/>
                  <w:spacing w:val="0"/>
                  <w:szCs w:val="22"/>
                  <w:lang w:eastAsia="en-GB"/>
                </w:rPr>
                <w:delText>11</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59" w:author="Wright, Phil" w:date="2017-12-08T12:03:00Z"/>
                <w:rFonts w:ascii="Calibri" w:hAnsi="Calibri"/>
                <w:color w:val="000000"/>
                <w:spacing w:val="0"/>
                <w:szCs w:val="22"/>
                <w:lang w:eastAsia="en-GB"/>
              </w:rPr>
            </w:pPr>
            <w:del w:id="1060" w:author="Wright, Phil" w:date="2017-12-08T12:03:00Z">
              <w:r w:rsidRPr="004A1441" w:rsidDel="002E0EE3">
                <w:rPr>
                  <w:rFonts w:ascii="Calibri" w:hAnsi="Calibri"/>
                  <w:color w:val="000000"/>
                  <w:spacing w:val="0"/>
                  <w:szCs w:val="22"/>
                  <w:lang w:eastAsia="en-GB"/>
                </w:rPr>
                <w:delText>Reminder Booking</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61" w:author="Wright, Phil" w:date="2017-12-08T12:03:00Z"/>
                <w:rFonts w:ascii="Calibri" w:hAnsi="Calibri"/>
                <w:color w:val="000000"/>
                <w:spacing w:val="0"/>
                <w:szCs w:val="22"/>
                <w:lang w:eastAsia="en-GB"/>
              </w:rPr>
            </w:pPr>
            <w:del w:id="1062" w:author="Wright, Phil" w:date="2017-12-08T12:03:00Z">
              <w:r w:rsidRPr="004A1441" w:rsidDel="002E0EE3">
                <w:rPr>
                  <w:rFonts w:ascii="Calibri" w:hAnsi="Calibri"/>
                  <w:color w:val="000000"/>
                  <w:spacing w:val="0"/>
                  <w:szCs w:val="22"/>
                  <w:lang w:eastAsia="en-GB"/>
                </w:rPr>
                <w:delText>Booking Process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63" w:author="Wright, Phil" w:date="2017-12-08T12:03:00Z"/>
                <w:rFonts w:ascii="Calibri" w:hAnsi="Calibri"/>
                <w:color w:val="000000"/>
                <w:spacing w:val="0"/>
                <w:szCs w:val="22"/>
                <w:lang w:eastAsia="en-GB"/>
              </w:rPr>
            </w:pPr>
            <w:del w:id="1064" w:author="Wright, Phil" w:date="2017-12-08T12:03:00Z">
              <w:r w:rsidRPr="004A1441" w:rsidDel="002E0EE3">
                <w:rPr>
                  <w:rFonts w:ascii="Calibri" w:hAnsi="Calibri"/>
                  <w:color w:val="000000"/>
                  <w:spacing w:val="0"/>
                  <w:szCs w:val="22"/>
                  <w:lang w:eastAsia="en-GB"/>
                </w:rPr>
                <w:delText>Our engineer will be calling on you tomorrow</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65" w:author="Wright, Phil" w:date="2017-12-08T12:03:00Z"/>
                <w:rFonts w:ascii="Calibri" w:hAnsi="Calibri"/>
                <w:color w:val="000000"/>
                <w:spacing w:val="0"/>
                <w:szCs w:val="22"/>
                <w:lang w:eastAsia="en-GB"/>
              </w:rPr>
            </w:pPr>
            <w:del w:id="1066"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67" w:author="Wright, Phil" w:date="2017-12-08T12:03:00Z"/>
                <w:rFonts w:ascii="Calibri" w:hAnsi="Calibri"/>
                <w:color w:val="000000"/>
                <w:spacing w:val="0"/>
                <w:szCs w:val="22"/>
                <w:lang w:eastAsia="en-GB"/>
              </w:rPr>
            </w:pPr>
            <w:del w:id="1068"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69" w:author="Wright, Phil" w:date="2017-12-08T12:03:00Z"/>
                <w:rFonts w:ascii="Calibri" w:hAnsi="Calibri"/>
                <w:color w:val="000000"/>
                <w:spacing w:val="0"/>
                <w:szCs w:val="22"/>
                <w:lang w:eastAsia="en-GB"/>
              </w:rPr>
            </w:pPr>
            <w:del w:id="1070"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071" w:author="Wright, Phil" w:date="2017-12-08T12:03:00Z"/>
                <w:rFonts w:ascii="Calibri" w:hAnsi="Calibri"/>
                <w:color w:val="000000"/>
                <w:spacing w:val="0"/>
                <w:szCs w:val="22"/>
                <w:lang w:eastAsia="en-GB"/>
              </w:rPr>
            </w:pPr>
            <w:del w:id="1072"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73" w:author="Wright, Phil" w:date="2017-12-08T12:03:00Z"/>
                <w:rFonts w:ascii="Calibri" w:hAnsi="Calibri"/>
                <w:color w:val="000000"/>
                <w:spacing w:val="0"/>
                <w:szCs w:val="22"/>
                <w:lang w:eastAsia="en-GB"/>
              </w:rPr>
            </w:pPr>
            <w:del w:id="1074"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75" w:author="Wright, Phil" w:date="2017-12-08T12:03:00Z"/>
                <w:rFonts w:ascii="Calibri" w:hAnsi="Calibri"/>
                <w:color w:val="000000"/>
                <w:spacing w:val="0"/>
                <w:szCs w:val="22"/>
                <w:lang w:eastAsia="en-GB"/>
              </w:rPr>
            </w:pPr>
            <w:del w:id="1076"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077" w:author="Wright, Phil" w:date="2017-12-08T12:03:00Z"/>
                <w:rFonts w:ascii="Calibri" w:hAnsi="Calibri"/>
                <w:color w:val="000000"/>
                <w:spacing w:val="0"/>
                <w:szCs w:val="22"/>
                <w:lang w:eastAsia="en-GB"/>
              </w:rPr>
            </w:pPr>
            <w:del w:id="1078"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079"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080" w:author="Wright, Phil" w:date="2017-12-08T12:03:00Z"/>
                <w:rFonts w:ascii="Calibri" w:hAnsi="Calibri"/>
                <w:color w:val="000000"/>
                <w:spacing w:val="0"/>
                <w:szCs w:val="22"/>
                <w:lang w:eastAsia="en-GB"/>
              </w:rPr>
            </w:pPr>
            <w:del w:id="1081" w:author="Wright, Phil" w:date="2017-12-08T12:03:00Z">
              <w:r w:rsidRPr="004A1441" w:rsidDel="002E0EE3">
                <w:rPr>
                  <w:rFonts w:ascii="Calibri" w:hAnsi="Calibri"/>
                  <w:color w:val="000000"/>
                  <w:spacing w:val="0"/>
                  <w:szCs w:val="22"/>
                  <w:lang w:eastAsia="en-GB"/>
                </w:rPr>
                <w:delText>12</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82" w:author="Wright, Phil" w:date="2017-12-08T12:03:00Z"/>
                <w:rFonts w:ascii="Calibri" w:hAnsi="Calibri"/>
                <w:color w:val="000000"/>
                <w:spacing w:val="0"/>
                <w:szCs w:val="22"/>
                <w:lang w:eastAsia="en-GB"/>
              </w:rPr>
            </w:pPr>
            <w:del w:id="1083" w:author="Wright, Phil" w:date="2017-12-08T12:03:00Z">
              <w:r w:rsidRPr="004A1441" w:rsidDel="002E0EE3">
                <w:rPr>
                  <w:rFonts w:ascii="Calibri" w:hAnsi="Calibri"/>
                  <w:color w:val="000000"/>
                  <w:spacing w:val="0"/>
                  <w:szCs w:val="22"/>
                  <w:lang w:eastAsia="en-GB"/>
                </w:rPr>
                <w:delText>Customer appointment cancelled</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84" w:author="Wright, Phil" w:date="2017-12-08T12:03:00Z"/>
                <w:rFonts w:ascii="Calibri" w:hAnsi="Calibri"/>
                <w:color w:val="000000"/>
                <w:spacing w:val="0"/>
                <w:szCs w:val="22"/>
                <w:lang w:eastAsia="en-GB"/>
              </w:rPr>
            </w:pPr>
            <w:del w:id="1085"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086" w:author="Wright, Phil" w:date="2017-12-08T12:03:00Z"/>
                <w:rFonts w:ascii="Calibri" w:hAnsi="Calibri"/>
                <w:color w:val="000000"/>
                <w:spacing w:val="0"/>
                <w:szCs w:val="22"/>
                <w:lang w:eastAsia="en-GB"/>
              </w:rPr>
            </w:pPr>
            <w:del w:id="1087" w:author="Wright, Phil" w:date="2017-12-08T12:03:00Z">
              <w:r w:rsidRPr="004A1441" w:rsidDel="002E0EE3">
                <w:rPr>
                  <w:rFonts w:ascii="Calibri" w:hAnsi="Calibri"/>
                  <w:color w:val="000000"/>
                  <w:spacing w:val="0"/>
                  <w:szCs w:val="22"/>
                  <w:lang w:eastAsia="en-GB"/>
                </w:rPr>
                <w:delText>Confirm appointment cancelled</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88" w:author="Wright, Phil" w:date="2017-12-08T12:03:00Z"/>
                <w:rFonts w:ascii="Calibri" w:hAnsi="Calibri"/>
                <w:color w:val="000000"/>
                <w:spacing w:val="0"/>
                <w:szCs w:val="22"/>
                <w:lang w:eastAsia="en-GB"/>
              </w:rPr>
            </w:pPr>
            <w:del w:id="1089"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90" w:author="Wright, Phil" w:date="2017-12-08T12:03:00Z"/>
                <w:rFonts w:ascii="Calibri" w:hAnsi="Calibri"/>
                <w:color w:val="000000"/>
                <w:spacing w:val="0"/>
                <w:szCs w:val="22"/>
                <w:lang w:eastAsia="en-GB"/>
              </w:rPr>
            </w:pPr>
            <w:del w:id="1091"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92" w:author="Wright, Phil" w:date="2017-12-08T12:03:00Z"/>
                <w:rFonts w:ascii="Calibri" w:hAnsi="Calibri"/>
                <w:color w:val="000000"/>
                <w:spacing w:val="0"/>
                <w:szCs w:val="22"/>
                <w:lang w:eastAsia="en-GB"/>
              </w:rPr>
            </w:pPr>
            <w:del w:id="1093"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094" w:author="Wright, Phil" w:date="2017-12-08T12:03:00Z"/>
                <w:rFonts w:ascii="Calibri" w:hAnsi="Calibri"/>
                <w:color w:val="000000"/>
                <w:spacing w:val="0"/>
                <w:szCs w:val="22"/>
                <w:lang w:eastAsia="en-GB"/>
              </w:rPr>
            </w:pPr>
            <w:del w:id="1095"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96" w:author="Wright, Phil" w:date="2017-12-08T12:03:00Z"/>
                <w:rFonts w:ascii="Calibri" w:hAnsi="Calibri"/>
                <w:color w:val="000000"/>
                <w:spacing w:val="0"/>
                <w:szCs w:val="22"/>
                <w:lang w:eastAsia="en-GB"/>
              </w:rPr>
            </w:pPr>
            <w:del w:id="1097"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098" w:author="Wright, Phil" w:date="2017-12-08T12:03:00Z"/>
                <w:rFonts w:ascii="Calibri" w:hAnsi="Calibri"/>
                <w:color w:val="000000"/>
                <w:spacing w:val="0"/>
                <w:szCs w:val="22"/>
                <w:lang w:eastAsia="en-GB"/>
              </w:rPr>
            </w:pPr>
            <w:del w:id="1099"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00" w:author="Wright, Phil" w:date="2017-12-08T12:03:00Z"/>
                <w:rFonts w:ascii="Calibri" w:hAnsi="Calibri"/>
                <w:color w:val="000000"/>
                <w:spacing w:val="0"/>
                <w:szCs w:val="22"/>
                <w:lang w:eastAsia="en-GB"/>
              </w:rPr>
            </w:pPr>
            <w:del w:id="1101"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102"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03" w:author="Wright, Phil" w:date="2017-12-08T12:03:00Z"/>
                <w:rFonts w:ascii="Calibri" w:hAnsi="Calibri"/>
                <w:color w:val="000000"/>
                <w:spacing w:val="0"/>
                <w:szCs w:val="22"/>
                <w:lang w:eastAsia="en-GB"/>
              </w:rPr>
            </w:pPr>
            <w:del w:id="1104" w:author="Wright, Phil" w:date="2017-12-08T12:03:00Z">
              <w:r w:rsidRPr="004A1441" w:rsidDel="002E0EE3">
                <w:rPr>
                  <w:rFonts w:ascii="Calibri" w:hAnsi="Calibri"/>
                  <w:color w:val="000000"/>
                  <w:spacing w:val="0"/>
                  <w:szCs w:val="22"/>
                  <w:lang w:eastAsia="en-GB"/>
                </w:rPr>
                <w:delText>13</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05" w:author="Wright, Phil" w:date="2017-12-08T12:03:00Z"/>
                <w:rFonts w:ascii="Calibri" w:hAnsi="Calibri"/>
                <w:color w:val="000000"/>
                <w:spacing w:val="0"/>
                <w:szCs w:val="22"/>
                <w:lang w:eastAsia="en-GB"/>
              </w:rPr>
            </w:pPr>
            <w:del w:id="1106" w:author="Wright, Phil" w:date="2017-12-08T12:03:00Z">
              <w:r w:rsidRPr="004A1441" w:rsidDel="002E0EE3">
                <w:rPr>
                  <w:rFonts w:ascii="Calibri" w:hAnsi="Calibri"/>
                  <w:color w:val="000000"/>
                  <w:spacing w:val="0"/>
                  <w:szCs w:val="22"/>
                  <w:lang w:eastAsia="en-GB"/>
                </w:rPr>
                <w:delText>Failed appointment</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07" w:author="Wright, Phil" w:date="2017-12-08T12:03:00Z"/>
                <w:rFonts w:ascii="Calibri" w:hAnsi="Calibri"/>
                <w:color w:val="000000"/>
                <w:spacing w:val="0"/>
                <w:szCs w:val="22"/>
                <w:lang w:eastAsia="en-GB"/>
              </w:rPr>
            </w:pPr>
            <w:del w:id="1108"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09" w:author="Wright, Phil" w:date="2017-12-08T12:03:00Z"/>
                <w:rFonts w:ascii="Calibri" w:hAnsi="Calibri"/>
                <w:color w:val="000000"/>
                <w:spacing w:val="0"/>
                <w:szCs w:val="22"/>
                <w:lang w:eastAsia="en-GB"/>
              </w:rPr>
            </w:pPr>
            <w:del w:id="1110" w:author="Wright, Phil" w:date="2017-12-08T12:03:00Z">
              <w:r w:rsidRPr="004A1441" w:rsidDel="002E0EE3">
                <w:rPr>
                  <w:rFonts w:ascii="Calibri" w:hAnsi="Calibri"/>
                  <w:color w:val="000000"/>
                  <w:spacing w:val="0"/>
                  <w:szCs w:val="22"/>
                  <w:lang w:eastAsia="en-GB"/>
                </w:rPr>
                <w:delText>Informing customer of a failed appointment and offer alternative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11" w:author="Wright, Phil" w:date="2017-12-08T12:03:00Z"/>
                <w:rFonts w:ascii="Calibri" w:hAnsi="Calibri"/>
                <w:color w:val="000000"/>
                <w:spacing w:val="0"/>
                <w:szCs w:val="22"/>
                <w:lang w:eastAsia="en-GB"/>
              </w:rPr>
            </w:pPr>
            <w:del w:id="1112"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13" w:author="Wright, Phil" w:date="2017-12-08T12:03:00Z"/>
                <w:rFonts w:ascii="Calibri" w:hAnsi="Calibri"/>
                <w:color w:val="000000"/>
                <w:spacing w:val="0"/>
                <w:szCs w:val="22"/>
                <w:lang w:eastAsia="en-GB"/>
              </w:rPr>
            </w:pPr>
            <w:del w:id="1114" w:author="Wright, Phil" w:date="2017-12-08T12:03:00Z">
              <w:r w:rsidRPr="004A1441" w:rsidDel="002E0EE3">
                <w:rPr>
                  <w:rFonts w:ascii="Calibri" w:hAnsi="Calibri"/>
                  <w:color w:val="000000"/>
                  <w:spacing w:val="0"/>
                  <w:szCs w:val="22"/>
                  <w:lang w:eastAsia="en-GB"/>
                </w:rPr>
                <w:delText>Telephone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15" w:author="Wright, Phil" w:date="2017-12-08T12:03:00Z"/>
                <w:rFonts w:ascii="Calibri" w:hAnsi="Calibri"/>
                <w:color w:val="000000"/>
                <w:spacing w:val="0"/>
                <w:szCs w:val="22"/>
                <w:lang w:eastAsia="en-GB"/>
              </w:rPr>
            </w:pPr>
            <w:del w:id="1116"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17" w:author="Wright, Phil" w:date="2017-12-08T12:03:00Z"/>
                <w:rFonts w:ascii="Calibri" w:hAnsi="Calibri"/>
                <w:color w:val="000000"/>
                <w:spacing w:val="0"/>
                <w:szCs w:val="22"/>
                <w:lang w:eastAsia="en-GB"/>
              </w:rPr>
            </w:pPr>
            <w:del w:id="1118"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19" w:author="Wright, Phil" w:date="2017-12-08T12:03:00Z"/>
                <w:rFonts w:ascii="Calibri" w:hAnsi="Calibri"/>
                <w:color w:val="000000"/>
                <w:spacing w:val="0"/>
                <w:szCs w:val="22"/>
                <w:lang w:eastAsia="en-GB"/>
              </w:rPr>
            </w:pPr>
            <w:del w:id="1120" w:author="Wright, Phil" w:date="2017-12-08T12:03:00Z">
              <w:r w:rsidRPr="004A1441" w:rsidDel="002E0EE3">
                <w:rPr>
                  <w:rFonts w:ascii="Calibri" w:hAnsi="Calibri"/>
                  <w:color w:val="000000"/>
                  <w:spacing w:val="0"/>
                  <w:szCs w:val="22"/>
                  <w:lang w:eastAsia="en-GB"/>
                </w:rPr>
                <w:delText>Telephone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21" w:author="Wright, Phil" w:date="2017-12-08T12:03:00Z"/>
                <w:rFonts w:ascii="Calibri" w:hAnsi="Calibri"/>
                <w:color w:val="000000"/>
                <w:spacing w:val="0"/>
                <w:szCs w:val="22"/>
                <w:lang w:eastAsia="en-GB"/>
              </w:rPr>
            </w:pPr>
            <w:del w:id="1122"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23" w:author="Wright, Phil" w:date="2017-12-08T12:03:00Z"/>
                <w:rFonts w:ascii="Calibri" w:hAnsi="Calibri"/>
                <w:color w:val="000000"/>
                <w:spacing w:val="0"/>
                <w:szCs w:val="22"/>
                <w:lang w:eastAsia="en-GB"/>
              </w:rPr>
            </w:pPr>
            <w:del w:id="1124" w:author="Wright, Phil" w:date="2017-12-08T12:03:00Z">
              <w:r w:rsidRPr="004A1441" w:rsidDel="002E0EE3">
                <w:rPr>
                  <w:rFonts w:ascii="Calibri" w:hAnsi="Calibri"/>
                  <w:color w:val="000000"/>
                  <w:spacing w:val="0"/>
                  <w:szCs w:val="22"/>
                  <w:lang w:eastAsia="en-GB"/>
                </w:rPr>
                <w:delText>SMS</w:delText>
              </w:r>
            </w:del>
          </w:p>
        </w:tc>
      </w:tr>
      <w:tr w:rsidR="00673A88" w:rsidRPr="004A1441" w:rsidDel="002E0EE3" w:rsidTr="00964CE9">
        <w:trPr>
          <w:trHeight w:val="315"/>
          <w:del w:id="1125"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26" w:author="Wright, Phil" w:date="2017-12-08T12:03:00Z"/>
                <w:rFonts w:ascii="Calibri" w:hAnsi="Calibri"/>
                <w:color w:val="000000"/>
                <w:spacing w:val="0"/>
                <w:szCs w:val="22"/>
                <w:lang w:eastAsia="en-GB"/>
              </w:rPr>
            </w:pPr>
            <w:del w:id="1127" w:author="Wright, Phil" w:date="2017-12-08T12:03:00Z">
              <w:r w:rsidRPr="004A1441" w:rsidDel="002E0EE3">
                <w:rPr>
                  <w:rFonts w:ascii="Calibri" w:hAnsi="Calibri"/>
                  <w:color w:val="000000"/>
                  <w:spacing w:val="0"/>
                  <w:szCs w:val="22"/>
                  <w:lang w:eastAsia="en-GB"/>
                </w:rPr>
                <w:delText>14</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28" w:author="Wright, Phil" w:date="2017-12-08T12:03:00Z"/>
                <w:rFonts w:ascii="Calibri" w:hAnsi="Calibri"/>
                <w:color w:val="000000"/>
                <w:spacing w:val="0"/>
                <w:szCs w:val="22"/>
                <w:lang w:eastAsia="en-GB"/>
              </w:rPr>
            </w:pPr>
            <w:del w:id="1129" w:author="Wright, Phil" w:date="2017-12-08T12:03:00Z">
              <w:r w:rsidRPr="004A1441" w:rsidDel="002E0EE3">
                <w:rPr>
                  <w:rFonts w:ascii="Calibri" w:hAnsi="Calibri"/>
                  <w:color w:val="000000"/>
                  <w:spacing w:val="0"/>
                  <w:szCs w:val="22"/>
                  <w:lang w:eastAsia="en-GB"/>
                </w:rPr>
                <w:delText>Delayed appointment</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30" w:author="Wright, Phil" w:date="2017-12-08T12:03:00Z"/>
                <w:rFonts w:ascii="Calibri" w:hAnsi="Calibri"/>
                <w:color w:val="000000"/>
                <w:spacing w:val="0"/>
                <w:szCs w:val="22"/>
                <w:lang w:eastAsia="en-GB"/>
              </w:rPr>
            </w:pPr>
            <w:del w:id="1131"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32" w:author="Wright, Phil" w:date="2017-12-08T12:03:00Z"/>
                <w:rFonts w:ascii="Calibri" w:hAnsi="Calibri"/>
                <w:color w:val="000000"/>
                <w:spacing w:val="0"/>
                <w:szCs w:val="22"/>
                <w:lang w:eastAsia="en-GB"/>
              </w:rPr>
            </w:pPr>
            <w:del w:id="1133" w:author="Wright, Phil" w:date="2017-12-08T12:03:00Z">
              <w:r w:rsidRPr="004A1441" w:rsidDel="002E0EE3">
                <w:rPr>
                  <w:rFonts w:ascii="Calibri" w:hAnsi="Calibri"/>
                  <w:color w:val="000000"/>
                  <w:spacing w:val="0"/>
                  <w:szCs w:val="22"/>
                  <w:lang w:eastAsia="en-GB"/>
                </w:rPr>
                <w:delText>Informing customer of a delayed appointment and offer alternative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34" w:author="Wright, Phil" w:date="2017-12-08T12:03:00Z"/>
                <w:rFonts w:ascii="Calibri" w:hAnsi="Calibri"/>
                <w:color w:val="000000"/>
                <w:spacing w:val="0"/>
                <w:szCs w:val="22"/>
                <w:lang w:eastAsia="en-GB"/>
              </w:rPr>
            </w:pPr>
            <w:del w:id="1135" w:author="Wright, Phil" w:date="2017-12-08T12:03:00Z">
              <w:r w:rsidRPr="004A1441" w:rsidDel="002E0EE3">
                <w:rPr>
                  <w:rFonts w:ascii="Calibri" w:hAnsi="Calibri"/>
                  <w:color w:val="000000"/>
                  <w:spacing w:val="0"/>
                  <w:szCs w:val="22"/>
                  <w:lang w:eastAsia="en-GB"/>
                </w:rPr>
                <w:delText>No</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36" w:author="Wright, Phil" w:date="2017-12-08T12:03:00Z"/>
                <w:rFonts w:ascii="Calibri" w:hAnsi="Calibri"/>
                <w:color w:val="000000"/>
                <w:spacing w:val="0"/>
                <w:szCs w:val="22"/>
                <w:lang w:eastAsia="en-GB"/>
              </w:rPr>
            </w:pPr>
            <w:del w:id="1137" w:author="Wright, Phil" w:date="2017-12-08T12:03:00Z">
              <w:r w:rsidRPr="004A1441" w:rsidDel="002E0EE3">
                <w:rPr>
                  <w:rFonts w:ascii="Calibri" w:hAnsi="Calibri"/>
                  <w:color w:val="000000"/>
                  <w:spacing w:val="0"/>
                  <w:szCs w:val="22"/>
                  <w:lang w:eastAsia="en-GB"/>
                </w:rPr>
                <w:delText>Telephone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38" w:author="Wright, Phil" w:date="2017-12-08T12:03:00Z"/>
                <w:rFonts w:ascii="Calibri" w:hAnsi="Calibri"/>
                <w:color w:val="000000"/>
                <w:spacing w:val="0"/>
                <w:szCs w:val="22"/>
                <w:lang w:eastAsia="en-GB"/>
              </w:rPr>
            </w:pPr>
            <w:del w:id="1139"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40" w:author="Wright, Phil" w:date="2017-12-08T12:03:00Z"/>
                <w:rFonts w:ascii="Calibri" w:hAnsi="Calibri"/>
                <w:color w:val="000000"/>
                <w:spacing w:val="0"/>
                <w:szCs w:val="22"/>
                <w:lang w:eastAsia="en-GB"/>
              </w:rPr>
            </w:pPr>
            <w:del w:id="1141"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42" w:author="Wright, Phil" w:date="2017-12-08T12:03:00Z"/>
                <w:rFonts w:ascii="Calibri" w:hAnsi="Calibri"/>
                <w:color w:val="000000"/>
                <w:spacing w:val="0"/>
                <w:szCs w:val="22"/>
                <w:lang w:eastAsia="en-GB"/>
              </w:rPr>
            </w:pPr>
            <w:del w:id="1143" w:author="Wright, Phil" w:date="2017-12-08T12:03:00Z">
              <w:r w:rsidRPr="004A1441" w:rsidDel="002E0EE3">
                <w:rPr>
                  <w:rFonts w:ascii="Calibri" w:hAnsi="Calibri"/>
                  <w:color w:val="000000"/>
                  <w:spacing w:val="0"/>
                  <w:szCs w:val="22"/>
                  <w:lang w:eastAsia="en-GB"/>
                </w:rPr>
                <w:delText>Telephone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44" w:author="Wright, Phil" w:date="2017-12-08T12:03:00Z"/>
                <w:rFonts w:ascii="Calibri" w:hAnsi="Calibri"/>
                <w:color w:val="000000"/>
                <w:spacing w:val="0"/>
                <w:szCs w:val="22"/>
                <w:lang w:eastAsia="en-GB"/>
              </w:rPr>
            </w:pPr>
            <w:del w:id="1145"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46" w:author="Wright, Phil" w:date="2017-12-08T12:03:00Z"/>
                <w:rFonts w:ascii="Calibri" w:hAnsi="Calibri"/>
                <w:color w:val="000000"/>
                <w:spacing w:val="0"/>
                <w:szCs w:val="22"/>
                <w:lang w:eastAsia="en-GB"/>
              </w:rPr>
            </w:pPr>
            <w:del w:id="1147"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00"/>
          <w:del w:id="1148" w:author="Wright, Phil" w:date="2017-12-08T12:03:00Z"/>
        </w:trPr>
        <w:tc>
          <w:tcPr>
            <w:tcW w:w="37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49" w:author="Wright, Phil" w:date="2017-12-08T12:03:00Z"/>
                <w:rFonts w:ascii="Calibri" w:hAnsi="Calibri"/>
                <w:color w:val="000000"/>
                <w:spacing w:val="0"/>
                <w:szCs w:val="22"/>
                <w:lang w:eastAsia="en-GB"/>
              </w:rPr>
            </w:pPr>
            <w:del w:id="1150" w:author="Wright, Phil" w:date="2017-12-08T12:03:00Z">
              <w:r w:rsidRPr="004A1441" w:rsidDel="002E0EE3">
                <w:rPr>
                  <w:rFonts w:ascii="Calibri" w:hAnsi="Calibri"/>
                  <w:color w:val="000000"/>
                  <w:spacing w:val="0"/>
                  <w:szCs w:val="22"/>
                  <w:lang w:eastAsia="en-GB"/>
                </w:rPr>
                <w:delText>15</w:delText>
              </w:r>
            </w:del>
          </w:p>
        </w:tc>
        <w:tc>
          <w:tcPr>
            <w:tcW w:w="72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51" w:author="Wright, Phil" w:date="2017-12-08T12:03:00Z"/>
                <w:rFonts w:ascii="Calibri" w:hAnsi="Calibri"/>
                <w:color w:val="000000"/>
                <w:spacing w:val="0"/>
                <w:szCs w:val="22"/>
                <w:lang w:eastAsia="en-GB"/>
              </w:rPr>
            </w:pPr>
            <w:del w:id="1152" w:author="Wright, Phil" w:date="2017-12-08T12:03:00Z">
              <w:r w:rsidRPr="004A1441" w:rsidDel="002E0EE3">
                <w:rPr>
                  <w:rFonts w:ascii="Calibri" w:hAnsi="Calibri"/>
                  <w:color w:val="000000"/>
                  <w:spacing w:val="0"/>
                  <w:szCs w:val="22"/>
                  <w:lang w:eastAsia="en-GB"/>
                </w:rPr>
                <w:delText>Courier collection status updates</w:delText>
              </w:r>
            </w:del>
          </w:p>
        </w:tc>
        <w:tc>
          <w:tcPr>
            <w:tcW w:w="43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53" w:author="Wright, Phil" w:date="2017-12-08T12:03:00Z"/>
                <w:rFonts w:ascii="Calibri" w:hAnsi="Calibri"/>
                <w:color w:val="000000"/>
                <w:spacing w:val="0"/>
                <w:szCs w:val="22"/>
                <w:lang w:eastAsia="en-GB"/>
              </w:rPr>
            </w:pPr>
            <w:del w:id="1154"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rPr>
                <w:del w:id="1155" w:author="Wright, Phil" w:date="2017-12-08T12:03:00Z"/>
                <w:rFonts w:ascii="Calibri" w:hAnsi="Calibri"/>
                <w:color w:val="000000"/>
                <w:spacing w:val="0"/>
                <w:szCs w:val="22"/>
                <w:lang w:eastAsia="en-GB"/>
              </w:rPr>
            </w:pPr>
            <w:del w:id="1156" w:author="Wright, Phil" w:date="2017-12-08T12:03:00Z">
              <w:r w:rsidRPr="004A1441" w:rsidDel="002E0EE3">
                <w:rPr>
                  <w:rFonts w:ascii="Calibri" w:hAnsi="Calibri"/>
                  <w:color w:val="000000"/>
                  <w:spacing w:val="0"/>
                  <w:szCs w:val="22"/>
                  <w:lang w:eastAsia="en-GB"/>
                </w:rPr>
                <w:delText>Arrive at depot</w:delText>
              </w:r>
            </w:del>
          </w:p>
        </w:tc>
        <w:tc>
          <w:tcPr>
            <w:tcW w:w="3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57" w:author="Wright, Phil" w:date="2017-12-08T12:03:00Z"/>
                <w:rFonts w:ascii="Calibri" w:hAnsi="Calibri"/>
                <w:color w:val="000000"/>
                <w:spacing w:val="0"/>
                <w:szCs w:val="22"/>
                <w:lang w:eastAsia="en-GB"/>
              </w:rPr>
            </w:pPr>
            <w:del w:id="1158" w:author="Wright, Phil" w:date="2017-12-08T12:03:00Z">
              <w:r w:rsidRPr="004A1441" w:rsidDel="002E0EE3">
                <w:rPr>
                  <w:rFonts w:ascii="Calibri" w:hAnsi="Calibri"/>
                  <w:color w:val="000000"/>
                  <w:spacing w:val="0"/>
                  <w:szCs w:val="22"/>
                  <w:lang w:eastAsia="en-GB"/>
                </w:rPr>
                <w:delText>Yes</w:delText>
              </w:r>
            </w:del>
          </w:p>
        </w:tc>
        <w:tc>
          <w:tcPr>
            <w:tcW w:w="41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59" w:author="Wright, Phil" w:date="2017-12-08T12:03:00Z"/>
                <w:rFonts w:ascii="Calibri" w:hAnsi="Calibri"/>
                <w:color w:val="000000"/>
                <w:spacing w:val="0"/>
                <w:szCs w:val="22"/>
                <w:lang w:eastAsia="en-GB"/>
              </w:rPr>
            </w:pPr>
            <w:del w:id="1160" w:author="Wright, Phil" w:date="2017-12-08T12:03:00Z">
              <w:r w:rsidRPr="004A1441" w:rsidDel="002E0EE3">
                <w:rPr>
                  <w:rFonts w:ascii="Calibri" w:hAnsi="Calibri"/>
                  <w:color w:val="000000"/>
                  <w:spacing w:val="0"/>
                  <w:szCs w:val="22"/>
                  <w:lang w:eastAsia="en-GB"/>
                </w:rPr>
                <w:delText>Email</w:delText>
              </w:r>
            </w:del>
          </w:p>
        </w:tc>
        <w:tc>
          <w:tcPr>
            <w:tcW w:w="3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61" w:author="Wright, Phil" w:date="2017-12-08T12:03:00Z"/>
                <w:rFonts w:ascii="Calibri" w:hAnsi="Calibri"/>
                <w:color w:val="000000"/>
                <w:spacing w:val="0"/>
                <w:szCs w:val="22"/>
                <w:lang w:eastAsia="en-GB"/>
              </w:rPr>
            </w:pPr>
            <w:del w:id="1162" w:author="Wright, Phil" w:date="2017-12-08T12:03:00Z">
              <w:r w:rsidRPr="004A1441" w:rsidDel="002E0EE3">
                <w:rPr>
                  <w:rFonts w:ascii="Calibri" w:hAnsi="Calibri"/>
                  <w:color w:val="000000"/>
                  <w:spacing w:val="0"/>
                  <w:szCs w:val="22"/>
                  <w:lang w:eastAsia="en-GB"/>
                </w:rPr>
                <w:delText>SMS</w:delText>
              </w:r>
            </w:del>
          </w:p>
        </w:tc>
        <w:tc>
          <w:tcPr>
            <w:tcW w:w="31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63" w:author="Wright, Phil" w:date="2017-12-08T12:03:00Z"/>
                <w:rFonts w:ascii="Calibri" w:hAnsi="Calibri"/>
                <w:color w:val="000000"/>
                <w:spacing w:val="0"/>
                <w:szCs w:val="22"/>
                <w:lang w:eastAsia="en-GB"/>
              </w:rPr>
            </w:pPr>
            <w:del w:id="1164" w:author="Wright, Phil" w:date="2017-12-08T12:03:00Z">
              <w:r w:rsidRPr="004A1441" w:rsidDel="002E0EE3">
                <w:rPr>
                  <w:rFonts w:ascii="Calibri" w:hAnsi="Calibri"/>
                  <w:color w:val="000000"/>
                  <w:spacing w:val="0"/>
                  <w:szCs w:val="22"/>
                  <w:lang w:eastAsia="en-GB"/>
                </w:rPr>
                <w:delText>n/a</w:delText>
              </w:r>
            </w:del>
          </w:p>
        </w:tc>
        <w:tc>
          <w:tcPr>
            <w:tcW w:w="3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65" w:author="Wright, Phil" w:date="2017-12-08T12:03:00Z"/>
                <w:rFonts w:ascii="Calibri" w:hAnsi="Calibri"/>
                <w:color w:val="000000"/>
                <w:spacing w:val="0"/>
                <w:szCs w:val="22"/>
                <w:lang w:eastAsia="en-GB"/>
              </w:rPr>
            </w:pPr>
            <w:del w:id="1166" w:author="Wright, Phil" w:date="2017-12-08T12:03:00Z">
              <w:r w:rsidRPr="004A1441" w:rsidDel="002E0EE3">
                <w:rPr>
                  <w:rFonts w:ascii="Calibri" w:hAnsi="Calibri"/>
                  <w:color w:val="000000"/>
                  <w:spacing w:val="0"/>
                  <w:szCs w:val="22"/>
                  <w:lang w:eastAsia="en-GB"/>
                </w:rPr>
                <w:delText>Email</w:delText>
              </w:r>
            </w:del>
          </w:p>
        </w:tc>
        <w:tc>
          <w:tcPr>
            <w:tcW w:w="31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67" w:author="Wright, Phil" w:date="2017-12-08T12:03:00Z"/>
                <w:rFonts w:ascii="Calibri" w:hAnsi="Calibri"/>
                <w:color w:val="000000"/>
                <w:spacing w:val="0"/>
                <w:szCs w:val="22"/>
                <w:lang w:eastAsia="en-GB"/>
              </w:rPr>
            </w:pPr>
            <w:del w:id="1168" w:author="Wright, Phil" w:date="2017-12-08T12:03:00Z">
              <w:r w:rsidRPr="004A1441" w:rsidDel="002E0EE3">
                <w:rPr>
                  <w:rFonts w:ascii="Calibri" w:hAnsi="Calibri"/>
                  <w:color w:val="000000"/>
                  <w:spacing w:val="0"/>
                  <w:szCs w:val="22"/>
                  <w:lang w:eastAsia="en-GB"/>
                </w:rPr>
                <w:delText>n/a</w:delText>
              </w:r>
            </w:del>
          </w:p>
        </w:tc>
        <w:tc>
          <w:tcPr>
            <w:tcW w:w="31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69" w:author="Wright, Phil" w:date="2017-12-08T12:03:00Z"/>
                <w:rFonts w:ascii="Calibri" w:hAnsi="Calibri"/>
                <w:color w:val="000000"/>
                <w:spacing w:val="0"/>
                <w:szCs w:val="22"/>
                <w:lang w:eastAsia="en-GB"/>
              </w:rPr>
            </w:pPr>
            <w:del w:id="1170"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171" w:author="Wright, Phil" w:date="2017-12-08T12:03:00Z"/>
        </w:trPr>
        <w:tc>
          <w:tcPr>
            <w:tcW w:w="370"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72" w:author="Wright, Phil" w:date="2017-12-08T12:03:00Z"/>
                <w:rFonts w:ascii="Calibri" w:hAnsi="Calibri"/>
                <w:color w:val="000000"/>
                <w:spacing w:val="0"/>
                <w:szCs w:val="22"/>
                <w:lang w:eastAsia="en-GB"/>
              </w:rPr>
            </w:pPr>
          </w:p>
        </w:tc>
        <w:tc>
          <w:tcPr>
            <w:tcW w:w="725"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73" w:author="Wright, Phil" w:date="2017-12-08T12:03:00Z"/>
                <w:rFonts w:ascii="Calibri" w:hAnsi="Calibri"/>
                <w:color w:val="000000"/>
                <w:spacing w:val="0"/>
                <w:szCs w:val="22"/>
                <w:lang w:eastAsia="en-GB"/>
              </w:rPr>
            </w:pPr>
          </w:p>
        </w:tc>
        <w:tc>
          <w:tcPr>
            <w:tcW w:w="431"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74" w:author="Wright, Phil" w:date="2017-12-08T12:03:00Z"/>
                <w:rFonts w:ascii="Calibri" w:hAnsi="Calibri"/>
                <w:color w:val="000000"/>
                <w:spacing w:val="0"/>
                <w:szCs w:val="22"/>
                <w:lang w:eastAsia="en-GB"/>
              </w:rPr>
            </w:pPr>
          </w:p>
        </w:tc>
        <w:tc>
          <w:tcPr>
            <w:tcW w:w="116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rPr>
                <w:del w:id="1175" w:author="Wright, Phil" w:date="2017-12-08T12:03:00Z"/>
                <w:rFonts w:ascii="Calibri" w:hAnsi="Calibri"/>
                <w:color w:val="000000"/>
                <w:spacing w:val="0"/>
                <w:szCs w:val="22"/>
                <w:lang w:eastAsia="en-GB"/>
              </w:rPr>
            </w:pPr>
            <w:del w:id="1176" w:author="Wright, Phil" w:date="2017-12-08T12:03:00Z">
              <w:r w:rsidRPr="004A1441" w:rsidDel="002E0EE3">
                <w:rPr>
                  <w:rFonts w:ascii="Calibri" w:hAnsi="Calibri"/>
                  <w:color w:val="000000"/>
                  <w:spacing w:val="0"/>
                  <w:szCs w:val="22"/>
                  <w:lang w:eastAsia="en-GB"/>
                </w:rPr>
                <w:delText>Arrived at Back to Base location for repair</w:delText>
              </w:r>
            </w:del>
          </w:p>
        </w:tc>
        <w:tc>
          <w:tcPr>
            <w:tcW w:w="316"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77" w:author="Wright, Phil" w:date="2017-12-08T12:03:00Z"/>
                <w:rFonts w:ascii="Calibri" w:hAnsi="Calibri"/>
                <w:color w:val="000000"/>
                <w:spacing w:val="0"/>
                <w:szCs w:val="22"/>
                <w:lang w:eastAsia="en-GB"/>
              </w:rPr>
            </w:pPr>
          </w:p>
        </w:tc>
        <w:tc>
          <w:tcPr>
            <w:tcW w:w="418"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78" w:author="Wright, Phil" w:date="2017-12-08T12:03:00Z"/>
                <w:rFonts w:ascii="Calibri" w:hAnsi="Calibri"/>
                <w:color w:val="000000"/>
                <w:spacing w:val="0"/>
                <w:szCs w:val="22"/>
                <w:lang w:eastAsia="en-GB"/>
              </w:rPr>
            </w:pPr>
          </w:p>
        </w:tc>
        <w:tc>
          <w:tcPr>
            <w:tcW w:w="316"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79" w:author="Wright, Phil" w:date="2017-12-08T12:03:00Z"/>
                <w:rFonts w:ascii="Calibri" w:hAnsi="Calibri"/>
                <w:color w:val="000000"/>
                <w:spacing w:val="0"/>
                <w:szCs w:val="22"/>
                <w:lang w:eastAsia="en-GB"/>
              </w:rPr>
            </w:pPr>
          </w:p>
        </w:tc>
        <w:tc>
          <w:tcPr>
            <w:tcW w:w="316"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80" w:author="Wright, Phil" w:date="2017-12-08T12:03:00Z"/>
                <w:rFonts w:ascii="Calibri" w:hAnsi="Calibri"/>
                <w:color w:val="000000"/>
                <w:spacing w:val="0"/>
                <w:szCs w:val="22"/>
                <w:lang w:eastAsia="en-GB"/>
              </w:rPr>
            </w:pPr>
          </w:p>
        </w:tc>
        <w:tc>
          <w:tcPr>
            <w:tcW w:w="316"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81" w:author="Wright, Phil" w:date="2017-12-08T12:03:00Z"/>
                <w:rFonts w:ascii="Calibri" w:hAnsi="Calibri"/>
                <w:color w:val="000000"/>
                <w:spacing w:val="0"/>
                <w:szCs w:val="22"/>
                <w:lang w:eastAsia="en-GB"/>
              </w:rPr>
            </w:pPr>
          </w:p>
        </w:tc>
        <w:tc>
          <w:tcPr>
            <w:tcW w:w="316"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82" w:author="Wright, Phil" w:date="2017-12-08T12:03:00Z"/>
                <w:rFonts w:ascii="Calibri" w:hAnsi="Calibri"/>
                <w:color w:val="000000"/>
                <w:spacing w:val="0"/>
                <w:szCs w:val="22"/>
                <w:lang w:eastAsia="en-GB"/>
              </w:rPr>
            </w:pPr>
          </w:p>
        </w:tc>
        <w:tc>
          <w:tcPr>
            <w:tcW w:w="316" w:type="pct"/>
            <w:vMerge/>
            <w:tcBorders>
              <w:top w:val="single" w:sz="4" w:space="0" w:color="auto"/>
              <w:left w:val="single" w:sz="4" w:space="0" w:color="auto"/>
              <w:bottom w:val="single" w:sz="4" w:space="0" w:color="auto"/>
              <w:right w:val="single" w:sz="4" w:space="0" w:color="auto"/>
            </w:tcBorders>
            <w:vAlign w:val="center"/>
            <w:hideMark/>
          </w:tcPr>
          <w:p w:rsidR="00673A88" w:rsidRPr="004A1441" w:rsidDel="002E0EE3" w:rsidRDefault="00673A88" w:rsidP="00673A88">
            <w:pPr>
              <w:rPr>
                <w:del w:id="1183" w:author="Wright, Phil" w:date="2017-12-08T12:03:00Z"/>
                <w:rFonts w:ascii="Calibri" w:hAnsi="Calibri"/>
                <w:color w:val="000000"/>
                <w:spacing w:val="0"/>
                <w:szCs w:val="22"/>
                <w:lang w:eastAsia="en-GB"/>
              </w:rPr>
            </w:pPr>
          </w:p>
        </w:tc>
      </w:tr>
      <w:tr w:rsidR="00673A88" w:rsidRPr="004A1441" w:rsidDel="002E0EE3" w:rsidTr="00964CE9">
        <w:trPr>
          <w:trHeight w:val="315"/>
          <w:del w:id="1184"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185" w:author="Wright, Phil" w:date="2017-12-08T12:03:00Z"/>
                <w:rFonts w:ascii="Calibri" w:hAnsi="Calibri"/>
                <w:color w:val="000000"/>
                <w:spacing w:val="0"/>
                <w:szCs w:val="22"/>
                <w:lang w:eastAsia="en-GB"/>
              </w:rPr>
            </w:pPr>
            <w:del w:id="1186" w:author="Wright, Phil" w:date="2017-12-08T12:03:00Z">
              <w:r w:rsidRPr="004A1441" w:rsidDel="002E0EE3">
                <w:rPr>
                  <w:rFonts w:ascii="Calibri" w:hAnsi="Calibri"/>
                  <w:color w:val="000000"/>
                  <w:spacing w:val="0"/>
                  <w:szCs w:val="22"/>
                  <w:lang w:eastAsia="en-GB"/>
                </w:rPr>
                <w:delText>16</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87" w:author="Wright, Phil" w:date="2017-12-08T12:03:00Z"/>
                <w:rFonts w:ascii="Calibri" w:hAnsi="Calibri"/>
                <w:color w:val="000000"/>
                <w:spacing w:val="0"/>
                <w:szCs w:val="22"/>
                <w:lang w:eastAsia="en-GB"/>
              </w:rPr>
            </w:pPr>
            <w:del w:id="1188" w:author="Wright, Phil" w:date="2017-12-08T12:03:00Z">
              <w:r w:rsidRPr="004A1441" w:rsidDel="002E0EE3">
                <w:rPr>
                  <w:rFonts w:ascii="Calibri" w:hAnsi="Calibri"/>
                  <w:color w:val="000000"/>
                  <w:spacing w:val="0"/>
                  <w:szCs w:val="22"/>
                  <w:lang w:eastAsia="en-GB"/>
                </w:rPr>
                <w:delText>Courier collection repair status updates</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89" w:author="Wright, Phil" w:date="2017-12-08T12:03:00Z"/>
                <w:rFonts w:ascii="Calibri" w:hAnsi="Calibri"/>
                <w:color w:val="000000"/>
                <w:spacing w:val="0"/>
                <w:szCs w:val="22"/>
                <w:lang w:eastAsia="en-GB"/>
              </w:rPr>
            </w:pPr>
            <w:del w:id="1190"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191" w:author="Wright, Phil" w:date="2017-12-08T12:03:00Z"/>
                <w:rFonts w:ascii="Calibri" w:hAnsi="Calibri"/>
                <w:color w:val="000000"/>
                <w:spacing w:val="0"/>
                <w:szCs w:val="22"/>
                <w:lang w:eastAsia="en-GB"/>
              </w:rPr>
            </w:pPr>
            <w:del w:id="1192" w:author="Wright, Phil" w:date="2017-12-08T12:03:00Z">
              <w:r w:rsidRPr="004A1441" w:rsidDel="002E0EE3">
                <w:rPr>
                  <w:rFonts w:ascii="Calibri" w:hAnsi="Calibri"/>
                  <w:color w:val="000000"/>
                  <w:spacing w:val="0"/>
                  <w:szCs w:val="22"/>
                  <w:lang w:eastAsia="en-GB"/>
                </w:rPr>
                <w:delText>With Back to base engineer with ETA for repair</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93" w:author="Wright, Phil" w:date="2017-12-08T12:03:00Z"/>
                <w:rFonts w:ascii="Calibri" w:hAnsi="Calibri"/>
                <w:color w:val="000000"/>
                <w:spacing w:val="0"/>
                <w:szCs w:val="22"/>
                <w:lang w:eastAsia="en-GB"/>
              </w:rPr>
            </w:pPr>
            <w:del w:id="1194"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95" w:author="Wright, Phil" w:date="2017-12-08T12:03:00Z"/>
                <w:rFonts w:ascii="Calibri" w:hAnsi="Calibri"/>
                <w:color w:val="000000"/>
                <w:spacing w:val="0"/>
                <w:szCs w:val="22"/>
                <w:lang w:eastAsia="en-GB"/>
              </w:rPr>
            </w:pPr>
            <w:del w:id="1196"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97" w:author="Wright, Phil" w:date="2017-12-08T12:03:00Z"/>
                <w:rFonts w:ascii="Calibri" w:hAnsi="Calibri"/>
                <w:color w:val="000000"/>
                <w:spacing w:val="0"/>
                <w:szCs w:val="22"/>
                <w:lang w:eastAsia="en-GB"/>
              </w:rPr>
            </w:pPr>
            <w:del w:id="1198"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199" w:author="Wright, Phil" w:date="2017-12-08T12:03:00Z"/>
                <w:rFonts w:ascii="Calibri" w:hAnsi="Calibri"/>
                <w:color w:val="000000"/>
                <w:spacing w:val="0"/>
                <w:szCs w:val="22"/>
                <w:lang w:eastAsia="en-GB"/>
              </w:rPr>
            </w:pPr>
            <w:del w:id="1200"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01" w:author="Wright, Phil" w:date="2017-12-08T12:03:00Z"/>
                <w:rFonts w:ascii="Calibri" w:hAnsi="Calibri"/>
                <w:color w:val="000000"/>
                <w:spacing w:val="0"/>
                <w:szCs w:val="22"/>
                <w:lang w:eastAsia="en-GB"/>
              </w:rPr>
            </w:pPr>
            <w:del w:id="1202"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03" w:author="Wright, Phil" w:date="2017-12-08T12:03:00Z"/>
                <w:rFonts w:ascii="Calibri" w:hAnsi="Calibri"/>
                <w:color w:val="000000"/>
                <w:spacing w:val="0"/>
                <w:szCs w:val="22"/>
                <w:lang w:eastAsia="en-GB"/>
              </w:rPr>
            </w:pPr>
            <w:del w:id="1204"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05" w:author="Wright, Phil" w:date="2017-12-08T12:03:00Z"/>
                <w:rFonts w:ascii="Calibri" w:hAnsi="Calibri"/>
                <w:color w:val="000000"/>
                <w:spacing w:val="0"/>
                <w:szCs w:val="22"/>
                <w:lang w:eastAsia="en-GB"/>
              </w:rPr>
            </w:pPr>
            <w:del w:id="1206"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207"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208" w:author="Wright, Phil" w:date="2017-12-08T12:03:00Z"/>
                <w:rFonts w:ascii="Calibri" w:hAnsi="Calibri"/>
                <w:color w:val="000000"/>
                <w:spacing w:val="0"/>
                <w:szCs w:val="22"/>
                <w:lang w:eastAsia="en-GB"/>
              </w:rPr>
            </w:pPr>
            <w:del w:id="1209" w:author="Wright, Phil" w:date="2017-12-08T12:03:00Z">
              <w:r w:rsidRPr="004A1441" w:rsidDel="002E0EE3">
                <w:rPr>
                  <w:rFonts w:ascii="Calibri" w:hAnsi="Calibri"/>
                  <w:color w:val="000000"/>
                  <w:spacing w:val="0"/>
                  <w:szCs w:val="22"/>
                  <w:lang w:eastAsia="en-GB"/>
                </w:rPr>
                <w:delText>17</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10" w:author="Wright, Phil" w:date="2017-12-08T12:03:00Z"/>
                <w:rFonts w:ascii="Calibri" w:hAnsi="Calibri"/>
                <w:color w:val="000000"/>
                <w:spacing w:val="0"/>
                <w:szCs w:val="22"/>
                <w:lang w:eastAsia="en-GB"/>
              </w:rPr>
            </w:pPr>
            <w:del w:id="1211" w:author="Wright, Phil" w:date="2017-12-08T12:03:00Z">
              <w:r w:rsidRPr="004A1441" w:rsidDel="002E0EE3">
                <w:rPr>
                  <w:rFonts w:ascii="Calibri" w:hAnsi="Calibri"/>
                  <w:color w:val="000000"/>
                  <w:spacing w:val="0"/>
                  <w:szCs w:val="22"/>
                  <w:lang w:eastAsia="en-GB"/>
                </w:rPr>
                <w:delText>Courier collection repair status updates</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12" w:author="Wright, Phil" w:date="2017-12-08T12:03:00Z"/>
                <w:rFonts w:ascii="Calibri" w:hAnsi="Calibri"/>
                <w:color w:val="000000"/>
                <w:spacing w:val="0"/>
                <w:szCs w:val="22"/>
                <w:lang w:eastAsia="en-GB"/>
              </w:rPr>
            </w:pPr>
            <w:del w:id="1213"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14" w:author="Wright, Phil" w:date="2017-12-08T12:03:00Z"/>
                <w:rFonts w:ascii="Calibri" w:hAnsi="Calibri"/>
                <w:color w:val="000000"/>
                <w:spacing w:val="0"/>
                <w:szCs w:val="22"/>
                <w:lang w:eastAsia="en-GB"/>
              </w:rPr>
            </w:pPr>
            <w:del w:id="1215" w:author="Wright, Phil" w:date="2017-12-08T12:03:00Z">
              <w:r w:rsidRPr="004A1441" w:rsidDel="002E0EE3">
                <w:rPr>
                  <w:rFonts w:ascii="Calibri" w:hAnsi="Calibri"/>
                  <w:color w:val="000000"/>
                  <w:spacing w:val="0"/>
                  <w:szCs w:val="22"/>
                  <w:lang w:eastAsia="en-GB"/>
                </w:rPr>
                <w:delText>Repair complete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16" w:author="Wright, Phil" w:date="2017-12-08T12:03:00Z"/>
                <w:rFonts w:ascii="Calibri" w:hAnsi="Calibri"/>
                <w:color w:val="000000"/>
                <w:spacing w:val="0"/>
                <w:szCs w:val="22"/>
                <w:lang w:eastAsia="en-GB"/>
              </w:rPr>
            </w:pPr>
            <w:del w:id="1217"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18" w:author="Wright, Phil" w:date="2017-12-08T12:03:00Z"/>
                <w:rFonts w:ascii="Calibri" w:hAnsi="Calibri"/>
                <w:color w:val="000000"/>
                <w:spacing w:val="0"/>
                <w:szCs w:val="22"/>
                <w:lang w:eastAsia="en-GB"/>
              </w:rPr>
            </w:pPr>
            <w:del w:id="1219"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20" w:author="Wright, Phil" w:date="2017-12-08T12:03:00Z"/>
                <w:rFonts w:ascii="Calibri" w:hAnsi="Calibri"/>
                <w:color w:val="000000"/>
                <w:spacing w:val="0"/>
                <w:szCs w:val="22"/>
                <w:lang w:eastAsia="en-GB"/>
              </w:rPr>
            </w:pPr>
            <w:del w:id="1221"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22" w:author="Wright, Phil" w:date="2017-12-08T12:03:00Z"/>
                <w:rFonts w:ascii="Calibri" w:hAnsi="Calibri"/>
                <w:color w:val="000000"/>
                <w:spacing w:val="0"/>
                <w:szCs w:val="22"/>
                <w:lang w:eastAsia="en-GB"/>
              </w:rPr>
            </w:pPr>
            <w:del w:id="1223"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24" w:author="Wright, Phil" w:date="2017-12-08T12:03:00Z"/>
                <w:rFonts w:ascii="Calibri" w:hAnsi="Calibri"/>
                <w:color w:val="000000"/>
                <w:spacing w:val="0"/>
                <w:szCs w:val="22"/>
                <w:lang w:eastAsia="en-GB"/>
              </w:rPr>
            </w:pPr>
            <w:del w:id="1225"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26" w:author="Wright, Phil" w:date="2017-12-08T12:03:00Z"/>
                <w:rFonts w:ascii="Calibri" w:hAnsi="Calibri"/>
                <w:color w:val="000000"/>
                <w:spacing w:val="0"/>
                <w:szCs w:val="22"/>
                <w:lang w:eastAsia="en-GB"/>
              </w:rPr>
            </w:pPr>
            <w:del w:id="1227"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28" w:author="Wright, Phil" w:date="2017-12-08T12:03:00Z"/>
                <w:rFonts w:ascii="Calibri" w:hAnsi="Calibri"/>
                <w:color w:val="000000"/>
                <w:spacing w:val="0"/>
                <w:szCs w:val="22"/>
                <w:lang w:eastAsia="en-GB"/>
              </w:rPr>
            </w:pPr>
            <w:del w:id="1229"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230"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231" w:author="Wright, Phil" w:date="2017-12-08T12:03:00Z"/>
                <w:rFonts w:ascii="Calibri" w:hAnsi="Calibri"/>
                <w:color w:val="000000"/>
                <w:spacing w:val="0"/>
                <w:szCs w:val="22"/>
                <w:lang w:eastAsia="en-GB"/>
              </w:rPr>
            </w:pPr>
            <w:del w:id="1232" w:author="Wright, Phil" w:date="2017-12-08T12:03:00Z">
              <w:r w:rsidRPr="004A1441" w:rsidDel="002E0EE3">
                <w:rPr>
                  <w:rFonts w:ascii="Calibri" w:hAnsi="Calibri"/>
                  <w:color w:val="000000"/>
                  <w:spacing w:val="0"/>
                  <w:szCs w:val="22"/>
                  <w:lang w:eastAsia="en-GB"/>
                </w:rPr>
                <w:delText>18</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33" w:author="Wright, Phil" w:date="2017-12-08T12:03:00Z"/>
                <w:rFonts w:ascii="Calibri" w:hAnsi="Calibri"/>
                <w:color w:val="000000"/>
                <w:spacing w:val="0"/>
                <w:szCs w:val="22"/>
                <w:lang w:eastAsia="en-GB"/>
              </w:rPr>
            </w:pPr>
            <w:del w:id="1234" w:author="Wright, Phil" w:date="2017-12-08T12:03:00Z">
              <w:r w:rsidRPr="004A1441" w:rsidDel="002E0EE3">
                <w:rPr>
                  <w:rFonts w:ascii="Calibri" w:hAnsi="Calibri"/>
                  <w:color w:val="000000"/>
                  <w:spacing w:val="0"/>
                  <w:szCs w:val="22"/>
                  <w:lang w:eastAsia="en-GB"/>
                </w:rPr>
                <w:delText>Courier collection repair status updates</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35" w:author="Wright, Phil" w:date="2017-12-08T12:03:00Z"/>
                <w:rFonts w:ascii="Calibri" w:hAnsi="Calibri"/>
                <w:color w:val="000000"/>
                <w:spacing w:val="0"/>
                <w:szCs w:val="22"/>
                <w:lang w:eastAsia="en-GB"/>
              </w:rPr>
            </w:pPr>
            <w:del w:id="1236"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37" w:author="Wright, Phil" w:date="2017-12-08T12:03:00Z"/>
                <w:rFonts w:ascii="Calibri" w:hAnsi="Calibri"/>
                <w:color w:val="000000"/>
                <w:spacing w:val="0"/>
                <w:szCs w:val="22"/>
                <w:lang w:eastAsia="en-GB"/>
              </w:rPr>
            </w:pPr>
            <w:del w:id="1238" w:author="Wright, Phil" w:date="2017-12-08T12:03:00Z">
              <w:r w:rsidRPr="004A1441" w:rsidDel="002E0EE3">
                <w:rPr>
                  <w:rFonts w:ascii="Calibri" w:hAnsi="Calibri"/>
                  <w:color w:val="000000"/>
                  <w:spacing w:val="0"/>
                  <w:szCs w:val="22"/>
                  <w:lang w:eastAsia="en-GB"/>
                </w:rPr>
                <w:delText>Dispatched back with ETA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39" w:author="Wright, Phil" w:date="2017-12-08T12:03:00Z"/>
                <w:rFonts w:ascii="Calibri" w:hAnsi="Calibri"/>
                <w:color w:val="000000"/>
                <w:spacing w:val="0"/>
                <w:szCs w:val="22"/>
                <w:lang w:eastAsia="en-GB"/>
              </w:rPr>
            </w:pPr>
            <w:del w:id="1240"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41" w:author="Wright, Phil" w:date="2017-12-08T12:03:00Z"/>
                <w:rFonts w:ascii="Calibri" w:hAnsi="Calibri"/>
                <w:color w:val="000000"/>
                <w:spacing w:val="0"/>
                <w:szCs w:val="22"/>
                <w:lang w:eastAsia="en-GB"/>
              </w:rPr>
            </w:pPr>
            <w:del w:id="1242"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43" w:author="Wright, Phil" w:date="2017-12-08T12:03:00Z"/>
                <w:rFonts w:ascii="Calibri" w:hAnsi="Calibri"/>
                <w:color w:val="000000"/>
                <w:spacing w:val="0"/>
                <w:szCs w:val="22"/>
                <w:lang w:eastAsia="en-GB"/>
              </w:rPr>
            </w:pPr>
            <w:del w:id="1244"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45" w:author="Wright, Phil" w:date="2017-12-08T12:03:00Z"/>
                <w:rFonts w:ascii="Calibri" w:hAnsi="Calibri"/>
                <w:color w:val="000000"/>
                <w:spacing w:val="0"/>
                <w:szCs w:val="22"/>
                <w:lang w:eastAsia="en-GB"/>
              </w:rPr>
            </w:pPr>
            <w:del w:id="1246"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47" w:author="Wright, Phil" w:date="2017-12-08T12:03:00Z"/>
                <w:rFonts w:ascii="Calibri" w:hAnsi="Calibri"/>
                <w:color w:val="000000"/>
                <w:spacing w:val="0"/>
                <w:szCs w:val="22"/>
                <w:lang w:eastAsia="en-GB"/>
              </w:rPr>
            </w:pPr>
            <w:del w:id="1248" w:author="Wright, Phil" w:date="2017-12-08T12:03:00Z">
              <w:r w:rsidRPr="004A1441" w:rsidDel="002E0EE3">
                <w:rPr>
                  <w:rFonts w:ascii="Calibri" w:hAnsi="Calibri"/>
                  <w:color w:val="000000"/>
                  <w:spacing w:val="0"/>
                  <w:szCs w:val="22"/>
                  <w:lang w:eastAsia="en-GB"/>
                </w:rPr>
                <w:delText>Email</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49" w:author="Wright, Phil" w:date="2017-12-08T12:03:00Z"/>
                <w:rFonts w:ascii="Calibri" w:hAnsi="Calibri"/>
                <w:color w:val="000000"/>
                <w:spacing w:val="0"/>
                <w:szCs w:val="22"/>
                <w:lang w:eastAsia="en-GB"/>
              </w:rPr>
            </w:pPr>
            <w:del w:id="1250"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51" w:author="Wright, Phil" w:date="2017-12-08T12:03:00Z"/>
                <w:rFonts w:ascii="Calibri" w:hAnsi="Calibri"/>
                <w:color w:val="000000"/>
                <w:spacing w:val="0"/>
                <w:szCs w:val="22"/>
                <w:lang w:eastAsia="en-GB"/>
              </w:rPr>
            </w:pPr>
            <w:del w:id="1252"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253"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254" w:author="Wright, Phil" w:date="2017-12-08T12:03:00Z"/>
                <w:rFonts w:ascii="Calibri" w:hAnsi="Calibri"/>
                <w:color w:val="000000"/>
                <w:spacing w:val="0"/>
                <w:szCs w:val="22"/>
                <w:lang w:eastAsia="en-GB"/>
              </w:rPr>
            </w:pPr>
            <w:del w:id="1255" w:author="Wright, Phil" w:date="2017-12-08T12:03:00Z">
              <w:r w:rsidRPr="004A1441" w:rsidDel="002E0EE3">
                <w:rPr>
                  <w:rFonts w:ascii="Calibri" w:hAnsi="Calibri"/>
                  <w:color w:val="000000"/>
                  <w:spacing w:val="0"/>
                  <w:szCs w:val="22"/>
                  <w:lang w:eastAsia="en-GB"/>
                </w:rPr>
                <w:delText>19</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56" w:author="Wright, Phil" w:date="2017-12-08T12:03:00Z"/>
                <w:rFonts w:ascii="Calibri" w:hAnsi="Calibri"/>
                <w:color w:val="000000"/>
                <w:spacing w:val="0"/>
                <w:szCs w:val="22"/>
                <w:lang w:eastAsia="en-GB"/>
              </w:rPr>
            </w:pPr>
            <w:del w:id="1257" w:author="Wright, Phil" w:date="2017-12-08T12:03:00Z">
              <w:r w:rsidRPr="004A1441" w:rsidDel="002E0EE3">
                <w:rPr>
                  <w:rFonts w:ascii="Calibri" w:hAnsi="Calibri"/>
                  <w:color w:val="000000"/>
                  <w:spacing w:val="0"/>
                  <w:szCs w:val="22"/>
                  <w:lang w:eastAsia="en-GB"/>
                </w:rPr>
                <w:delText>Job complete</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58" w:author="Wright, Phil" w:date="2017-12-08T12:03:00Z"/>
                <w:rFonts w:ascii="Calibri" w:hAnsi="Calibri"/>
                <w:color w:val="000000"/>
                <w:spacing w:val="0"/>
                <w:szCs w:val="22"/>
                <w:lang w:eastAsia="en-GB"/>
              </w:rPr>
            </w:pPr>
            <w:del w:id="1259"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60" w:author="Wright, Phil" w:date="2017-12-08T12:03:00Z"/>
                <w:rFonts w:ascii="Calibri" w:hAnsi="Calibri"/>
                <w:color w:val="000000"/>
                <w:spacing w:val="0"/>
                <w:szCs w:val="22"/>
                <w:lang w:eastAsia="en-GB"/>
              </w:rPr>
            </w:pPr>
            <w:del w:id="1261" w:author="Wright, Phil" w:date="2017-12-08T12:03:00Z">
              <w:r w:rsidRPr="004A1441" w:rsidDel="002E0EE3">
                <w:rPr>
                  <w:rFonts w:ascii="Calibri" w:hAnsi="Calibri"/>
                  <w:color w:val="000000"/>
                  <w:spacing w:val="0"/>
                  <w:szCs w:val="22"/>
                  <w:lang w:eastAsia="en-GB"/>
                </w:rPr>
                <w:delText>Confirmation of job complete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62" w:author="Wright, Phil" w:date="2017-12-08T12:03:00Z"/>
                <w:rFonts w:ascii="Calibri" w:hAnsi="Calibri"/>
                <w:color w:val="000000"/>
                <w:spacing w:val="0"/>
                <w:szCs w:val="22"/>
                <w:lang w:eastAsia="en-GB"/>
              </w:rPr>
            </w:pPr>
            <w:del w:id="1263"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64" w:author="Wright, Phil" w:date="2017-12-08T12:03:00Z"/>
                <w:rFonts w:ascii="Calibri" w:hAnsi="Calibri"/>
                <w:color w:val="000000"/>
                <w:spacing w:val="0"/>
                <w:szCs w:val="22"/>
                <w:lang w:eastAsia="en-GB"/>
              </w:rPr>
            </w:pPr>
            <w:del w:id="1265" w:author="Wright, Phil" w:date="2017-12-08T12:03:00Z">
              <w:r w:rsidRPr="004A1441" w:rsidDel="002E0EE3">
                <w:rPr>
                  <w:rFonts w:ascii="Calibri" w:hAnsi="Calibri"/>
                  <w:color w:val="000000"/>
                  <w:spacing w:val="0"/>
                  <w:szCs w:val="22"/>
                  <w:lang w:eastAsia="en-GB"/>
                </w:rPr>
                <w:delText xml:space="preserve">Email </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66" w:author="Wright, Phil" w:date="2017-12-08T12:03:00Z"/>
                <w:rFonts w:ascii="Calibri" w:hAnsi="Calibri"/>
                <w:color w:val="000000"/>
                <w:spacing w:val="0"/>
                <w:szCs w:val="22"/>
                <w:lang w:eastAsia="en-GB"/>
              </w:rPr>
            </w:pPr>
            <w:del w:id="1267"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68" w:author="Wright, Phil" w:date="2017-12-08T12:03:00Z"/>
                <w:rFonts w:ascii="Calibri" w:hAnsi="Calibri"/>
                <w:color w:val="000000"/>
                <w:spacing w:val="0"/>
                <w:szCs w:val="22"/>
                <w:lang w:eastAsia="en-GB"/>
              </w:rPr>
            </w:pPr>
            <w:del w:id="1269"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70" w:author="Wright, Phil" w:date="2017-12-08T12:03:00Z"/>
                <w:rFonts w:ascii="Calibri" w:hAnsi="Calibri"/>
                <w:color w:val="000000"/>
                <w:spacing w:val="0"/>
                <w:szCs w:val="22"/>
                <w:lang w:eastAsia="en-GB"/>
              </w:rPr>
            </w:pPr>
            <w:del w:id="1271" w:author="Wright, Phil" w:date="2017-12-08T12:03:00Z">
              <w:r w:rsidRPr="004A1441" w:rsidDel="002E0EE3">
                <w:rPr>
                  <w:rFonts w:ascii="Calibri" w:hAnsi="Calibri"/>
                  <w:color w:val="000000"/>
                  <w:spacing w:val="0"/>
                  <w:szCs w:val="22"/>
                  <w:lang w:eastAsia="en-GB"/>
                </w:rPr>
                <w:delText xml:space="preserve">Email </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72" w:author="Wright, Phil" w:date="2017-12-08T12:03:00Z"/>
                <w:rFonts w:ascii="Calibri" w:hAnsi="Calibri"/>
                <w:color w:val="000000"/>
                <w:spacing w:val="0"/>
                <w:szCs w:val="22"/>
                <w:lang w:eastAsia="en-GB"/>
              </w:rPr>
            </w:pPr>
            <w:del w:id="1273"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74" w:author="Wright, Phil" w:date="2017-12-08T12:03:00Z"/>
                <w:rFonts w:ascii="Calibri" w:hAnsi="Calibri"/>
                <w:color w:val="000000"/>
                <w:spacing w:val="0"/>
                <w:szCs w:val="22"/>
                <w:lang w:eastAsia="en-GB"/>
              </w:rPr>
            </w:pPr>
            <w:del w:id="1275"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276"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277" w:author="Wright, Phil" w:date="2017-12-08T12:03:00Z"/>
                <w:rFonts w:ascii="Calibri" w:hAnsi="Calibri"/>
                <w:color w:val="000000"/>
                <w:spacing w:val="0"/>
                <w:szCs w:val="22"/>
                <w:lang w:eastAsia="en-GB"/>
              </w:rPr>
            </w:pPr>
            <w:del w:id="1278" w:author="Wright, Phil" w:date="2017-12-08T12:03:00Z">
              <w:r w:rsidRPr="004A1441" w:rsidDel="002E0EE3">
                <w:rPr>
                  <w:rFonts w:ascii="Calibri" w:hAnsi="Calibri"/>
                  <w:color w:val="000000"/>
                  <w:spacing w:val="0"/>
                  <w:szCs w:val="22"/>
                  <w:lang w:eastAsia="en-GB"/>
                </w:rPr>
                <w:delText>20</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79" w:author="Wright, Phil" w:date="2017-12-08T12:03:00Z"/>
                <w:rFonts w:ascii="Calibri" w:hAnsi="Calibri"/>
                <w:color w:val="000000"/>
                <w:spacing w:val="0"/>
                <w:szCs w:val="22"/>
                <w:lang w:eastAsia="en-GB"/>
              </w:rPr>
            </w:pPr>
            <w:del w:id="1280" w:author="Wright, Phil" w:date="2017-12-08T12:03:00Z">
              <w:r w:rsidRPr="004A1441" w:rsidDel="002E0EE3">
                <w:rPr>
                  <w:rFonts w:ascii="Calibri" w:hAnsi="Calibri"/>
                  <w:color w:val="000000"/>
                  <w:spacing w:val="0"/>
                  <w:szCs w:val="22"/>
                  <w:lang w:eastAsia="en-GB"/>
                </w:rPr>
                <w:delText>BER notification</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81" w:author="Wright, Phil" w:date="2017-12-08T12:03:00Z"/>
                <w:rFonts w:ascii="Calibri" w:hAnsi="Calibri"/>
                <w:color w:val="000000"/>
                <w:spacing w:val="0"/>
                <w:szCs w:val="22"/>
                <w:lang w:eastAsia="en-GB"/>
              </w:rPr>
            </w:pPr>
            <w:del w:id="1282"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283" w:author="Wright, Phil" w:date="2017-12-08T12:03:00Z"/>
                <w:rFonts w:ascii="Calibri" w:hAnsi="Calibri"/>
                <w:color w:val="000000"/>
                <w:spacing w:val="0"/>
                <w:szCs w:val="22"/>
                <w:lang w:eastAsia="en-GB"/>
              </w:rPr>
            </w:pPr>
            <w:del w:id="1284" w:author="Wright, Phil" w:date="2017-12-08T12:03:00Z">
              <w:r w:rsidRPr="004A1441" w:rsidDel="002E0EE3">
                <w:rPr>
                  <w:rFonts w:ascii="Calibri" w:hAnsi="Calibri"/>
                  <w:color w:val="000000"/>
                  <w:spacing w:val="0"/>
                  <w:szCs w:val="22"/>
                  <w:lang w:eastAsia="en-GB"/>
                </w:rPr>
                <w:delText>Advising the customer to contact us to arrange BER</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85" w:author="Wright, Phil" w:date="2017-12-08T12:03:00Z"/>
                <w:rFonts w:ascii="Calibri" w:hAnsi="Calibri"/>
                <w:color w:val="000000"/>
                <w:spacing w:val="0"/>
                <w:szCs w:val="22"/>
                <w:lang w:eastAsia="en-GB"/>
              </w:rPr>
            </w:pPr>
            <w:del w:id="1286"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87" w:author="Wright, Phil" w:date="2017-12-08T12:03:00Z"/>
                <w:rFonts w:ascii="Calibri" w:hAnsi="Calibri"/>
                <w:color w:val="000000"/>
                <w:spacing w:val="0"/>
                <w:szCs w:val="22"/>
                <w:lang w:eastAsia="en-GB"/>
              </w:rPr>
            </w:pPr>
            <w:del w:id="1288" w:author="Wright, Phil" w:date="2017-12-08T12:03:00Z">
              <w:r w:rsidRPr="004A1441" w:rsidDel="002E0EE3">
                <w:rPr>
                  <w:rFonts w:ascii="Calibri" w:hAnsi="Calibri"/>
                  <w:color w:val="000000"/>
                  <w:spacing w:val="0"/>
                  <w:szCs w:val="22"/>
                  <w:lang w:eastAsia="en-GB"/>
                </w:rPr>
                <w:delText>Telephone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89" w:author="Wright, Phil" w:date="2017-12-08T12:03:00Z"/>
                <w:rFonts w:ascii="Calibri" w:hAnsi="Calibri"/>
                <w:color w:val="000000"/>
                <w:spacing w:val="0"/>
                <w:szCs w:val="22"/>
                <w:lang w:eastAsia="en-GB"/>
              </w:rPr>
            </w:pPr>
            <w:del w:id="1290"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291" w:author="Wright, Phil" w:date="2017-12-08T12:03:00Z"/>
                <w:rFonts w:ascii="Calibri" w:hAnsi="Calibri"/>
                <w:color w:val="000000"/>
                <w:spacing w:val="0"/>
                <w:szCs w:val="22"/>
                <w:lang w:eastAsia="en-GB"/>
              </w:rPr>
            </w:pPr>
            <w:del w:id="1292" w:author="Wright, Phil" w:date="2017-12-08T12:03:00Z">
              <w:r w:rsidRPr="004A1441" w:rsidDel="002E0EE3">
                <w:rPr>
                  <w:rFonts w:ascii="Calibri" w:hAnsi="Calibri"/>
                  <w:color w:val="000000"/>
                  <w:spacing w:val="0"/>
                  <w:szCs w:val="22"/>
                  <w:lang w:eastAsia="en-GB"/>
                </w:rPr>
                <w:delText xml:space="preserve">Email </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93" w:author="Wright, Phil" w:date="2017-12-08T12:03:00Z"/>
                <w:rFonts w:ascii="Calibri" w:hAnsi="Calibri"/>
                <w:color w:val="000000"/>
                <w:spacing w:val="0"/>
                <w:szCs w:val="22"/>
                <w:lang w:eastAsia="en-GB"/>
              </w:rPr>
            </w:pPr>
            <w:del w:id="1294" w:author="Wright, Phil" w:date="2017-12-08T12:03:00Z">
              <w:r w:rsidRPr="004A1441" w:rsidDel="002E0EE3">
                <w:rPr>
                  <w:rFonts w:ascii="Calibri" w:hAnsi="Calibri"/>
                  <w:color w:val="000000"/>
                  <w:spacing w:val="0"/>
                  <w:szCs w:val="22"/>
                  <w:lang w:eastAsia="en-GB"/>
                </w:rPr>
                <w:delText>Telephone</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295" w:author="Wright, Phil" w:date="2017-12-08T12:03:00Z"/>
                <w:rFonts w:ascii="Calibri" w:hAnsi="Calibri"/>
                <w:color w:val="000000"/>
                <w:spacing w:val="0"/>
                <w:szCs w:val="22"/>
                <w:lang w:eastAsia="en-GB"/>
              </w:rPr>
            </w:pPr>
            <w:del w:id="1296" w:author="Wright, Phil" w:date="2017-12-08T12:03:00Z">
              <w:r w:rsidRPr="004A1441" w:rsidDel="002E0EE3">
                <w:rPr>
                  <w:rFonts w:ascii="Calibri" w:hAnsi="Calibri"/>
                  <w:color w:val="000000"/>
                  <w:spacing w:val="0"/>
                  <w:szCs w:val="22"/>
                  <w:lang w:eastAsia="en-GB"/>
                </w:rPr>
                <w:delText>SMS</w:delText>
              </w:r>
            </w:del>
          </w:p>
        </w:tc>
        <w:tc>
          <w:tcPr>
            <w:tcW w:w="31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297" w:author="Wright, Phil" w:date="2017-12-08T12:03:00Z"/>
                <w:rFonts w:ascii="Calibri" w:hAnsi="Calibri"/>
                <w:color w:val="000000"/>
                <w:spacing w:val="0"/>
                <w:szCs w:val="22"/>
                <w:lang w:eastAsia="en-GB"/>
              </w:rPr>
            </w:pPr>
            <w:del w:id="1298" w:author="Wright, Phil" w:date="2017-12-08T12:03:00Z">
              <w:r w:rsidRPr="004A1441" w:rsidDel="002E0EE3">
                <w:rPr>
                  <w:rFonts w:ascii="Calibri" w:hAnsi="Calibri"/>
                  <w:color w:val="000000"/>
                  <w:spacing w:val="0"/>
                  <w:szCs w:val="22"/>
                  <w:lang w:eastAsia="en-GB"/>
                </w:rPr>
                <w:delText xml:space="preserve">Email </w:delText>
              </w:r>
            </w:del>
          </w:p>
        </w:tc>
      </w:tr>
      <w:tr w:rsidR="00673A88" w:rsidRPr="004A1441" w:rsidDel="002E0EE3" w:rsidTr="00964CE9">
        <w:trPr>
          <w:trHeight w:val="315"/>
          <w:del w:id="1299" w:author="Wright, Phil" w:date="2017-12-08T12:03:00Z"/>
        </w:trPr>
        <w:tc>
          <w:tcPr>
            <w:tcW w:w="370"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673A88" w:rsidRPr="004A1441" w:rsidDel="002E0EE3" w:rsidRDefault="00673A88" w:rsidP="00673A88">
            <w:pPr>
              <w:jc w:val="center"/>
              <w:rPr>
                <w:del w:id="1300" w:author="Wright, Phil" w:date="2017-12-08T12:03:00Z"/>
                <w:rFonts w:ascii="Calibri" w:hAnsi="Calibri"/>
                <w:color w:val="000000"/>
                <w:spacing w:val="0"/>
                <w:szCs w:val="22"/>
                <w:lang w:eastAsia="en-GB"/>
              </w:rPr>
            </w:pPr>
            <w:del w:id="1301" w:author="Wright, Phil" w:date="2017-12-08T12:03:00Z">
              <w:r w:rsidRPr="004A1441" w:rsidDel="002E0EE3">
                <w:rPr>
                  <w:rFonts w:ascii="Calibri" w:hAnsi="Calibri"/>
                  <w:color w:val="000000"/>
                  <w:spacing w:val="0"/>
                  <w:szCs w:val="22"/>
                  <w:lang w:eastAsia="en-GB"/>
                </w:rPr>
                <w:delText>21</w:delText>
              </w:r>
            </w:del>
          </w:p>
        </w:tc>
        <w:tc>
          <w:tcPr>
            <w:tcW w:w="7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302" w:author="Wright, Phil" w:date="2017-12-08T12:03:00Z"/>
                <w:rFonts w:ascii="Calibri" w:hAnsi="Calibri"/>
                <w:color w:val="000000"/>
                <w:spacing w:val="0"/>
                <w:szCs w:val="22"/>
                <w:lang w:eastAsia="en-GB"/>
              </w:rPr>
            </w:pPr>
            <w:del w:id="1303" w:author="Wright, Phil" w:date="2017-12-08T12:03:00Z">
              <w:r w:rsidRPr="004A1441" w:rsidDel="002E0EE3">
                <w:rPr>
                  <w:rFonts w:ascii="Calibri" w:hAnsi="Calibri"/>
                  <w:color w:val="000000"/>
                  <w:spacing w:val="0"/>
                  <w:szCs w:val="22"/>
                  <w:lang w:eastAsia="en-GB"/>
                </w:rPr>
                <w:delText>Repudiated claim</w:delText>
              </w:r>
            </w:del>
          </w:p>
        </w:tc>
        <w:tc>
          <w:tcPr>
            <w:tcW w:w="4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304" w:author="Wright, Phil" w:date="2017-12-08T12:03:00Z"/>
                <w:rFonts w:ascii="Calibri" w:hAnsi="Calibri"/>
                <w:color w:val="000000"/>
                <w:spacing w:val="0"/>
                <w:szCs w:val="22"/>
                <w:lang w:eastAsia="en-GB"/>
              </w:rPr>
            </w:pPr>
            <w:del w:id="1305" w:author="Wright, Phil" w:date="2017-12-08T12:03:00Z">
              <w:r w:rsidRPr="004A1441" w:rsidDel="002E0EE3">
                <w:rPr>
                  <w:rFonts w:ascii="Calibri" w:hAnsi="Calibri"/>
                  <w:color w:val="000000"/>
                  <w:spacing w:val="0"/>
                  <w:szCs w:val="22"/>
                  <w:lang w:eastAsia="en-GB"/>
                </w:rPr>
                <w:delText>My Claims</w:delText>
              </w:r>
            </w:del>
          </w:p>
        </w:tc>
        <w:tc>
          <w:tcPr>
            <w:tcW w:w="11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rPr>
                <w:del w:id="1306" w:author="Wright, Phil" w:date="2017-12-08T12:03:00Z"/>
                <w:rFonts w:ascii="Calibri" w:hAnsi="Calibri"/>
                <w:color w:val="000000"/>
                <w:spacing w:val="0"/>
                <w:szCs w:val="22"/>
                <w:lang w:eastAsia="en-GB"/>
              </w:rPr>
            </w:pPr>
            <w:del w:id="1307" w:author="Wright, Phil" w:date="2017-12-08T12:03:00Z">
              <w:r w:rsidRPr="004A1441" w:rsidDel="002E0EE3">
                <w:rPr>
                  <w:rFonts w:ascii="Calibri" w:hAnsi="Calibri"/>
                  <w:color w:val="000000"/>
                  <w:spacing w:val="0"/>
                  <w:szCs w:val="22"/>
                  <w:lang w:eastAsia="en-GB"/>
                </w:rPr>
                <w:delText>Confirm repudiation and Inform the customer on who to contact</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08" w:author="Wright, Phil" w:date="2017-12-08T12:03:00Z"/>
                <w:rFonts w:ascii="Calibri" w:hAnsi="Calibri"/>
                <w:color w:val="000000"/>
                <w:spacing w:val="0"/>
                <w:szCs w:val="22"/>
                <w:lang w:eastAsia="en-GB"/>
              </w:rPr>
            </w:pPr>
            <w:del w:id="1309"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10" w:author="Wright, Phil" w:date="2017-12-08T12:03:00Z"/>
                <w:rFonts w:ascii="Calibri" w:hAnsi="Calibri"/>
                <w:color w:val="000000"/>
                <w:spacing w:val="0"/>
                <w:szCs w:val="22"/>
                <w:lang w:eastAsia="en-GB"/>
              </w:rPr>
            </w:pPr>
            <w:del w:id="1311" w:author="Wright, Phil" w:date="2017-12-08T12:03:00Z">
              <w:r w:rsidRPr="004A1441" w:rsidDel="002E0EE3">
                <w:rPr>
                  <w:rFonts w:ascii="Calibri" w:hAnsi="Calibri"/>
                  <w:color w:val="000000"/>
                  <w:spacing w:val="0"/>
                  <w:szCs w:val="22"/>
                  <w:lang w:eastAsia="en-GB"/>
                </w:rPr>
                <w:delText>Letter</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12" w:author="Wright, Phil" w:date="2017-12-08T12:03:00Z"/>
                <w:rFonts w:ascii="Calibri" w:hAnsi="Calibri"/>
                <w:color w:val="000000"/>
                <w:spacing w:val="0"/>
                <w:szCs w:val="22"/>
                <w:lang w:eastAsia="en-GB"/>
              </w:rPr>
            </w:pPr>
            <w:del w:id="1313"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14" w:author="Wright, Phil" w:date="2017-12-08T12:03:00Z"/>
                <w:rFonts w:ascii="Calibri" w:hAnsi="Calibri"/>
                <w:color w:val="000000"/>
                <w:spacing w:val="0"/>
                <w:szCs w:val="22"/>
                <w:lang w:eastAsia="en-GB"/>
              </w:rPr>
            </w:pPr>
            <w:del w:id="1315"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16" w:author="Wright, Phil" w:date="2017-12-08T12:03:00Z"/>
                <w:rFonts w:ascii="Calibri" w:hAnsi="Calibri"/>
                <w:color w:val="000000"/>
                <w:spacing w:val="0"/>
                <w:szCs w:val="22"/>
                <w:lang w:eastAsia="en-GB"/>
              </w:rPr>
            </w:pPr>
            <w:del w:id="1317" w:author="Wright, Phil" w:date="2017-12-08T12:03:00Z">
              <w:r w:rsidRPr="004A1441" w:rsidDel="002E0EE3">
                <w:rPr>
                  <w:rFonts w:ascii="Calibri" w:hAnsi="Calibri"/>
                  <w:color w:val="000000"/>
                  <w:spacing w:val="0"/>
                  <w:szCs w:val="22"/>
                  <w:lang w:eastAsia="en-GB"/>
                </w:rPr>
                <w:delText>Letter</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18" w:author="Wright, Phil" w:date="2017-12-08T12:03:00Z"/>
                <w:rFonts w:ascii="Calibri" w:hAnsi="Calibri"/>
                <w:color w:val="000000"/>
                <w:spacing w:val="0"/>
                <w:szCs w:val="22"/>
                <w:lang w:eastAsia="en-GB"/>
              </w:rPr>
            </w:pPr>
            <w:del w:id="1319"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20" w:author="Wright, Phil" w:date="2017-12-08T12:03:00Z"/>
                <w:rFonts w:ascii="Calibri" w:hAnsi="Calibri"/>
                <w:color w:val="000000"/>
                <w:spacing w:val="0"/>
                <w:szCs w:val="22"/>
                <w:lang w:eastAsia="en-GB"/>
              </w:rPr>
            </w:pPr>
            <w:del w:id="1321" w:author="Wright, Phil" w:date="2017-12-08T12:03:00Z">
              <w:r w:rsidRPr="004A1441" w:rsidDel="002E0EE3">
                <w:rPr>
                  <w:rFonts w:ascii="Calibri" w:hAnsi="Calibri"/>
                  <w:color w:val="000000"/>
                  <w:spacing w:val="0"/>
                  <w:szCs w:val="22"/>
                  <w:lang w:eastAsia="en-GB"/>
                </w:rPr>
                <w:delText>n/a</w:delText>
              </w:r>
            </w:del>
          </w:p>
        </w:tc>
      </w:tr>
      <w:tr w:rsidR="00673A88" w:rsidRPr="004A1441" w:rsidDel="002E0EE3" w:rsidTr="00964CE9">
        <w:trPr>
          <w:trHeight w:val="315"/>
          <w:del w:id="1322" w:author="Wright, Phil" w:date="2017-12-08T12:03:00Z"/>
        </w:trPr>
        <w:tc>
          <w:tcPr>
            <w:tcW w:w="370"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73A88" w:rsidRPr="004A1441" w:rsidDel="002E0EE3" w:rsidRDefault="00673A88" w:rsidP="00673A88">
            <w:pPr>
              <w:jc w:val="center"/>
              <w:rPr>
                <w:del w:id="1323" w:author="Wright, Phil" w:date="2017-12-08T12:03:00Z"/>
                <w:rFonts w:ascii="Calibri" w:hAnsi="Calibri"/>
                <w:color w:val="000000"/>
                <w:spacing w:val="0"/>
                <w:szCs w:val="22"/>
                <w:lang w:eastAsia="en-GB"/>
              </w:rPr>
            </w:pPr>
            <w:del w:id="1324" w:author="Wright, Phil" w:date="2017-12-08T12:03:00Z">
              <w:r w:rsidRPr="004A1441" w:rsidDel="002E0EE3">
                <w:rPr>
                  <w:rFonts w:ascii="Calibri" w:hAnsi="Calibri"/>
                  <w:color w:val="000000"/>
                  <w:spacing w:val="0"/>
                  <w:szCs w:val="22"/>
                  <w:lang w:eastAsia="en-GB"/>
                </w:rPr>
                <w:delText>22</w:delText>
              </w:r>
            </w:del>
          </w:p>
        </w:tc>
        <w:tc>
          <w:tcPr>
            <w:tcW w:w="725" w:type="pct"/>
            <w:tcBorders>
              <w:top w:val="single" w:sz="4" w:space="0" w:color="auto"/>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1325" w:author="Wright, Phil" w:date="2017-12-08T12:03:00Z"/>
                <w:rFonts w:ascii="Calibri" w:hAnsi="Calibri"/>
                <w:color w:val="000000"/>
                <w:spacing w:val="0"/>
                <w:szCs w:val="22"/>
                <w:lang w:eastAsia="en-GB"/>
              </w:rPr>
            </w:pPr>
            <w:del w:id="1326" w:author="Wright, Phil" w:date="2017-12-08T12:03:00Z">
              <w:r w:rsidRPr="004A1441" w:rsidDel="002E0EE3">
                <w:rPr>
                  <w:rFonts w:ascii="Calibri" w:hAnsi="Calibri"/>
                  <w:color w:val="000000"/>
                  <w:spacing w:val="0"/>
                  <w:szCs w:val="22"/>
                  <w:lang w:eastAsia="en-GB"/>
                </w:rPr>
                <w:delText>Survey</w:delText>
              </w:r>
            </w:del>
          </w:p>
        </w:tc>
        <w:tc>
          <w:tcPr>
            <w:tcW w:w="431" w:type="pct"/>
            <w:tcBorders>
              <w:top w:val="single" w:sz="4" w:space="0" w:color="auto"/>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1327" w:author="Wright, Phil" w:date="2017-12-08T12:03:00Z"/>
                <w:rFonts w:ascii="Calibri" w:hAnsi="Calibri"/>
                <w:color w:val="000000"/>
                <w:spacing w:val="0"/>
                <w:szCs w:val="22"/>
                <w:lang w:eastAsia="en-GB"/>
              </w:rPr>
            </w:pPr>
            <w:del w:id="1328" w:author="Wright, Phil" w:date="2017-12-08T12:03:00Z">
              <w:r w:rsidRPr="004A1441" w:rsidDel="002E0EE3">
                <w:rPr>
                  <w:rFonts w:ascii="Calibri" w:hAnsi="Calibri"/>
                  <w:color w:val="000000"/>
                  <w:spacing w:val="0"/>
                  <w:szCs w:val="22"/>
                  <w:lang w:eastAsia="en-GB"/>
                </w:rPr>
                <w:delText>Communication</w:delText>
              </w:r>
            </w:del>
          </w:p>
        </w:tc>
        <w:tc>
          <w:tcPr>
            <w:tcW w:w="1160" w:type="pct"/>
            <w:tcBorders>
              <w:top w:val="single" w:sz="4" w:space="0" w:color="auto"/>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rPr>
                <w:del w:id="1329" w:author="Wright, Phil" w:date="2017-12-08T12:03:00Z"/>
                <w:rFonts w:ascii="Calibri" w:hAnsi="Calibri"/>
                <w:color w:val="000000"/>
                <w:spacing w:val="0"/>
                <w:szCs w:val="22"/>
                <w:lang w:eastAsia="en-GB"/>
              </w:rPr>
            </w:pPr>
            <w:del w:id="1330" w:author="Wright, Phil" w:date="2017-12-08T12:03:00Z">
              <w:r w:rsidRPr="004A1441" w:rsidDel="002E0EE3">
                <w:rPr>
                  <w:rFonts w:ascii="Calibri" w:hAnsi="Calibri"/>
                  <w:color w:val="000000"/>
                  <w:spacing w:val="0"/>
                  <w:szCs w:val="22"/>
                  <w:lang w:eastAsia="en-GB"/>
                </w:rPr>
                <w:delText>End of repair</w:delText>
              </w:r>
            </w:del>
          </w:p>
        </w:tc>
        <w:tc>
          <w:tcPr>
            <w:tcW w:w="316" w:type="pct"/>
            <w:tcBorders>
              <w:top w:val="single" w:sz="4" w:space="0" w:color="auto"/>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1331" w:author="Wright, Phil" w:date="2017-12-08T12:03:00Z"/>
                <w:rFonts w:ascii="Calibri" w:hAnsi="Calibri"/>
                <w:color w:val="000000"/>
                <w:spacing w:val="0"/>
                <w:szCs w:val="22"/>
                <w:lang w:eastAsia="en-GB"/>
              </w:rPr>
            </w:pPr>
            <w:del w:id="1332" w:author="Wright, Phil" w:date="2017-12-08T12:03:00Z">
              <w:r w:rsidRPr="004A1441" w:rsidDel="002E0EE3">
                <w:rPr>
                  <w:rFonts w:ascii="Calibri" w:hAnsi="Calibri"/>
                  <w:color w:val="000000"/>
                  <w:spacing w:val="0"/>
                  <w:szCs w:val="22"/>
                  <w:lang w:eastAsia="en-GB"/>
                </w:rPr>
                <w:delText>Yes</w:delText>
              </w:r>
            </w:del>
          </w:p>
        </w:tc>
        <w:tc>
          <w:tcPr>
            <w:tcW w:w="418" w:type="pct"/>
            <w:tcBorders>
              <w:top w:val="single" w:sz="4" w:space="0" w:color="auto"/>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1333" w:author="Wright, Phil" w:date="2017-12-08T12:03:00Z"/>
                <w:rFonts w:ascii="Calibri" w:hAnsi="Calibri"/>
                <w:color w:val="000000"/>
                <w:spacing w:val="0"/>
                <w:szCs w:val="22"/>
                <w:lang w:eastAsia="en-GB"/>
              </w:rPr>
            </w:pPr>
            <w:del w:id="1334" w:author="Wright, Phil" w:date="2017-12-08T12:03:00Z">
              <w:r w:rsidRPr="004A1441" w:rsidDel="002E0EE3">
                <w:rPr>
                  <w:rFonts w:ascii="Calibri" w:hAnsi="Calibri"/>
                  <w:color w:val="000000"/>
                  <w:spacing w:val="0"/>
                  <w:szCs w:val="22"/>
                  <w:lang w:eastAsia="en-GB"/>
                </w:rPr>
                <w:delText xml:space="preserve">Email </w:delText>
              </w:r>
            </w:del>
          </w:p>
        </w:tc>
        <w:tc>
          <w:tcPr>
            <w:tcW w:w="316" w:type="pct"/>
            <w:tcBorders>
              <w:top w:val="single" w:sz="4" w:space="0" w:color="auto"/>
              <w:left w:val="nil"/>
              <w:bottom w:val="single" w:sz="8" w:space="0" w:color="auto"/>
              <w:right w:val="single" w:sz="8" w:space="0" w:color="auto"/>
            </w:tcBorders>
            <w:shd w:val="clear" w:color="auto" w:fill="auto"/>
            <w:noWrap/>
            <w:vAlign w:val="center"/>
            <w:hideMark/>
          </w:tcPr>
          <w:p w:rsidR="00673A88" w:rsidRPr="004A1441" w:rsidDel="002E0EE3" w:rsidRDefault="00673A88" w:rsidP="00673A88">
            <w:pPr>
              <w:jc w:val="center"/>
              <w:rPr>
                <w:del w:id="1335" w:author="Wright, Phil" w:date="2017-12-08T12:03:00Z"/>
                <w:rFonts w:ascii="Calibri" w:hAnsi="Calibri"/>
                <w:color w:val="000000"/>
                <w:spacing w:val="0"/>
                <w:szCs w:val="22"/>
                <w:lang w:eastAsia="en-GB"/>
              </w:rPr>
            </w:pPr>
            <w:del w:id="1336"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nil"/>
              <w:bottom w:val="single" w:sz="8" w:space="0" w:color="auto"/>
              <w:right w:val="single" w:sz="4" w:space="0" w:color="auto"/>
            </w:tcBorders>
            <w:shd w:val="clear" w:color="auto" w:fill="auto"/>
            <w:noWrap/>
            <w:vAlign w:val="center"/>
            <w:hideMark/>
          </w:tcPr>
          <w:p w:rsidR="00673A88" w:rsidRPr="004A1441" w:rsidDel="002E0EE3" w:rsidRDefault="00673A88" w:rsidP="00673A88">
            <w:pPr>
              <w:jc w:val="center"/>
              <w:rPr>
                <w:del w:id="1337" w:author="Wright, Phil" w:date="2017-12-08T12:03:00Z"/>
                <w:rFonts w:ascii="Calibri" w:hAnsi="Calibri"/>
                <w:color w:val="000000"/>
                <w:spacing w:val="0"/>
                <w:szCs w:val="22"/>
                <w:lang w:eastAsia="en-GB"/>
              </w:rPr>
            </w:pPr>
            <w:del w:id="1338"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39" w:author="Wright, Phil" w:date="2017-12-08T12:03:00Z"/>
                <w:rFonts w:ascii="Calibri" w:hAnsi="Calibri"/>
                <w:color w:val="000000"/>
                <w:spacing w:val="0"/>
                <w:szCs w:val="22"/>
                <w:lang w:eastAsia="en-GB"/>
              </w:rPr>
            </w:pPr>
            <w:del w:id="1340" w:author="Wright, Phil" w:date="2017-12-08T12:03:00Z">
              <w:r w:rsidRPr="004A1441" w:rsidDel="002E0EE3">
                <w:rPr>
                  <w:rFonts w:ascii="Calibri" w:hAnsi="Calibri"/>
                  <w:color w:val="000000"/>
                  <w:spacing w:val="0"/>
                  <w:szCs w:val="22"/>
                  <w:lang w:eastAsia="en-GB"/>
                </w:rPr>
                <w:delText xml:space="preserve">Email </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41" w:author="Wright, Phil" w:date="2017-12-08T12:03:00Z"/>
                <w:rFonts w:ascii="Calibri" w:hAnsi="Calibri"/>
                <w:color w:val="000000"/>
                <w:spacing w:val="0"/>
                <w:szCs w:val="22"/>
                <w:lang w:eastAsia="en-GB"/>
              </w:rPr>
            </w:pPr>
            <w:del w:id="1342" w:author="Wright, Phil" w:date="2017-12-08T12:03:00Z">
              <w:r w:rsidRPr="004A1441" w:rsidDel="002E0EE3">
                <w:rPr>
                  <w:rFonts w:ascii="Calibri" w:hAnsi="Calibri"/>
                  <w:color w:val="000000"/>
                  <w:spacing w:val="0"/>
                  <w:szCs w:val="22"/>
                  <w:lang w:eastAsia="en-GB"/>
                </w:rPr>
                <w:delText>n/a</w:delText>
              </w:r>
            </w:del>
          </w:p>
        </w:tc>
        <w:tc>
          <w:tcPr>
            <w:tcW w:w="3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73A88" w:rsidRPr="004A1441" w:rsidDel="002E0EE3" w:rsidRDefault="00673A88" w:rsidP="00673A88">
            <w:pPr>
              <w:jc w:val="center"/>
              <w:rPr>
                <w:del w:id="1343" w:author="Wright, Phil" w:date="2017-12-08T12:03:00Z"/>
                <w:rFonts w:ascii="Calibri" w:hAnsi="Calibri"/>
                <w:color w:val="000000"/>
                <w:spacing w:val="0"/>
                <w:szCs w:val="22"/>
                <w:lang w:eastAsia="en-GB"/>
              </w:rPr>
            </w:pPr>
            <w:del w:id="1344" w:author="Wright, Phil" w:date="2017-12-08T12:03:00Z">
              <w:r w:rsidRPr="004A1441" w:rsidDel="002E0EE3">
                <w:rPr>
                  <w:rFonts w:ascii="Calibri" w:hAnsi="Calibri"/>
                  <w:color w:val="000000"/>
                  <w:spacing w:val="0"/>
                  <w:szCs w:val="22"/>
                  <w:lang w:eastAsia="en-GB"/>
                </w:rPr>
                <w:delText>n/a</w:delText>
              </w:r>
            </w:del>
          </w:p>
        </w:tc>
      </w:tr>
    </w:tbl>
    <w:p w:rsidR="00AA25E7" w:rsidRPr="004A1441" w:rsidRDefault="00AA25E7" w:rsidP="00A92334">
      <w:pPr>
        <w:pStyle w:val="BodyText"/>
        <w:rPr>
          <w:b/>
        </w:rPr>
      </w:pPr>
    </w:p>
    <w:tbl>
      <w:tblPr>
        <w:tblW w:w="5000" w:type="pct"/>
        <w:tblLayout w:type="fixed"/>
        <w:tblLook w:val="04A0" w:firstRow="1" w:lastRow="0" w:firstColumn="1" w:lastColumn="0" w:noHBand="0" w:noVBand="1"/>
        <w:tblPrChange w:id="1345" w:author="Wright, Phil" w:date="2017-12-08T12:06:00Z">
          <w:tblPr>
            <w:tblW w:w="16694" w:type="dxa"/>
            <w:tblLayout w:type="fixed"/>
            <w:tblLook w:val="04A0" w:firstRow="1" w:lastRow="0" w:firstColumn="1" w:lastColumn="0" w:noHBand="0" w:noVBand="1"/>
          </w:tblPr>
        </w:tblPrChange>
      </w:tblPr>
      <w:tblGrid>
        <w:gridCol w:w="684"/>
        <w:gridCol w:w="1364"/>
        <w:gridCol w:w="1324"/>
        <w:gridCol w:w="1803"/>
        <w:gridCol w:w="768"/>
        <w:gridCol w:w="989"/>
        <w:gridCol w:w="762"/>
        <w:gridCol w:w="762"/>
        <w:gridCol w:w="762"/>
        <w:gridCol w:w="762"/>
        <w:gridCol w:w="762"/>
        <w:gridCol w:w="989"/>
        <w:gridCol w:w="762"/>
        <w:gridCol w:w="762"/>
        <w:gridCol w:w="915"/>
        <w:tblGridChange w:id="1346">
          <w:tblGrid>
            <w:gridCol w:w="684"/>
            <w:gridCol w:w="119"/>
            <w:gridCol w:w="1245"/>
            <w:gridCol w:w="362"/>
            <w:gridCol w:w="962"/>
            <w:gridCol w:w="1263"/>
            <w:gridCol w:w="540"/>
            <w:gridCol w:w="768"/>
            <w:gridCol w:w="151"/>
            <w:gridCol w:w="838"/>
            <w:gridCol w:w="762"/>
            <w:gridCol w:w="762"/>
            <w:gridCol w:w="762"/>
            <w:gridCol w:w="741"/>
            <w:gridCol w:w="21"/>
            <w:gridCol w:w="762"/>
            <w:gridCol w:w="989"/>
            <w:gridCol w:w="762"/>
            <w:gridCol w:w="157"/>
            <w:gridCol w:w="605"/>
            <w:gridCol w:w="915"/>
            <w:gridCol w:w="1439"/>
            <w:gridCol w:w="1085"/>
          </w:tblGrid>
        </w:tblGridChange>
      </w:tblGrid>
      <w:tr w:rsidR="002E0EE3" w:rsidRPr="002E0EE3" w:rsidTr="002E0EE3">
        <w:trPr>
          <w:trHeight w:val="330"/>
          <w:ins w:id="1347" w:author="Wright, Phil" w:date="2017-12-08T12:03:00Z"/>
          <w:trPrChange w:id="1348" w:author="Wright, Phil" w:date="2017-12-08T12:06:00Z">
            <w:trPr>
              <w:trHeight w:val="330"/>
            </w:trPr>
          </w:trPrChange>
        </w:trPr>
        <w:tc>
          <w:tcPr>
            <w:tcW w:w="241" w:type="pct"/>
            <w:tcBorders>
              <w:top w:val="nil"/>
              <w:left w:val="nil"/>
              <w:bottom w:val="nil"/>
              <w:right w:val="nil"/>
            </w:tcBorders>
            <w:shd w:val="clear" w:color="auto" w:fill="auto"/>
            <w:hideMark/>
            <w:tcPrChange w:id="1349" w:author="Wright, Phil" w:date="2017-12-08T12:06:00Z">
              <w:tcPr>
                <w:tcW w:w="803" w:type="dxa"/>
                <w:gridSpan w:val="2"/>
                <w:tcBorders>
                  <w:top w:val="nil"/>
                  <w:left w:val="nil"/>
                  <w:bottom w:val="nil"/>
                  <w:right w:val="nil"/>
                </w:tcBorders>
                <w:shd w:val="clear" w:color="auto" w:fill="auto"/>
                <w:hideMark/>
              </w:tcPr>
            </w:tcPrChange>
          </w:tcPr>
          <w:p w:rsidR="002E0EE3" w:rsidRPr="002E0EE3" w:rsidRDefault="002E0EE3" w:rsidP="002E0EE3">
            <w:pPr>
              <w:rPr>
                <w:ins w:id="1350" w:author="Wright, Phil" w:date="2017-12-08T12:03:00Z"/>
                <w:rFonts w:ascii="Times New Roman" w:hAnsi="Times New Roman"/>
                <w:spacing w:val="0"/>
                <w:sz w:val="24"/>
                <w:szCs w:val="24"/>
                <w:lang w:eastAsia="en-GB"/>
              </w:rPr>
            </w:pPr>
          </w:p>
        </w:tc>
        <w:tc>
          <w:tcPr>
            <w:tcW w:w="481" w:type="pct"/>
            <w:tcBorders>
              <w:top w:val="nil"/>
              <w:left w:val="nil"/>
              <w:bottom w:val="nil"/>
              <w:right w:val="nil"/>
            </w:tcBorders>
            <w:shd w:val="clear" w:color="auto" w:fill="auto"/>
            <w:vAlign w:val="bottom"/>
            <w:hideMark/>
            <w:tcPrChange w:id="1351" w:author="Wright, Phil" w:date="2017-12-08T12:06:00Z">
              <w:tcPr>
                <w:tcW w:w="1607" w:type="dxa"/>
                <w:gridSpan w:val="2"/>
                <w:tcBorders>
                  <w:top w:val="nil"/>
                  <w:left w:val="nil"/>
                  <w:bottom w:val="nil"/>
                  <w:right w:val="nil"/>
                </w:tcBorders>
                <w:shd w:val="clear" w:color="auto" w:fill="auto"/>
                <w:vAlign w:val="bottom"/>
                <w:hideMark/>
              </w:tcPr>
            </w:tcPrChange>
          </w:tcPr>
          <w:p w:rsidR="002E0EE3" w:rsidRPr="002E0EE3" w:rsidRDefault="002E0EE3" w:rsidP="002E0EE3">
            <w:pPr>
              <w:rPr>
                <w:ins w:id="1352" w:author="Wright, Phil" w:date="2017-12-08T12:03:00Z"/>
                <w:rFonts w:ascii="Times New Roman" w:hAnsi="Times New Roman"/>
                <w:spacing w:val="0"/>
                <w:lang w:eastAsia="en-GB"/>
              </w:rPr>
            </w:pPr>
          </w:p>
        </w:tc>
        <w:tc>
          <w:tcPr>
            <w:tcW w:w="467" w:type="pct"/>
            <w:tcBorders>
              <w:top w:val="nil"/>
              <w:left w:val="nil"/>
              <w:bottom w:val="nil"/>
              <w:right w:val="nil"/>
            </w:tcBorders>
            <w:shd w:val="clear" w:color="auto" w:fill="auto"/>
            <w:vAlign w:val="bottom"/>
            <w:hideMark/>
            <w:tcPrChange w:id="1353" w:author="Wright, Phil" w:date="2017-12-08T12:06:00Z">
              <w:tcPr>
                <w:tcW w:w="2225" w:type="dxa"/>
                <w:gridSpan w:val="2"/>
                <w:tcBorders>
                  <w:top w:val="nil"/>
                  <w:left w:val="nil"/>
                  <w:bottom w:val="nil"/>
                  <w:right w:val="nil"/>
                </w:tcBorders>
                <w:shd w:val="clear" w:color="auto" w:fill="auto"/>
                <w:vAlign w:val="bottom"/>
                <w:hideMark/>
              </w:tcPr>
            </w:tcPrChange>
          </w:tcPr>
          <w:p w:rsidR="002E0EE3" w:rsidRPr="002E0EE3" w:rsidRDefault="002E0EE3" w:rsidP="002E0EE3">
            <w:pPr>
              <w:rPr>
                <w:ins w:id="1354" w:author="Wright, Phil" w:date="2017-12-08T12:03:00Z"/>
                <w:rFonts w:ascii="Times New Roman" w:hAnsi="Times New Roman"/>
                <w:spacing w:val="0"/>
                <w:lang w:eastAsia="en-GB"/>
              </w:rPr>
            </w:pPr>
          </w:p>
        </w:tc>
        <w:tc>
          <w:tcPr>
            <w:tcW w:w="636" w:type="pct"/>
            <w:tcBorders>
              <w:top w:val="nil"/>
              <w:left w:val="nil"/>
              <w:bottom w:val="nil"/>
              <w:right w:val="nil"/>
            </w:tcBorders>
            <w:shd w:val="clear" w:color="auto" w:fill="auto"/>
            <w:vAlign w:val="bottom"/>
            <w:hideMark/>
            <w:tcPrChange w:id="1355" w:author="Wright, Phil" w:date="2017-12-08T12:06:00Z">
              <w:tcPr>
                <w:tcW w:w="1459" w:type="dxa"/>
                <w:gridSpan w:val="3"/>
                <w:tcBorders>
                  <w:top w:val="nil"/>
                  <w:left w:val="nil"/>
                  <w:bottom w:val="nil"/>
                  <w:right w:val="nil"/>
                </w:tcBorders>
                <w:shd w:val="clear" w:color="auto" w:fill="auto"/>
                <w:vAlign w:val="bottom"/>
                <w:hideMark/>
              </w:tcPr>
            </w:tcPrChange>
          </w:tcPr>
          <w:p w:rsidR="002E0EE3" w:rsidRPr="002E0EE3" w:rsidRDefault="002E0EE3" w:rsidP="002E0EE3">
            <w:pPr>
              <w:rPr>
                <w:ins w:id="1356" w:author="Wright, Phil" w:date="2017-12-08T12:03:00Z"/>
                <w:rFonts w:ascii="Times New Roman" w:hAnsi="Times New Roman"/>
                <w:spacing w:val="0"/>
                <w:lang w:eastAsia="en-GB"/>
              </w:rPr>
            </w:pPr>
          </w:p>
        </w:tc>
        <w:tc>
          <w:tcPr>
            <w:tcW w:w="1158" w:type="pct"/>
            <w:gridSpan w:val="4"/>
            <w:tcBorders>
              <w:top w:val="single" w:sz="8" w:space="0" w:color="auto"/>
              <w:left w:val="single" w:sz="8" w:space="0" w:color="auto"/>
              <w:bottom w:val="single" w:sz="8" w:space="0" w:color="auto"/>
              <w:right w:val="single" w:sz="8" w:space="0" w:color="000000"/>
            </w:tcBorders>
            <w:shd w:val="clear" w:color="auto" w:fill="auto"/>
            <w:vAlign w:val="center"/>
            <w:hideMark/>
            <w:tcPrChange w:id="1357" w:author="Wright, Phil" w:date="2017-12-08T12:06:00Z">
              <w:tcPr>
                <w:tcW w:w="3865" w:type="dxa"/>
                <w:gridSpan w:val="5"/>
                <w:tcBorders>
                  <w:top w:val="single" w:sz="8" w:space="0" w:color="auto"/>
                  <w:left w:val="single" w:sz="8" w:space="0" w:color="auto"/>
                  <w:bottom w:val="single" w:sz="8" w:space="0" w:color="auto"/>
                  <w:right w:val="single" w:sz="8" w:space="0" w:color="000000"/>
                </w:tcBorders>
                <w:shd w:val="clear" w:color="auto" w:fill="auto"/>
                <w:vAlign w:val="center"/>
                <w:hideMark/>
              </w:tcPr>
            </w:tcPrChange>
          </w:tcPr>
          <w:p w:rsidR="002E0EE3" w:rsidRPr="002E0EE3" w:rsidRDefault="002E0EE3" w:rsidP="002E0EE3">
            <w:pPr>
              <w:jc w:val="center"/>
              <w:rPr>
                <w:ins w:id="1358" w:author="Wright, Phil" w:date="2017-12-08T12:03:00Z"/>
                <w:rFonts w:ascii="Calibri" w:hAnsi="Calibri"/>
                <w:b/>
                <w:bCs/>
                <w:color w:val="000000"/>
                <w:spacing w:val="0"/>
                <w:sz w:val="22"/>
                <w:szCs w:val="22"/>
                <w:lang w:eastAsia="en-GB"/>
              </w:rPr>
            </w:pPr>
            <w:ins w:id="1359" w:author="Wright, Phil" w:date="2017-12-08T12:03:00Z">
              <w:r w:rsidRPr="002E0EE3">
                <w:rPr>
                  <w:rFonts w:ascii="Calibri" w:hAnsi="Calibri"/>
                  <w:b/>
                  <w:bCs/>
                  <w:color w:val="000000"/>
                  <w:spacing w:val="0"/>
                  <w:sz w:val="22"/>
                  <w:szCs w:val="22"/>
                  <w:lang w:eastAsia="en-GB"/>
                </w:rPr>
                <w:t>SG</w:t>
              </w:r>
            </w:ins>
          </w:p>
        </w:tc>
        <w:tc>
          <w:tcPr>
            <w:tcW w:w="806" w:type="pct"/>
            <w:gridSpan w:val="3"/>
            <w:tcBorders>
              <w:top w:val="single" w:sz="8" w:space="0" w:color="auto"/>
              <w:left w:val="nil"/>
              <w:bottom w:val="single" w:sz="8" w:space="0" w:color="auto"/>
              <w:right w:val="single" w:sz="8" w:space="0" w:color="000000"/>
            </w:tcBorders>
            <w:shd w:val="clear" w:color="auto" w:fill="auto"/>
            <w:vAlign w:val="center"/>
            <w:hideMark/>
            <w:tcPrChange w:id="1360" w:author="Wright, Phil" w:date="2017-12-08T12:06:00Z">
              <w:tcPr>
                <w:tcW w:w="2691" w:type="dxa"/>
                <w:gridSpan w:val="5"/>
                <w:tcBorders>
                  <w:top w:val="single" w:sz="8" w:space="0" w:color="auto"/>
                  <w:left w:val="nil"/>
                  <w:bottom w:val="single" w:sz="8" w:space="0" w:color="auto"/>
                  <w:right w:val="single" w:sz="8" w:space="0" w:color="000000"/>
                </w:tcBorders>
                <w:shd w:val="clear" w:color="auto" w:fill="auto"/>
                <w:vAlign w:val="center"/>
                <w:hideMark/>
              </w:tcPr>
            </w:tcPrChange>
          </w:tcPr>
          <w:p w:rsidR="002E0EE3" w:rsidRPr="002E0EE3" w:rsidRDefault="002E0EE3" w:rsidP="002E0EE3">
            <w:pPr>
              <w:jc w:val="center"/>
              <w:rPr>
                <w:ins w:id="1361" w:author="Wright, Phil" w:date="2017-12-08T12:03:00Z"/>
                <w:rFonts w:ascii="Calibri" w:hAnsi="Calibri"/>
                <w:b/>
                <w:bCs/>
                <w:color w:val="000000"/>
                <w:spacing w:val="0"/>
                <w:sz w:val="22"/>
                <w:szCs w:val="22"/>
                <w:lang w:eastAsia="en-GB"/>
              </w:rPr>
            </w:pPr>
            <w:ins w:id="1362" w:author="Wright, Phil" w:date="2017-12-08T12:03:00Z">
              <w:r w:rsidRPr="002E0EE3">
                <w:rPr>
                  <w:rFonts w:ascii="Calibri" w:hAnsi="Calibri"/>
                  <w:b/>
                  <w:bCs/>
                  <w:color w:val="000000"/>
                  <w:spacing w:val="0"/>
                  <w:sz w:val="22"/>
                  <w:szCs w:val="22"/>
                  <w:lang w:eastAsia="en-GB"/>
                </w:rPr>
                <w:t>RG</w:t>
              </w:r>
            </w:ins>
          </w:p>
        </w:tc>
        <w:tc>
          <w:tcPr>
            <w:tcW w:w="886" w:type="pct"/>
            <w:gridSpan w:val="3"/>
            <w:tcBorders>
              <w:top w:val="single" w:sz="8" w:space="0" w:color="auto"/>
              <w:left w:val="nil"/>
              <w:bottom w:val="single" w:sz="8" w:space="0" w:color="auto"/>
              <w:right w:val="single" w:sz="4" w:space="0" w:color="auto"/>
            </w:tcBorders>
            <w:shd w:val="clear" w:color="auto" w:fill="auto"/>
            <w:vAlign w:val="center"/>
            <w:hideMark/>
            <w:tcPrChange w:id="1363" w:author="Wright, Phil" w:date="2017-12-08T12:06:00Z">
              <w:tcPr>
                <w:tcW w:w="2959" w:type="dxa"/>
                <w:gridSpan w:val="3"/>
                <w:tcBorders>
                  <w:top w:val="single" w:sz="8" w:space="0" w:color="auto"/>
                  <w:left w:val="nil"/>
                  <w:bottom w:val="single" w:sz="8" w:space="0" w:color="auto"/>
                  <w:right w:val="single" w:sz="4" w:space="0" w:color="auto"/>
                </w:tcBorders>
                <w:shd w:val="clear" w:color="auto" w:fill="auto"/>
                <w:vAlign w:val="center"/>
                <w:hideMark/>
              </w:tcPr>
            </w:tcPrChange>
          </w:tcPr>
          <w:p w:rsidR="002E0EE3" w:rsidRPr="002E0EE3" w:rsidRDefault="002E0EE3" w:rsidP="002E0EE3">
            <w:pPr>
              <w:jc w:val="center"/>
              <w:rPr>
                <w:ins w:id="1364" w:author="Wright, Phil" w:date="2017-12-08T12:03:00Z"/>
                <w:rFonts w:ascii="Calibri" w:hAnsi="Calibri"/>
                <w:b/>
                <w:bCs/>
                <w:color w:val="000000"/>
                <w:spacing w:val="0"/>
                <w:sz w:val="22"/>
                <w:szCs w:val="22"/>
                <w:lang w:eastAsia="en-GB"/>
              </w:rPr>
            </w:pPr>
            <w:ins w:id="1365" w:author="Wright, Phil" w:date="2017-12-08T12:03:00Z">
              <w:r w:rsidRPr="002E0EE3">
                <w:rPr>
                  <w:rFonts w:ascii="Calibri" w:hAnsi="Calibri"/>
                  <w:b/>
                  <w:bCs/>
                  <w:color w:val="000000"/>
                  <w:spacing w:val="0"/>
                  <w:sz w:val="22"/>
                  <w:szCs w:val="22"/>
                  <w:lang w:eastAsia="en-GB"/>
                </w:rPr>
                <w:t>MPI</w:t>
              </w:r>
            </w:ins>
          </w:p>
        </w:tc>
        <w:tc>
          <w:tcPr>
            <w:tcW w:w="325" w:type="pct"/>
            <w:tcBorders>
              <w:top w:val="single" w:sz="12" w:space="0" w:color="auto"/>
              <w:left w:val="single" w:sz="12" w:space="0" w:color="auto"/>
              <w:bottom w:val="single" w:sz="12" w:space="0" w:color="auto"/>
              <w:right w:val="single" w:sz="12" w:space="0" w:color="auto"/>
            </w:tcBorders>
            <w:shd w:val="clear" w:color="auto" w:fill="auto"/>
            <w:vAlign w:val="bottom"/>
            <w:hideMark/>
            <w:tcPrChange w:id="1366" w:author="Wright, Phil" w:date="2017-12-08T12:06:00Z">
              <w:tcPr>
                <w:tcW w:w="1085" w:type="dxa"/>
                <w:tcBorders>
                  <w:top w:val="single" w:sz="12" w:space="0" w:color="auto"/>
                  <w:left w:val="single" w:sz="12" w:space="0" w:color="auto"/>
                  <w:bottom w:val="single" w:sz="12" w:space="0" w:color="auto"/>
                  <w:right w:val="single" w:sz="12" w:space="0" w:color="auto"/>
                </w:tcBorders>
                <w:shd w:val="clear" w:color="auto" w:fill="auto"/>
                <w:vAlign w:val="bottom"/>
                <w:hideMark/>
              </w:tcPr>
            </w:tcPrChange>
          </w:tcPr>
          <w:p w:rsidR="002E0EE3" w:rsidRPr="002E0EE3" w:rsidRDefault="002E0EE3" w:rsidP="002E0EE3">
            <w:pPr>
              <w:rPr>
                <w:ins w:id="1367" w:author="Wright, Phil" w:date="2017-12-08T12:03:00Z"/>
                <w:rFonts w:ascii="Calibri" w:hAnsi="Calibri"/>
                <w:color w:val="000000"/>
                <w:spacing w:val="0"/>
                <w:sz w:val="22"/>
                <w:szCs w:val="22"/>
                <w:lang w:eastAsia="en-GB"/>
              </w:rPr>
            </w:pPr>
            <w:ins w:id="1368"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615"/>
          <w:ins w:id="1369" w:author="Wright, Phil" w:date="2017-12-08T12:03:00Z"/>
        </w:trPr>
        <w:tc>
          <w:tcPr>
            <w:tcW w:w="241" w:type="pct"/>
            <w:tcBorders>
              <w:top w:val="single" w:sz="8" w:space="0" w:color="auto"/>
              <w:left w:val="single" w:sz="8" w:space="0" w:color="auto"/>
              <w:bottom w:val="single" w:sz="8" w:space="0" w:color="auto"/>
              <w:right w:val="single" w:sz="8" w:space="0" w:color="auto"/>
            </w:tcBorders>
            <w:shd w:val="clear" w:color="000000" w:fill="002060"/>
            <w:vAlign w:val="center"/>
            <w:hideMark/>
          </w:tcPr>
          <w:p w:rsidR="002E0EE3" w:rsidRPr="002E0EE3" w:rsidRDefault="002E0EE3" w:rsidP="002E0EE3">
            <w:pPr>
              <w:rPr>
                <w:ins w:id="1370" w:author="Wright, Phil" w:date="2017-12-08T12:03:00Z"/>
                <w:rFonts w:ascii="Calibri" w:hAnsi="Calibri"/>
                <w:b/>
                <w:bCs/>
                <w:color w:val="FFFFFF"/>
                <w:spacing w:val="0"/>
                <w:sz w:val="22"/>
                <w:szCs w:val="22"/>
                <w:lang w:eastAsia="en-GB"/>
              </w:rPr>
            </w:pPr>
            <w:ins w:id="1371" w:author="Wright, Phil" w:date="2017-12-08T12:03:00Z">
              <w:r w:rsidRPr="002E0EE3">
                <w:rPr>
                  <w:rFonts w:ascii="Calibri" w:hAnsi="Calibri"/>
                  <w:b/>
                  <w:bCs/>
                  <w:color w:val="FFFFFF"/>
                  <w:spacing w:val="0"/>
                  <w:sz w:val="22"/>
                  <w:szCs w:val="22"/>
                  <w:lang w:eastAsia="en-GB"/>
                </w:rPr>
                <w:lastRenderedPageBreak/>
                <w:t>comms no.</w:t>
              </w:r>
            </w:ins>
          </w:p>
        </w:tc>
        <w:tc>
          <w:tcPr>
            <w:tcW w:w="481" w:type="pct"/>
            <w:tcBorders>
              <w:top w:val="single" w:sz="8" w:space="0" w:color="auto"/>
              <w:left w:val="nil"/>
              <w:bottom w:val="single" w:sz="8" w:space="0" w:color="auto"/>
              <w:right w:val="single" w:sz="8" w:space="0" w:color="auto"/>
            </w:tcBorders>
            <w:shd w:val="clear" w:color="000000" w:fill="002060"/>
            <w:vAlign w:val="center"/>
            <w:hideMark/>
          </w:tcPr>
          <w:p w:rsidR="002E0EE3" w:rsidRPr="002E0EE3" w:rsidRDefault="002E0EE3" w:rsidP="002E0EE3">
            <w:pPr>
              <w:rPr>
                <w:ins w:id="1372" w:author="Wright, Phil" w:date="2017-12-08T12:03:00Z"/>
                <w:rFonts w:ascii="Calibri" w:hAnsi="Calibri"/>
                <w:b/>
                <w:bCs/>
                <w:color w:val="FFFFFF"/>
                <w:spacing w:val="0"/>
                <w:sz w:val="22"/>
                <w:szCs w:val="22"/>
                <w:lang w:eastAsia="en-GB"/>
              </w:rPr>
            </w:pPr>
            <w:ins w:id="1373" w:author="Wright, Phil" w:date="2017-12-08T12:03:00Z">
              <w:r w:rsidRPr="002E0EE3">
                <w:rPr>
                  <w:rFonts w:ascii="Calibri" w:hAnsi="Calibri"/>
                  <w:b/>
                  <w:bCs/>
                  <w:color w:val="FFFFFF"/>
                  <w:spacing w:val="0"/>
                  <w:sz w:val="22"/>
                  <w:szCs w:val="22"/>
                  <w:lang w:eastAsia="en-GB"/>
                </w:rPr>
                <w:t>Comms Title</w:t>
              </w:r>
            </w:ins>
          </w:p>
        </w:tc>
        <w:tc>
          <w:tcPr>
            <w:tcW w:w="467" w:type="pct"/>
            <w:tcBorders>
              <w:top w:val="single" w:sz="8" w:space="0" w:color="auto"/>
              <w:left w:val="nil"/>
              <w:bottom w:val="single" w:sz="8" w:space="0" w:color="auto"/>
              <w:right w:val="single" w:sz="8" w:space="0" w:color="auto"/>
            </w:tcBorders>
            <w:shd w:val="clear" w:color="000000" w:fill="002060"/>
            <w:vAlign w:val="center"/>
            <w:hideMark/>
          </w:tcPr>
          <w:p w:rsidR="002E0EE3" w:rsidRPr="002E0EE3" w:rsidRDefault="002E0EE3" w:rsidP="002E0EE3">
            <w:pPr>
              <w:rPr>
                <w:ins w:id="1374" w:author="Wright, Phil" w:date="2017-12-08T12:03:00Z"/>
                <w:rFonts w:ascii="Calibri" w:hAnsi="Calibri"/>
                <w:b/>
                <w:bCs/>
                <w:color w:val="FFFFFF"/>
                <w:spacing w:val="0"/>
                <w:sz w:val="22"/>
                <w:szCs w:val="22"/>
                <w:lang w:eastAsia="en-GB"/>
              </w:rPr>
            </w:pPr>
            <w:ins w:id="1375" w:author="Wright, Phil" w:date="2017-12-08T12:03:00Z">
              <w:r w:rsidRPr="002E0EE3">
                <w:rPr>
                  <w:rFonts w:ascii="Calibri" w:hAnsi="Calibri"/>
                  <w:b/>
                  <w:bCs/>
                  <w:color w:val="FFFFFF"/>
                  <w:spacing w:val="0"/>
                  <w:sz w:val="22"/>
                  <w:szCs w:val="22"/>
                  <w:lang w:eastAsia="en-GB"/>
                </w:rPr>
                <w:t>Category</w:t>
              </w:r>
            </w:ins>
          </w:p>
        </w:tc>
        <w:tc>
          <w:tcPr>
            <w:tcW w:w="636" w:type="pct"/>
            <w:tcBorders>
              <w:top w:val="single" w:sz="8" w:space="0" w:color="auto"/>
              <w:left w:val="nil"/>
              <w:bottom w:val="single" w:sz="8" w:space="0" w:color="auto"/>
              <w:right w:val="single" w:sz="8" w:space="0" w:color="auto"/>
            </w:tcBorders>
            <w:shd w:val="clear" w:color="000000" w:fill="002060"/>
            <w:vAlign w:val="center"/>
            <w:hideMark/>
          </w:tcPr>
          <w:p w:rsidR="002E0EE3" w:rsidRPr="002E0EE3" w:rsidRDefault="002E0EE3" w:rsidP="002E0EE3">
            <w:pPr>
              <w:rPr>
                <w:ins w:id="1376" w:author="Wright, Phil" w:date="2017-12-08T12:03:00Z"/>
                <w:rFonts w:ascii="Calibri" w:hAnsi="Calibri"/>
                <w:b/>
                <w:bCs/>
                <w:color w:val="FFFFFF"/>
                <w:spacing w:val="0"/>
                <w:sz w:val="22"/>
                <w:szCs w:val="22"/>
                <w:lang w:eastAsia="en-GB"/>
              </w:rPr>
            </w:pPr>
            <w:ins w:id="1377" w:author="Wright, Phil" w:date="2017-12-08T12:03:00Z">
              <w:r w:rsidRPr="002E0EE3">
                <w:rPr>
                  <w:rFonts w:ascii="Calibri" w:hAnsi="Calibri"/>
                  <w:b/>
                  <w:bCs/>
                  <w:color w:val="FFFFFF"/>
                  <w:spacing w:val="0"/>
                  <w:sz w:val="22"/>
                  <w:szCs w:val="22"/>
                  <w:lang w:eastAsia="en-GB"/>
                </w:rPr>
                <w:t>Trigger Point / Notes</w:t>
              </w:r>
            </w:ins>
          </w:p>
        </w:tc>
        <w:tc>
          <w:tcPr>
            <w:tcW w:w="271" w:type="pct"/>
            <w:tcBorders>
              <w:top w:val="nil"/>
              <w:left w:val="nil"/>
              <w:bottom w:val="single" w:sz="8" w:space="0" w:color="auto"/>
              <w:right w:val="single" w:sz="8" w:space="0" w:color="auto"/>
            </w:tcBorders>
            <w:shd w:val="clear" w:color="000000" w:fill="002060"/>
            <w:vAlign w:val="center"/>
            <w:hideMark/>
          </w:tcPr>
          <w:p w:rsidR="002E0EE3" w:rsidRPr="002E0EE3" w:rsidRDefault="002E0EE3" w:rsidP="002E0EE3">
            <w:pPr>
              <w:jc w:val="center"/>
              <w:rPr>
                <w:ins w:id="1378" w:author="Wright, Phil" w:date="2017-12-08T12:03:00Z"/>
                <w:rFonts w:ascii="Calibri" w:hAnsi="Calibri"/>
                <w:b/>
                <w:bCs/>
                <w:color w:val="FFFFFF"/>
                <w:spacing w:val="0"/>
                <w:sz w:val="22"/>
                <w:szCs w:val="22"/>
                <w:lang w:eastAsia="en-GB"/>
              </w:rPr>
            </w:pPr>
            <w:ins w:id="1379" w:author="Wright, Phil" w:date="2017-12-08T12:03:00Z">
              <w:r w:rsidRPr="002E0EE3">
                <w:rPr>
                  <w:rFonts w:ascii="Calibri" w:hAnsi="Calibri"/>
                  <w:b/>
                  <w:bCs/>
                  <w:color w:val="FFFFFF"/>
                  <w:spacing w:val="0"/>
                  <w:sz w:val="22"/>
                  <w:szCs w:val="22"/>
                  <w:lang w:eastAsia="en-GB"/>
                </w:rPr>
                <w:t>Job Notes</w:t>
              </w:r>
              <w:r w:rsidRPr="002E0EE3">
                <w:rPr>
                  <w:rFonts w:ascii="Calibri" w:hAnsi="Calibri"/>
                  <w:b/>
                  <w:bCs/>
                  <w:color w:val="FFFFFF"/>
                  <w:spacing w:val="0"/>
                  <w:sz w:val="22"/>
                  <w:szCs w:val="22"/>
                  <w:lang w:eastAsia="en-GB"/>
                </w:rPr>
                <w:br/>
                <w:t>(Portal)</w:t>
              </w:r>
            </w:ins>
          </w:p>
        </w:tc>
        <w:tc>
          <w:tcPr>
            <w:tcW w:w="349" w:type="pct"/>
            <w:tcBorders>
              <w:top w:val="nil"/>
              <w:left w:val="nil"/>
              <w:bottom w:val="single" w:sz="8" w:space="0" w:color="auto"/>
              <w:right w:val="single" w:sz="8" w:space="0" w:color="auto"/>
            </w:tcBorders>
            <w:shd w:val="clear" w:color="000000" w:fill="002060"/>
            <w:vAlign w:val="center"/>
            <w:hideMark/>
          </w:tcPr>
          <w:p w:rsidR="002E0EE3" w:rsidRPr="002E0EE3" w:rsidRDefault="002E0EE3" w:rsidP="002E0EE3">
            <w:pPr>
              <w:jc w:val="center"/>
              <w:rPr>
                <w:ins w:id="1380" w:author="Wright, Phil" w:date="2017-12-08T12:03:00Z"/>
                <w:rFonts w:ascii="Calibri" w:hAnsi="Calibri"/>
                <w:b/>
                <w:bCs/>
                <w:color w:val="FFFFFF"/>
                <w:spacing w:val="0"/>
                <w:sz w:val="22"/>
                <w:szCs w:val="22"/>
                <w:lang w:eastAsia="en-GB"/>
              </w:rPr>
            </w:pPr>
            <w:ins w:id="1381" w:author="Wright, Phil" w:date="2017-12-08T12:03:00Z">
              <w:r w:rsidRPr="002E0EE3">
                <w:rPr>
                  <w:rFonts w:ascii="Calibri" w:hAnsi="Calibri"/>
                  <w:b/>
                  <w:bCs/>
                  <w:color w:val="FFFFFF"/>
                  <w:spacing w:val="0"/>
                  <w:sz w:val="22"/>
                  <w:szCs w:val="22"/>
                  <w:lang w:eastAsia="en-GB"/>
                </w:rPr>
                <w:t>Priority 1</w:t>
              </w:r>
            </w:ins>
          </w:p>
        </w:tc>
        <w:tc>
          <w:tcPr>
            <w:tcW w:w="269" w:type="pct"/>
            <w:tcBorders>
              <w:top w:val="nil"/>
              <w:left w:val="nil"/>
              <w:bottom w:val="single" w:sz="8" w:space="0" w:color="auto"/>
              <w:right w:val="single" w:sz="8" w:space="0" w:color="auto"/>
            </w:tcBorders>
            <w:shd w:val="clear" w:color="000000" w:fill="002060"/>
            <w:vAlign w:val="center"/>
            <w:hideMark/>
          </w:tcPr>
          <w:p w:rsidR="002E0EE3" w:rsidRPr="002E0EE3" w:rsidRDefault="002E0EE3" w:rsidP="002E0EE3">
            <w:pPr>
              <w:jc w:val="center"/>
              <w:rPr>
                <w:ins w:id="1382" w:author="Wright, Phil" w:date="2017-12-08T12:03:00Z"/>
                <w:rFonts w:ascii="Calibri" w:hAnsi="Calibri"/>
                <w:b/>
                <w:bCs/>
                <w:color w:val="FFFFFF"/>
                <w:spacing w:val="0"/>
                <w:sz w:val="22"/>
                <w:szCs w:val="22"/>
                <w:lang w:eastAsia="en-GB"/>
              </w:rPr>
            </w:pPr>
            <w:ins w:id="1383" w:author="Wright, Phil" w:date="2017-12-08T12:03:00Z">
              <w:r w:rsidRPr="002E0EE3">
                <w:rPr>
                  <w:rFonts w:ascii="Calibri" w:hAnsi="Calibri"/>
                  <w:b/>
                  <w:bCs/>
                  <w:color w:val="FFFFFF"/>
                  <w:spacing w:val="0"/>
                  <w:sz w:val="22"/>
                  <w:szCs w:val="22"/>
                  <w:lang w:eastAsia="en-GB"/>
                </w:rPr>
                <w:t>Priority 2</w:t>
              </w:r>
            </w:ins>
          </w:p>
        </w:tc>
        <w:tc>
          <w:tcPr>
            <w:tcW w:w="269" w:type="pct"/>
            <w:tcBorders>
              <w:top w:val="nil"/>
              <w:left w:val="nil"/>
              <w:bottom w:val="single" w:sz="8" w:space="0" w:color="auto"/>
              <w:right w:val="single" w:sz="8" w:space="0" w:color="auto"/>
            </w:tcBorders>
            <w:shd w:val="clear" w:color="000000" w:fill="002060"/>
            <w:vAlign w:val="center"/>
            <w:hideMark/>
          </w:tcPr>
          <w:p w:rsidR="002E0EE3" w:rsidRPr="002E0EE3" w:rsidRDefault="002E0EE3" w:rsidP="002E0EE3">
            <w:pPr>
              <w:jc w:val="center"/>
              <w:rPr>
                <w:ins w:id="1384" w:author="Wright, Phil" w:date="2017-12-08T12:03:00Z"/>
                <w:rFonts w:ascii="Calibri" w:hAnsi="Calibri"/>
                <w:b/>
                <w:bCs/>
                <w:color w:val="FFFFFF"/>
                <w:spacing w:val="0"/>
                <w:sz w:val="22"/>
                <w:szCs w:val="22"/>
                <w:lang w:eastAsia="en-GB"/>
              </w:rPr>
            </w:pPr>
            <w:ins w:id="1385" w:author="Wright, Phil" w:date="2017-12-08T12:03:00Z">
              <w:r w:rsidRPr="002E0EE3">
                <w:rPr>
                  <w:rFonts w:ascii="Calibri" w:hAnsi="Calibri"/>
                  <w:b/>
                  <w:bCs/>
                  <w:color w:val="FFFFFF"/>
                  <w:spacing w:val="0"/>
                  <w:sz w:val="22"/>
                  <w:szCs w:val="22"/>
                  <w:lang w:eastAsia="en-GB"/>
                </w:rPr>
                <w:t>Priority 3</w:t>
              </w:r>
            </w:ins>
          </w:p>
        </w:tc>
        <w:tc>
          <w:tcPr>
            <w:tcW w:w="269" w:type="pct"/>
            <w:tcBorders>
              <w:top w:val="nil"/>
              <w:left w:val="nil"/>
              <w:bottom w:val="single" w:sz="8" w:space="0" w:color="auto"/>
              <w:right w:val="single" w:sz="8" w:space="0" w:color="auto"/>
            </w:tcBorders>
            <w:shd w:val="clear" w:color="000000" w:fill="002060"/>
            <w:vAlign w:val="center"/>
            <w:hideMark/>
          </w:tcPr>
          <w:p w:rsidR="002E0EE3" w:rsidRPr="002E0EE3" w:rsidRDefault="002E0EE3" w:rsidP="002E0EE3">
            <w:pPr>
              <w:jc w:val="center"/>
              <w:rPr>
                <w:ins w:id="1386" w:author="Wright, Phil" w:date="2017-12-08T12:03:00Z"/>
                <w:rFonts w:ascii="Calibri" w:hAnsi="Calibri"/>
                <w:b/>
                <w:bCs/>
                <w:color w:val="FFFFFF"/>
                <w:spacing w:val="0"/>
                <w:sz w:val="22"/>
                <w:szCs w:val="22"/>
                <w:lang w:eastAsia="en-GB"/>
              </w:rPr>
            </w:pPr>
            <w:ins w:id="1387" w:author="Wright, Phil" w:date="2017-12-08T12:03:00Z">
              <w:r w:rsidRPr="002E0EE3">
                <w:rPr>
                  <w:rFonts w:ascii="Calibri" w:hAnsi="Calibri"/>
                  <w:b/>
                  <w:bCs/>
                  <w:color w:val="FFFFFF"/>
                  <w:spacing w:val="0"/>
                  <w:sz w:val="22"/>
                  <w:szCs w:val="22"/>
                  <w:lang w:eastAsia="en-GB"/>
                </w:rPr>
                <w:t>Priority 1</w:t>
              </w:r>
            </w:ins>
          </w:p>
        </w:tc>
        <w:tc>
          <w:tcPr>
            <w:tcW w:w="269" w:type="pct"/>
            <w:tcBorders>
              <w:top w:val="nil"/>
              <w:left w:val="nil"/>
              <w:bottom w:val="single" w:sz="8" w:space="0" w:color="auto"/>
              <w:right w:val="single" w:sz="8" w:space="0" w:color="auto"/>
            </w:tcBorders>
            <w:shd w:val="clear" w:color="000000" w:fill="002060"/>
            <w:vAlign w:val="center"/>
            <w:hideMark/>
          </w:tcPr>
          <w:p w:rsidR="002E0EE3" w:rsidRPr="002E0EE3" w:rsidRDefault="002E0EE3" w:rsidP="002E0EE3">
            <w:pPr>
              <w:jc w:val="center"/>
              <w:rPr>
                <w:ins w:id="1388" w:author="Wright, Phil" w:date="2017-12-08T12:03:00Z"/>
                <w:rFonts w:ascii="Calibri" w:hAnsi="Calibri"/>
                <w:b/>
                <w:bCs/>
                <w:color w:val="FFFFFF"/>
                <w:spacing w:val="0"/>
                <w:sz w:val="22"/>
                <w:szCs w:val="22"/>
                <w:lang w:eastAsia="en-GB"/>
              </w:rPr>
            </w:pPr>
            <w:ins w:id="1389" w:author="Wright, Phil" w:date="2017-12-08T12:03:00Z">
              <w:r w:rsidRPr="002E0EE3">
                <w:rPr>
                  <w:rFonts w:ascii="Calibri" w:hAnsi="Calibri"/>
                  <w:b/>
                  <w:bCs/>
                  <w:color w:val="FFFFFF"/>
                  <w:spacing w:val="0"/>
                  <w:sz w:val="22"/>
                  <w:szCs w:val="22"/>
                  <w:lang w:eastAsia="en-GB"/>
                </w:rPr>
                <w:t>Priority 2</w:t>
              </w:r>
            </w:ins>
          </w:p>
        </w:tc>
        <w:tc>
          <w:tcPr>
            <w:tcW w:w="269" w:type="pct"/>
            <w:tcBorders>
              <w:top w:val="nil"/>
              <w:left w:val="nil"/>
              <w:bottom w:val="single" w:sz="8" w:space="0" w:color="auto"/>
              <w:right w:val="nil"/>
            </w:tcBorders>
            <w:shd w:val="clear" w:color="000000" w:fill="002060"/>
            <w:vAlign w:val="center"/>
            <w:hideMark/>
          </w:tcPr>
          <w:p w:rsidR="002E0EE3" w:rsidRPr="002E0EE3" w:rsidRDefault="002E0EE3" w:rsidP="002E0EE3">
            <w:pPr>
              <w:jc w:val="center"/>
              <w:rPr>
                <w:ins w:id="1390" w:author="Wright, Phil" w:date="2017-12-08T12:03:00Z"/>
                <w:rFonts w:ascii="Calibri" w:hAnsi="Calibri"/>
                <w:b/>
                <w:bCs/>
                <w:color w:val="FFFFFF"/>
                <w:spacing w:val="0"/>
                <w:sz w:val="22"/>
                <w:szCs w:val="22"/>
                <w:lang w:eastAsia="en-GB"/>
              </w:rPr>
            </w:pPr>
            <w:ins w:id="1391" w:author="Wright, Phil" w:date="2017-12-08T12:03:00Z">
              <w:r w:rsidRPr="002E0EE3">
                <w:rPr>
                  <w:rFonts w:ascii="Calibri" w:hAnsi="Calibri"/>
                  <w:b/>
                  <w:bCs/>
                  <w:color w:val="FFFFFF"/>
                  <w:spacing w:val="0"/>
                  <w:sz w:val="22"/>
                  <w:szCs w:val="22"/>
                  <w:lang w:eastAsia="en-GB"/>
                </w:rPr>
                <w:t>Priority 3</w:t>
              </w:r>
            </w:ins>
          </w:p>
        </w:tc>
        <w:tc>
          <w:tcPr>
            <w:tcW w:w="349" w:type="pct"/>
            <w:tcBorders>
              <w:top w:val="nil"/>
              <w:left w:val="single" w:sz="8" w:space="0" w:color="auto"/>
              <w:bottom w:val="single" w:sz="4" w:space="0" w:color="auto"/>
              <w:right w:val="single" w:sz="8" w:space="0" w:color="auto"/>
            </w:tcBorders>
            <w:shd w:val="clear" w:color="000000" w:fill="002060"/>
            <w:vAlign w:val="center"/>
            <w:hideMark/>
          </w:tcPr>
          <w:p w:rsidR="002E0EE3" w:rsidRPr="002E0EE3" w:rsidRDefault="002E0EE3" w:rsidP="002E0EE3">
            <w:pPr>
              <w:jc w:val="center"/>
              <w:rPr>
                <w:ins w:id="1392" w:author="Wright, Phil" w:date="2017-12-08T12:03:00Z"/>
                <w:rFonts w:ascii="Calibri" w:hAnsi="Calibri"/>
                <w:b/>
                <w:bCs/>
                <w:color w:val="FFFFFF"/>
                <w:spacing w:val="0"/>
                <w:sz w:val="22"/>
                <w:szCs w:val="22"/>
                <w:lang w:eastAsia="en-GB"/>
              </w:rPr>
            </w:pPr>
            <w:ins w:id="1393" w:author="Wright, Phil" w:date="2017-12-08T12:03:00Z">
              <w:r w:rsidRPr="002E0EE3">
                <w:rPr>
                  <w:rFonts w:ascii="Calibri" w:hAnsi="Calibri"/>
                  <w:b/>
                  <w:bCs/>
                  <w:color w:val="FFFFFF"/>
                  <w:spacing w:val="0"/>
                  <w:sz w:val="22"/>
                  <w:szCs w:val="22"/>
                  <w:lang w:eastAsia="en-GB"/>
                </w:rPr>
                <w:t>Priority 1</w:t>
              </w:r>
            </w:ins>
          </w:p>
        </w:tc>
        <w:tc>
          <w:tcPr>
            <w:tcW w:w="269" w:type="pct"/>
            <w:tcBorders>
              <w:top w:val="nil"/>
              <w:left w:val="nil"/>
              <w:bottom w:val="single" w:sz="4" w:space="0" w:color="auto"/>
              <w:right w:val="single" w:sz="8" w:space="0" w:color="auto"/>
            </w:tcBorders>
            <w:shd w:val="clear" w:color="000000" w:fill="002060"/>
            <w:vAlign w:val="center"/>
            <w:hideMark/>
          </w:tcPr>
          <w:p w:rsidR="002E0EE3" w:rsidRPr="002E0EE3" w:rsidRDefault="002E0EE3" w:rsidP="002E0EE3">
            <w:pPr>
              <w:jc w:val="center"/>
              <w:rPr>
                <w:ins w:id="1394" w:author="Wright, Phil" w:date="2017-12-08T12:03:00Z"/>
                <w:rFonts w:ascii="Calibri" w:hAnsi="Calibri"/>
                <w:b/>
                <w:bCs/>
                <w:color w:val="FFFFFF"/>
                <w:spacing w:val="0"/>
                <w:sz w:val="22"/>
                <w:szCs w:val="22"/>
                <w:lang w:eastAsia="en-GB"/>
              </w:rPr>
            </w:pPr>
            <w:ins w:id="1395" w:author="Wright, Phil" w:date="2017-12-08T12:03:00Z">
              <w:r w:rsidRPr="002E0EE3">
                <w:rPr>
                  <w:rFonts w:ascii="Calibri" w:hAnsi="Calibri"/>
                  <w:b/>
                  <w:bCs/>
                  <w:color w:val="FFFFFF"/>
                  <w:spacing w:val="0"/>
                  <w:sz w:val="22"/>
                  <w:szCs w:val="22"/>
                  <w:lang w:eastAsia="en-GB"/>
                </w:rPr>
                <w:t>Priority 2</w:t>
              </w:r>
            </w:ins>
          </w:p>
        </w:tc>
        <w:tc>
          <w:tcPr>
            <w:tcW w:w="269" w:type="pct"/>
            <w:tcBorders>
              <w:top w:val="nil"/>
              <w:left w:val="nil"/>
              <w:bottom w:val="single" w:sz="4" w:space="0" w:color="auto"/>
              <w:right w:val="nil"/>
            </w:tcBorders>
            <w:shd w:val="clear" w:color="000000" w:fill="002060"/>
            <w:vAlign w:val="center"/>
            <w:hideMark/>
          </w:tcPr>
          <w:p w:rsidR="002E0EE3" w:rsidRPr="002E0EE3" w:rsidRDefault="002E0EE3" w:rsidP="002E0EE3">
            <w:pPr>
              <w:jc w:val="center"/>
              <w:rPr>
                <w:ins w:id="1396" w:author="Wright, Phil" w:date="2017-12-08T12:03:00Z"/>
                <w:rFonts w:ascii="Calibri" w:hAnsi="Calibri"/>
                <w:b/>
                <w:bCs/>
                <w:color w:val="FFFFFF"/>
                <w:spacing w:val="0"/>
                <w:sz w:val="22"/>
                <w:szCs w:val="22"/>
                <w:lang w:eastAsia="en-GB"/>
              </w:rPr>
            </w:pPr>
            <w:ins w:id="1397" w:author="Wright, Phil" w:date="2017-12-08T12:03:00Z">
              <w:r w:rsidRPr="002E0EE3">
                <w:rPr>
                  <w:rFonts w:ascii="Calibri" w:hAnsi="Calibri"/>
                  <w:b/>
                  <w:bCs/>
                  <w:color w:val="FFFFFF"/>
                  <w:spacing w:val="0"/>
                  <w:sz w:val="22"/>
                  <w:szCs w:val="22"/>
                  <w:lang w:eastAsia="en-GB"/>
                </w:rPr>
                <w:t>Priority 3</w:t>
              </w:r>
            </w:ins>
          </w:p>
        </w:tc>
        <w:tc>
          <w:tcPr>
            <w:tcW w:w="325" w:type="pct"/>
            <w:tcBorders>
              <w:top w:val="nil"/>
              <w:left w:val="single" w:sz="4" w:space="0" w:color="auto"/>
              <w:bottom w:val="nil"/>
              <w:right w:val="single" w:sz="4" w:space="0" w:color="auto"/>
            </w:tcBorders>
            <w:shd w:val="clear" w:color="000000" w:fill="002060"/>
            <w:vAlign w:val="center"/>
            <w:hideMark/>
          </w:tcPr>
          <w:p w:rsidR="002E0EE3" w:rsidRPr="002E0EE3" w:rsidRDefault="002E0EE3" w:rsidP="002E0EE3">
            <w:pPr>
              <w:jc w:val="center"/>
              <w:rPr>
                <w:ins w:id="1398" w:author="Wright, Phil" w:date="2017-12-08T12:03:00Z"/>
                <w:rFonts w:ascii="Calibri" w:hAnsi="Calibri"/>
                <w:b/>
                <w:bCs/>
                <w:color w:val="FFFFFF"/>
                <w:spacing w:val="0"/>
                <w:sz w:val="22"/>
                <w:szCs w:val="22"/>
                <w:lang w:eastAsia="en-GB"/>
              </w:rPr>
            </w:pPr>
            <w:ins w:id="1399" w:author="Wright, Phil" w:date="2017-12-08T12:03:00Z">
              <w:r w:rsidRPr="002E0EE3">
                <w:rPr>
                  <w:rFonts w:ascii="Calibri" w:hAnsi="Calibri"/>
                  <w:b/>
                  <w:bCs/>
                  <w:color w:val="FFFFFF"/>
                  <w:spacing w:val="0"/>
                  <w:sz w:val="22"/>
                  <w:szCs w:val="22"/>
                  <w:lang w:eastAsia="en-GB"/>
                </w:rPr>
                <w:t>Portal status</w:t>
              </w:r>
            </w:ins>
          </w:p>
        </w:tc>
      </w:tr>
      <w:tr w:rsidR="002E0EE3" w:rsidRPr="002E0EE3" w:rsidTr="002E0EE3">
        <w:trPr>
          <w:trHeight w:val="315"/>
          <w:ins w:id="1400"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401" w:author="Wright, Phil" w:date="2017-12-08T12:03:00Z"/>
                <w:rFonts w:ascii="Calibri" w:hAnsi="Calibri"/>
                <w:color w:val="000000"/>
                <w:spacing w:val="0"/>
                <w:sz w:val="22"/>
                <w:szCs w:val="22"/>
                <w:lang w:eastAsia="en-GB"/>
              </w:rPr>
            </w:pPr>
            <w:ins w:id="1402" w:author="Wright, Phil" w:date="2017-12-08T12:03:00Z">
              <w:r w:rsidRPr="002E0EE3">
                <w:rPr>
                  <w:rFonts w:ascii="Calibri" w:hAnsi="Calibri"/>
                  <w:color w:val="000000"/>
                  <w:spacing w:val="0"/>
                  <w:sz w:val="22"/>
                  <w:szCs w:val="22"/>
                  <w:lang w:eastAsia="en-GB"/>
                </w:rPr>
                <w:t>1</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403" w:author="Wright, Phil" w:date="2017-12-08T12:03:00Z"/>
                <w:rFonts w:ascii="Calibri" w:hAnsi="Calibri"/>
                <w:color w:val="000000"/>
                <w:spacing w:val="0"/>
                <w:sz w:val="22"/>
                <w:szCs w:val="22"/>
                <w:lang w:eastAsia="en-GB"/>
              </w:rPr>
            </w:pPr>
            <w:ins w:id="1404" w:author="Wright, Phil" w:date="2017-12-08T12:03:00Z">
              <w:r w:rsidRPr="002E0EE3">
                <w:rPr>
                  <w:rFonts w:ascii="Calibri" w:hAnsi="Calibri"/>
                  <w:color w:val="000000"/>
                  <w:spacing w:val="0"/>
                  <w:sz w:val="22"/>
                  <w:szCs w:val="22"/>
                  <w:lang w:eastAsia="en-GB"/>
                </w:rPr>
                <w:t>Enrolment Email</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405" w:author="Wright, Phil" w:date="2017-12-08T12:03:00Z"/>
                <w:rFonts w:ascii="Calibri" w:hAnsi="Calibri"/>
                <w:color w:val="000000"/>
                <w:spacing w:val="0"/>
                <w:sz w:val="22"/>
                <w:szCs w:val="22"/>
                <w:lang w:eastAsia="en-GB"/>
              </w:rPr>
            </w:pPr>
            <w:ins w:id="1406" w:author="Wright, Phil" w:date="2017-12-08T12:03:00Z">
              <w:r w:rsidRPr="002E0EE3">
                <w:rPr>
                  <w:rFonts w:ascii="Calibri" w:hAnsi="Calibri"/>
                  <w:color w:val="000000"/>
                  <w:spacing w:val="0"/>
                  <w:sz w:val="22"/>
                  <w:szCs w:val="22"/>
                  <w:lang w:eastAsia="en-GB"/>
                </w:rPr>
                <w:t>Data Feed</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407" w:author="Wright, Phil" w:date="2017-12-08T12:03:00Z"/>
                <w:rFonts w:ascii="Calibri" w:hAnsi="Calibri"/>
                <w:color w:val="000000"/>
                <w:spacing w:val="0"/>
                <w:sz w:val="22"/>
                <w:szCs w:val="22"/>
                <w:lang w:eastAsia="en-GB"/>
              </w:rPr>
            </w:pPr>
            <w:ins w:id="1408" w:author="Wright, Phil" w:date="2017-12-08T12:03:00Z">
              <w:r w:rsidRPr="002E0EE3">
                <w:rPr>
                  <w:rFonts w:ascii="Calibri" w:hAnsi="Calibri"/>
                  <w:color w:val="000000"/>
                  <w:spacing w:val="0"/>
                  <w:sz w:val="22"/>
                  <w:szCs w:val="22"/>
                  <w:lang w:eastAsia="en-GB"/>
                </w:rPr>
                <w:t>Link to enrolment screen</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09" w:author="Wright, Phil" w:date="2017-12-08T12:03:00Z"/>
                <w:rFonts w:ascii="Calibri" w:hAnsi="Calibri"/>
                <w:color w:val="000000"/>
                <w:spacing w:val="0"/>
                <w:sz w:val="22"/>
                <w:szCs w:val="22"/>
                <w:lang w:eastAsia="en-GB"/>
              </w:rPr>
            </w:pPr>
            <w:ins w:id="1410" w:author="Wright, Phil" w:date="2017-12-08T12:03:00Z">
              <w:r w:rsidRPr="002E0EE3">
                <w:rPr>
                  <w:rFonts w:ascii="Calibri" w:hAnsi="Calibri"/>
                  <w:color w:val="000000"/>
                  <w:spacing w:val="0"/>
                  <w:sz w:val="22"/>
                  <w:szCs w:val="22"/>
                  <w:lang w:eastAsia="en-GB"/>
                </w:rPr>
                <w:t>No</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11" w:author="Wright, Phil" w:date="2017-12-08T12:03:00Z"/>
                <w:rFonts w:ascii="Calibri" w:hAnsi="Calibri"/>
                <w:color w:val="000000"/>
                <w:spacing w:val="0"/>
                <w:sz w:val="22"/>
                <w:szCs w:val="22"/>
                <w:lang w:eastAsia="en-GB"/>
              </w:rPr>
            </w:pPr>
            <w:ins w:id="1412"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13" w:author="Wright, Phil" w:date="2017-12-08T12:03:00Z"/>
                <w:rFonts w:ascii="Calibri" w:hAnsi="Calibri"/>
                <w:color w:val="000000"/>
                <w:spacing w:val="0"/>
                <w:sz w:val="22"/>
                <w:szCs w:val="22"/>
                <w:lang w:eastAsia="en-GB"/>
              </w:rPr>
            </w:pPr>
            <w:ins w:id="141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15" w:author="Wright, Phil" w:date="2017-12-08T12:03:00Z"/>
                <w:rFonts w:ascii="Calibri" w:hAnsi="Calibri"/>
                <w:color w:val="000000"/>
                <w:spacing w:val="0"/>
                <w:sz w:val="22"/>
                <w:szCs w:val="22"/>
                <w:lang w:eastAsia="en-GB"/>
              </w:rPr>
            </w:pPr>
            <w:ins w:id="141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17" w:author="Wright, Phil" w:date="2017-12-08T12:03:00Z"/>
                <w:rFonts w:ascii="Calibri" w:hAnsi="Calibri"/>
                <w:color w:val="000000"/>
                <w:spacing w:val="0"/>
                <w:sz w:val="22"/>
                <w:szCs w:val="22"/>
                <w:lang w:eastAsia="en-GB"/>
              </w:rPr>
            </w:pPr>
            <w:ins w:id="141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19" w:author="Wright, Phil" w:date="2017-12-08T12:03:00Z"/>
                <w:rFonts w:ascii="Calibri" w:hAnsi="Calibri"/>
                <w:color w:val="000000"/>
                <w:spacing w:val="0"/>
                <w:sz w:val="22"/>
                <w:szCs w:val="22"/>
                <w:lang w:eastAsia="en-GB"/>
              </w:rPr>
            </w:pPr>
            <w:ins w:id="142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421" w:author="Wright, Phil" w:date="2017-12-08T12:03:00Z"/>
                <w:rFonts w:ascii="Calibri" w:hAnsi="Calibri"/>
                <w:color w:val="000000"/>
                <w:spacing w:val="0"/>
                <w:sz w:val="22"/>
                <w:szCs w:val="22"/>
                <w:lang w:eastAsia="en-GB"/>
              </w:rPr>
            </w:pPr>
            <w:ins w:id="1422"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423" w:author="Wright, Phil" w:date="2017-12-08T12:03:00Z"/>
                <w:rFonts w:ascii="Calibri" w:hAnsi="Calibri"/>
                <w:color w:val="000000"/>
                <w:spacing w:val="0"/>
                <w:sz w:val="22"/>
                <w:szCs w:val="22"/>
                <w:lang w:eastAsia="en-GB"/>
              </w:rPr>
            </w:pPr>
            <w:ins w:id="142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25" w:author="Wright, Phil" w:date="2017-12-08T12:03:00Z"/>
                <w:rFonts w:ascii="Calibri" w:hAnsi="Calibri"/>
                <w:color w:val="000000"/>
                <w:spacing w:val="0"/>
                <w:sz w:val="22"/>
                <w:szCs w:val="22"/>
                <w:lang w:eastAsia="en-GB"/>
              </w:rPr>
            </w:pPr>
            <w:ins w:id="142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nil"/>
              <w:right w:val="nil"/>
            </w:tcBorders>
            <w:shd w:val="clear" w:color="auto" w:fill="auto"/>
            <w:vAlign w:val="center"/>
            <w:hideMark/>
          </w:tcPr>
          <w:p w:rsidR="002E0EE3" w:rsidRPr="002E0EE3" w:rsidRDefault="002E0EE3" w:rsidP="002E0EE3">
            <w:pPr>
              <w:jc w:val="center"/>
              <w:rPr>
                <w:ins w:id="1427" w:author="Wright, Phil" w:date="2017-12-08T12:03:00Z"/>
                <w:rFonts w:ascii="Calibri" w:hAnsi="Calibri"/>
                <w:color w:val="000000"/>
                <w:spacing w:val="0"/>
                <w:sz w:val="22"/>
                <w:szCs w:val="22"/>
                <w:lang w:eastAsia="en-GB"/>
              </w:rPr>
            </w:pPr>
            <w:ins w:id="1428" w:author="Wright, Phil" w:date="2017-12-08T12:03:00Z">
              <w:r w:rsidRPr="002E0EE3">
                <w:rPr>
                  <w:rFonts w:ascii="Calibri" w:hAnsi="Calibri"/>
                  <w:color w:val="000000"/>
                  <w:spacing w:val="0"/>
                  <w:sz w:val="22"/>
                  <w:szCs w:val="22"/>
                  <w:lang w:eastAsia="en-GB"/>
                </w:rPr>
                <w:t>n/a</w:t>
              </w:r>
            </w:ins>
          </w:p>
        </w:tc>
        <w:tc>
          <w:tcPr>
            <w:tcW w:w="325" w:type="pct"/>
            <w:tcBorders>
              <w:top w:val="single" w:sz="8" w:space="0" w:color="auto"/>
              <w:left w:val="single" w:sz="8" w:space="0" w:color="auto"/>
              <w:bottom w:val="nil"/>
              <w:right w:val="single" w:sz="8" w:space="0" w:color="auto"/>
            </w:tcBorders>
            <w:shd w:val="clear" w:color="auto" w:fill="auto"/>
            <w:vAlign w:val="bottom"/>
            <w:hideMark/>
          </w:tcPr>
          <w:p w:rsidR="002E0EE3" w:rsidRPr="002E0EE3" w:rsidRDefault="002E0EE3" w:rsidP="002E0EE3">
            <w:pPr>
              <w:rPr>
                <w:ins w:id="1429" w:author="Wright, Phil" w:date="2017-12-08T12:03:00Z"/>
                <w:rFonts w:ascii="Calibri" w:hAnsi="Calibri"/>
                <w:color w:val="000000"/>
                <w:spacing w:val="0"/>
                <w:sz w:val="22"/>
                <w:szCs w:val="22"/>
                <w:lang w:eastAsia="en-GB"/>
              </w:rPr>
            </w:pPr>
            <w:ins w:id="1430"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1431"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432" w:author="Wright, Phil" w:date="2017-12-08T12:03:00Z"/>
                <w:rFonts w:ascii="Calibri" w:hAnsi="Calibri"/>
                <w:color w:val="000000"/>
                <w:spacing w:val="0"/>
                <w:sz w:val="22"/>
                <w:szCs w:val="22"/>
                <w:lang w:eastAsia="en-GB"/>
              </w:rPr>
            </w:pPr>
            <w:ins w:id="1433" w:author="Wright, Phil" w:date="2017-12-08T12:03:00Z">
              <w:r w:rsidRPr="002E0EE3">
                <w:rPr>
                  <w:rFonts w:ascii="Calibri" w:hAnsi="Calibri"/>
                  <w:color w:val="000000"/>
                  <w:spacing w:val="0"/>
                  <w:sz w:val="22"/>
                  <w:szCs w:val="22"/>
                  <w:lang w:eastAsia="en-GB"/>
                </w:rPr>
                <w:t>2</w:t>
              </w:r>
            </w:ins>
          </w:p>
        </w:tc>
        <w:tc>
          <w:tcPr>
            <w:tcW w:w="481" w:type="pct"/>
            <w:tcBorders>
              <w:top w:val="nil"/>
              <w:left w:val="nil"/>
              <w:bottom w:val="single" w:sz="8" w:space="0" w:color="auto"/>
              <w:right w:val="single" w:sz="8" w:space="0" w:color="auto"/>
            </w:tcBorders>
            <w:shd w:val="clear" w:color="000000" w:fill="FFFFFF"/>
            <w:vAlign w:val="center"/>
            <w:hideMark/>
          </w:tcPr>
          <w:p w:rsidR="002E0EE3" w:rsidRPr="002E0EE3" w:rsidRDefault="002E0EE3" w:rsidP="002E0EE3">
            <w:pPr>
              <w:rPr>
                <w:ins w:id="1434" w:author="Wright, Phil" w:date="2017-12-08T12:03:00Z"/>
                <w:rFonts w:ascii="Calibri" w:hAnsi="Calibri"/>
                <w:color w:val="000000"/>
                <w:spacing w:val="0"/>
                <w:sz w:val="22"/>
                <w:szCs w:val="22"/>
                <w:lang w:eastAsia="en-GB"/>
              </w:rPr>
            </w:pPr>
            <w:ins w:id="1435" w:author="Wright, Phil" w:date="2017-12-08T12:03:00Z">
              <w:r w:rsidRPr="002E0EE3">
                <w:rPr>
                  <w:rFonts w:ascii="Calibri" w:hAnsi="Calibri"/>
                  <w:color w:val="000000"/>
                  <w:spacing w:val="0"/>
                  <w:sz w:val="22"/>
                  <w:szCs w:val="22"/>
                  <w:lang w:eastAsia="en-GB"/>
                </w:rPr>
                <w:t>Forgotten password</w:t>
              </w:r>
            </w:ins>
          </w:p>
        </w:tc>
        <w:tc>
          <w:tcPr>
            <w:tcW w:w="467" w:type="pct"/>
            <w:tcBorders>
              <w:top w:val="nil"/>
              <w:left w:val="nil"/>
              <w:bottom w:val="single" w:sz="8" w:space="0" w:color="auto"/>
              <w:right w:val="single" w:sz="8" w:space="0" w:color="auto"/>
            </w:tcBorders>
            <w:shd w:val="clear" w:color="000000" w:fill="FFFFFF"/>
            <w:vAlign w:val="center"/>
            <w:hideMark/>
          </w:tcPr>
          <w:p w:rsidR="002E0EE3" w:rsidRPr="002E0EE3" w:rsidRDefault="002E0EE3" w:rsidP="002E0EE3">
            <w:pPr>
              <w:rPr>
                <w:ins w:id="1436" w:author="Wright, Phil" w:date="2017-12-08T12:03:00Z"/>
                <w:rFonts w:ascii="Calibri" w:hAnsi="Calibri"/>
                <w:color w:val="000000"/>
                <w:spacing w:val="0"/>
                <w:sz w:val="22"/>
                <w:szCs w:val="22"/>
                <w:lang w:eastAsia="en-GB"/>
              </w:rPr>
            </w:pPr>
            <w:ins w:id="1437" w:author="Wright, Phil" w:date="2017-12-08T12:03:00Z">
              <w:r w:rsidRPr="002E0EE3">
                <w:rPr>
                  <w:rFonts w:ascii="Calibri" w:hAnsi="Calibri"/>
                  <w:color w:val="000000"/>
                  <w:spacing w:val="0"/>
                  <w:sz w:val="22"/>
                  <w:szCs w:val="22"/>
                  <w:lang w:eastAsia="en-GB"/>
                </w:rPr>
                <w:t>Login Page</w:t>
              </w:r>
            </w:ins>
          </w:p>
        </w:tc>
        <w:tc>
          <w:tcPr>
            <w:tcW w:w="636" w:type="pct"/>
            <w:tcBorders>
              <w:top w:val="nil"/>
              <w:left w:val="nil"/>
              <w:bottom w:val="single" w:sz="8" w:space="0" w:color="auto"/>
              <w:right w:val="single" w:sz="8" w:space="0" w:color="auto"/>
            </w:tcBorders>
            <w:shd w:val="clear" w:color="000000" w:fill="FFFFFF"/>
            <w:vAlign w:val="center"/>
            <w:hideMark/>
          </w:tcPr>
          <w:p w:rsidR="002E0EE3" w:rsidRPr="002E0EE3" w:rsidRDefault="002E0EE3" w:rsidP="002E0EE3">
            <w:pPr>
              <w:rPr>
                <w:ins w:id="1438" w:author="Wright, Phil" w:date="2017-12-08T12:03:00Z"/>
                <w:rFonts w:ascii="Calibri" w:hAnsi="Calibri"/>
                <w:color w:val="000000"/>
                <w:spacing w:val="0"/>
                <w:sz w:val="22"/>
                <w:szCs w:val="22"/>
                <w:lang w:eastAsia="en-GB"/>
              </w:rPr>
            </w:pPr>
            <w:ins w:id="1439" w:author="Wright, Phil" w:date="2017-12-08T12:03:00Z">
              <w:r w:rsidRPr="002E0EE3">
                <w:rPr>
                  <w:rFonts w:ascii="Calibri" w:hAnsi="Calibri"/>
                  <w:color w:val="000000"/>
                  <w:spacing w:val="0"/>
                  <w:sz w:val="22"/>
                  <w:szCs w:val="22"/>
                  <w:lang w:eastAsia="en-GB"/>
                </w:rPr>
                <w:t>Linked to reset process</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40" w:author="Wright, Phil" w:date="2017-12-08T12:03:00Z"/>
                <w:rFonts w:ascii="Calibri" w:hAnsi="Calibri"/>
                <w:color w:val="000000"/>
                <w:spacing w:val="0"/>
                <w:sz w:val="22"/>
                <w:szCs w:val="22"/>
                <w:lang w:eastAsia="en-GB"/>
              </w:rPr>
            </w:pPr>
            <w:ins w:id="1441" w:author="Wright, Phil" w:date="2017-12-08T12:03:00Z">
              <w:r w:rsidRPr="002E0EE3">
                <w:rPr>
                  <w:rFonts w:ascii="Calibri" w:hAnsi="Calibri"/>
                  <w:color w:val="000000"/>
                  <w:spacing w:val="0"/>
                  <w:sz w:val="22"/>
                  <w:szCs w:val="22"/>
                  <w:lang w:eastAsia="en-GB"/>
                </w:rPr>
                <w:t>No</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42" w:author="Wright, Phil" w:date="2017-12-08T12:03:00Z"/>
                <w:rFonts w:ascii="Calibri" w:hAnsi="Calibri"/>
                <w:color w:val="000000"/>
                <w:spacing w:val="0"/>
                <w:sz w:val="22"/>
                <w:szCs w:val="22"/>
                <w:lang w:eastAsia="en-GB"/>
              </w:rPr>
            </w:pPr>
            <w:ins w:id="1443"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44" w:author="Wright, Phil" w:date="2017-12-08T12:03:00Z"/>
                <w:rFonts w:ascii="Calibri" w:hAnsi="Calibri"/>
                <w:color w:val="000000"/>
                <w:spacing w:val="0"/>
                <w:sz w:val="22"/>
                <w:szCs w:val="22"/>
                <w:lang w:eastAsia="en-GB"/>
              </w:rPr>
            </w:pPr>
            <w:ins w:id="144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46" w:author="Wright, Phil" w:date="2017-12-08T12:03:00Z"/>
                <w:rFonts w:ascii="Calibri" w:hAnsi="Calibri"/>
                <w:color w:val="000000"/>
                <w:spacing w:val="0"/>
                <w:sz w:val="22"/>
                <w:szCs w:val="22"/>
                <w:lang w:eastAsia="en-GB"/>
              </w:rPr>
            </w:pPr>
            <w:ins w:id="144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48" w:author="Wright, Phil" w:date="2017-12-08T12:03:00Z"/>
                <w:rFonts w:ascii="Calibri" w:hAnsi="Calibri"/>
                <w:color w:val="000000"/>
                <w:spacing w:val="0"/>
                <w:sz w:val="22"/>
                <w:szCs w:val="22"/>
                <w:lang w:eastAsia="en-GB"/>
              </w:rPr>
            </w:pPr>
            <w:ins w:id="144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50" w:author="Wright, Phil" w:date="2017-12-08T12:03:00Z"/>
                <w:rFonts w:ascii="Calibri" w:hAnsi="Calibri"/>
                <w:color w:val="000000"/>
                <w:spacing w:val="0"/>
                <w:sz w:val="22"/>
                <w:szCs w:val="22"/>
                <w:lang w:eastAsia="en-GB"/>
              </w:rPr>
            </w:pPr>
            <w:ins w:id="1451"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452" w:author="Wright, Phil" w:date="2017-12-08T12:03:00Z"/>
                <w:rFonts w:ascii="Calibri" w:hAnsi="Calibri"/>
                <w:color w:val="000000"/>
                <w:spacing w:val="0"/>
                <w:sz w:val="22"/>
                <w:szCs w:val="22"/>
                <w:lang w:eastAsia="en-GB"/>
              </w:rPr>
            </w:pPr>
            <w:ins w:id="1453"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454" w:author="Wright, Phil" w:date="2017-12-08T12:03:00Z"/>
                <w:rFonts w:ascii="Calibri" w:hAnsi="Calibri"/>
                <w:color w:val="000000"/>
                <w:spacing w:val="0"/>
                <w:sz w:val="22"/>
                <w:szCs w:val="22"/>
                <w:lang w:eastAsia="en-GB"/>
              </w:rPr>
            </w:pPr>
            <w:ins w:id="145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56" w:author="Wright, Phil" w:date="2017-12-08T12:03:00Z"/>
                <w:rFonts w:ascii="Calibri" w:hAnsi="Calibri"/>
                <w:color w:val="000000"/>
                <w:spacing w:val="0"/>
                <w:sz w:val="22"/>
                <w:szCs w:val="22"/>
                <w:lang w:eastAsia="en-GB"/>
              </w:rPr>
            </w:pPr>
            <w:ins w:id="1457" w:author="Wright, Phil" w:date="2017-12-08T12:03:00Z">
              <w:r w:rsidRPr="002E0EE3">
                <w:rPr>
                  <w:rFonts w:ascii="Calibri" w:hAnsi="Calibri"/>
                  <w:color w:val="000000"/>
                  <w:spacing w:val="0"/>
                  <w:sz w:val="22"/>
                  <w:szCs w:val="22"/>
                  <w:lang w:eastAsia="en-GB"/>
                </w:rPr>
                <w:t>n/a</w:t>
              </w:r>
            </w:ins>
          </w:p>
        </w:tc>
        <w:tc>
          <w:tcPr>
            <w:tcW w:w="269" w:type="pct"/>
            <w:tcBorders>
              <w:top w:val="single" w:sz="8" w:space="0" w:color="auto"/>
              <w:left w:val="nil"/>
              <w:bottom w:val="single" w:sz="8" w:space="0" w:color="auto"/>
              <w:right w:val="nil"/>
            </w:tcBorders>
            <w:shd w:val="clear" w:color="auto" w:fill="auto"/>
            <w:vAlign w:val="center"/>
            <w:hideMark/>
          </w:tcPr>
          <w:p w:rsidR="002E0EE3" w:rsidRPr="002E0EE3" w:rsidRDefault="002E0EE3" w:rsidP="002E0EE3">
            <w:pPr>
              <w:jc w:val="center"/>
              <w:rPr>
                <w:ins w:id="1458" w:author="Wright, Phil" w:date="2017-12-08T12:03:00Z"/>
                <w:rFonts w:ascii="Calibri" w:hAnsi="Calibri"/>
                <w:color w:val="000000"/>
                <w:spacing w:val="0"/>
                <w:sz w:val="22"/>
                <w:szCs w:val="22"/>
                <w:lang w:eastAsia="en-GB"/>
              </w:rPr>
            </w:pPr>
            <w:ins w:id="1459" w:author="Wright, Phil" w:date="2017-12-08T12:03:00Z">
              <w:r w:rsidRPr="002E0EE3">
                <w:rPr>
                  <w:rFonts w:ascii="Calibri" w:hAnsi="Calibri"/>
                  <w:color w:val="000000"/>
                  <w:spacing w:val="0"/>
                  <w:sz w:val="22"/>
                  <w:szCs w:val="22"/>
                  <w:lang w:eastAsia="en-GB"/>
                </w:rPr>
                <w:t>n/a</w:t>
              </w:r>
            </w:ins>
          </w:p>
        </w:tc>
        <w:tc>
          <w:tcPr>
            <w:tcW w:w="325"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460" w:author="Wright, Phil" w:date="2017-12-08T12:03:00Z"/>
                <w:rFonts w:ascii="Calibri" w:hAnsi="Calibri"/>
                <w:color w:val="000000"/>
                <w:spacing w:val="0"/>
                <w:sz w:val="22"/>
                <w:szCs w:val="22"/>
                <w:lang w:eastAsia="en-GB"/>
              </w:rPr>
            </w:pPr>
            <w:ins w:id="1461"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1462"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463" w:author="Wright, Phil" w:date="2017-12-08T12:03:00Z"/>
                <w:rFonts w:ascii="Calibri" w:hAnsi="Calibri"/>
                <w:color w:val="000000"/>
                <w:spacing w:val="0"/>
                <w:sz w:val="22"/>
                <w:szCs w:val="22"/>
                <w:lang w:eastAsia="en-GB"/>
              </w:rPr>
            </w:pPr>
            <w:ins w:id="1464" w:author="Wright, Phil" w:date="2017-12-08T12:03:00Z">
              <w:r w:rsidRPr="002E0EE3">
                <w:rPr>
                  <w:rFonts w:ascii="Calibri" w:hAnsi="Calibri"/>
                  <w:color w:val="000000"/>
                  <w:spacing w:val="0"/>
                  <w:sz w:val="22"/>
                  <w:szCs w:val="22"/>
                  <w:lang w:eastAsia="en-GB"/>
                </w:rPr>
                <w:t>3</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465" w:author="Wright, Phil" w:date="2017-12-08T12:03:00Z"/>
                <w:rFonts w:ascii="Calibri" w:hAnsi="Calibri"/>
                <w:color w:val="000000"/>
                <w:spacing w:val="0"/>
                <w:sz w:val="22"/>
                <w:szCs w:val="22"/>
                <w:lang w:eastAsia="en-GB"/>
              </w:rPr>
            </w:pPr>
            <w:ins w:id="1466" w:author="Wright, Phil" w:date="2017-12-08T12:03:00Z">
              <w:r w:rsidRPr="002E0EE3">
                <w:rPr>
                  <w:rFonts w:ascii="Calibri" w:hAnsi="Calibri"/>
                  <w:color w:val="000000"/>
                  <w:spacing w:val="0"/>
                  <w:sz w:val="22"/>
                  <w:szCs w:val="22"/>
                  <w:lang w:eastAsia="en-GB"/>
                </w:rPr>
                <w:t>Confirmation changed password</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467" w:author="Wright, Phil" w:date="2017-12-08T12:03:00Z"/>
                <w:rFonts w:ascii="Calibri" w:hAnsi="Calibri"/>
                <w:color w:val="000000"/>
                <w:spacing w:val="0"/>
                <w:sz w:val="22"/>
                <w:szCs w:val="22"/>
                <w:lang w:eastAsia="en-GB"/>
              </w:rPr>
            </w:pPr>
            <w:ins w:id="1468" w:author="Wright, Phil" w:date="2017-12-08T12:03:00Z">
              <w:r w:rsidRPr="002E0EE3">
                <w:rPr>
                  <w:rFonts w:ascii="Calibri" w:hAnsi="Calibri"/>
                  <w:color w:val="000000"/>
                  <w:spacing w:val="0"/>
                  <w:sz w:val="22"/>
                  <w:szCs w:val="22"/>
                  <w:lang w:eastAsia="en-GB"/>
                </w:rPr>
                <w:t>Reset process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469" w:author="Wright, Phil" w:date="2017-12-08T12:03:00Z"/>
                <w:rFonts w:ascii="Calibri" w:hAnsi="Calibri"/>
                <w:color w:val="000000"/>
                <w:spacing w:val="0"/>
                <w:sz w:val="22"/>
                <w:szCs w:val="22"/>
                <w:lang w:eastAsia="en-GB"/>
              </w:rPr>
            </w:pPr>
            <w:ins w:id="1470" w:author="Wright, Phil" w:date="2017-12-08T12:03:00Z">
              <w:r w:rsidRPr="002E0EE3">
                <w:rPr>
                  <w:rFonts w:ascii="Calibri" w:hAnsi="Calibri"/>
                  <w:color w:val="000000"/>
                  <w:spacing w:val="0"/>
                  <w:sz w:val="22"/>
                  <w:szCs w:val="22"/>
                  <w:lang w:eastAsia="en-GB"/>
                </w:rPr>
                <w:t>Your password has been changed</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71" w:author="Wright, Phil" w:date="2017-12-08T12:03:00Z"/>
                <w:rFonts w:ascii="Calibri" w:hAnsi="Calibri"/>
                <w:color w:val="000000"/>
                <w:spacing w:val="0"/>
                <w:sz w:val="22"/>
                <w:szCs w:val="22"/>
                <w:lang w:eastAsia="en-GB"/>
              </w:rPr>
            </w:pPr>
            <w:ins w:id="1472" w:author="Wright, Phil" w:date="2017-12-08T12:03:00Z">
              <w:r w:rsidRPr="002E0EE3">
                <w:rPr>
                  <w:rFonts w:ascii="Calibri" w:hAnsi="Calibri"/>
                  <w:color w:val="000000"/>
                  <w:spacing w:val="0"/>
                  <w:sz w:val="22"/>
                  <w:szCs w:val="22"/>
                  <w:lang w:eastAsia="en-GB"/>
                </w:rPr>
                <w:t>No</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73" w:author="Wright, Phil" w:date="2017-12-08T12:03:00Z"/>
                <w:rFonts w:ascii="Calibri" w:hAnsi="Calibri"/>
                <w:color w:val="000000"/>
                <w:spacing w:val="0"/>
                <w:sz w:val="22"/>
                <w:szCs w:val="22"/>
                <w:lang w:eastAsia="en-GB"/>
              </w:rPr>
            </w:pPr>
            <w:ins w:id="1474"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75" w:author="Wright, Phil" w:date="2017-12-08T12:03:00Z"/>
                <w:rFonts w:ascii="Calibri" w:hAnsi="Calibri"/>
                <w:color w:val="000000"/>
                <w:spacing w:val="0"/>
                <w:sz w:val="22"/>
                <w:szCs w:val="22"/>
                <w:lang w:eastAsia="en-GB"/>
              </w:rPr>
            </w:pPr>
            <w:ins w:id="147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77" w:author="Wright, Phil" w:date="2017-12-08T12:03:00Z"/>
                <w:rFonts w:ascii="Calibri" w:hAnsi="Calibri"/>
                <w:color w:val="000000"/>
                <w:spacing w:val="0"/>
                <w:sz w:val="22"/>
                <w:szCs w:val="22"/>
                <w:lang w:eastAsia="en-GB"/>
              </w:rPr>
            </w:pPr>
            <w:ins w:id="147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79" w:author="Wright, Phil" w:date="2017-12-08T12:03:00Z"/>
                <w:rFonts w:ascii="Calibri" w:hAnsi="Calibri"/>
                <w:color w:val="000000"/>
                <w:spacing w:val="0"/>
                <w:sz w:val="22"/>
                <w:szCs w:val="22"/>
                <w:lang w:eastAsia="en-GB"/>
              </w:rPr>
            </w:pPr>
            <w:ins w:id="148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81" w:author="Wright, Phil" w:date="2017-12-08T12:03:00Z"/>
                <w:rFonts w:ascii="Calibri" w:hAnsi="Calibri"/>
                <w:color w:val="000000"/>
                <w:spacing w:val="0"/>
                <w:sz w:val="22"/>
                <w:szCs w:val="22"/>
                <w:lang w:eastAsia="en-GB"/>
              </w:rPr>
            </w:pPr>
            <w:ins w:id="1482"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483" w:author="Wright, Phil" w:date="2017-12-08T12:03:00Z"/>
                <w:rFonts w:ascii="Calibri" w:hAnsi="Calibri"/>
                <w:color w:val="000000"/>
                <w:spacing w:val="0"/>
                <w:sz w:val="22"/>
                <w:szCs w:val="22"/>
                <w:lang w:eastAsia="en-GB"/>
              </w:rPr>
            </w:pPr>
            <w:ins w:id="1484"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485" w:author="Wright, Phil" w:date="2017-12-08T12:03:00Z"/>
                <w:rFonts w:ascii="Calibri" w:hAnsi="Calibri"/>
                <w:color w:val="000000"/>
                <w:spacing w:val="0"/>
                <w:sz w:val="22"/>
                <w:szCs w:val="22"/>
                <w:lang w:eastAsia="en-GB"/>
              </w:rPr>
            </w:pPr>
            <w:ins w:id="148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487" w:author="Wright, Phil" w:date="2017-12-08T12:03:00Z"/>
                <w:rFonts w:ascii="Calibri" w:hAnsi="Calibri"/>
                <w:color w:val="000000"/>
                <w:spacing w:val="0"/>
                <w:sz w:val="22"/>
                <w:szCs w:val="22"/>
                <w:lang w:eastAsia="en-GB"/>
              </w:rPr>
            </w:pPr>
            <w:ins w:id="148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489" w:author="Wright, Phil" w:date="2017-12-08T12:03:00Z"/>
                <w:rFonts w:ascii="Calibri" w:hAnsi="Calibri"/>
                <w:color w:val="000000"/>
                <w:spacing w:val="0"/>
                <w:sz w:val="22"/>
                <w:szCs w:val="22"/>
                <w:lang w:eastAsia="en-GB"/>
              </w:rPr>
            </w:pPr>
            <w:ins w:id="1490"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491" w:author="Wright, Phil" w:date="2017-12-08T12:03:00Z"/>
                <w:rFonts w:ascii="Calibri" w:hAnsi="Calibri"/>
                <w:color w:val="000000"/>
                <w:spacing w:val="0"/>
                <w:sz w:val="22"/>
                <w:szCs w:val="22"/>
                <w:lang w:eastAsia="en-GB"/>
              </w:rPr>
            </w:pPr>
            <w:ins w:id="1492"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1493"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494" w:author="Wright, Phil" w:date="2017-12-08T12:03:00Z"/>
                <w:rFonts w:ascii="Calibri" w:hAnsi="Calibri"/>
                <w:color w:val="000000"/>
                <w:spacing w:val="0"/>
                <w:sz w:val="22"/>
                <w:szCs w:val="22"/>
                <w:lang w:eastAsia="en-GB"/>
              </w:rPr>
            </w:pPr>
            <w:ins w:id="1495" w:author="Wright, Phil" w:date="2017-12-08T12:03:00Z">
              <w:r w:rsidRPr="002E0EE3">
                <w:rPr>
                  <w:rFonts w:ascii="Calibri" w:hAnsi="Calibri"/>
                  <w:color w:val="000000"/>
                  <w:spacing w:val="0"/>
                  <w:sz w:val="22"/>
                  <w:szCs w:val="22"/>
                  <w:lang w:eastAsia="en-GB"/>
                </w:rPr>
                <w:t>4</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496" w:author="Wright, Phil" w:date="2017-12-08T12:03:00Z"/>
                <w:rFonts w:ascii="Calibri" w:hAnsi="Calibri"/>
                <w:color w:val="000000"/>
                <w:spacing w:val="0"/>
                <w:sz w:val="22"/>
                <w:szCs w:val="22"/>
                <w:lang w:eastAsia="en-GB"/>
              </w:rPr>
            </w:pPr>
            <w:ins w:id="1497" w:author="Wright, Phil" w:date="2017-12-08T12:03:00Z">
              <w:r w:rsidRPr="002E0EE3">
                <w:rPr>
                  <w:rFonts w:ascii="Calibri" w:hAnsi="Calibri"/>
                  <w:color w:val="000000"/>
                  <w:spacing w:val="0"/>
                  <w:sz w:val="22"/>
                  <w:szCs w:val="22"/>
                  <w:lang w:eastAsia="en-GB"/>
                </w:rPr>
                <w:t>Annual Health Check</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498" w:author="Wright, Phil" w:date="2017-12-08T12:03:00Z"/>
                <w:rFonts w:ascii="Calibri" w:hAnsi="Calibri"/>
                <w:color w:val="000000"/>
                <w:spacing w:val="0"/>
                <w:sz w:val="22"/>
                <w:szCs w:val="22"/>
                <w:lang w:eastAsia="en-GB"/>
              </w:rPr>
            </w:pPr>
            <w:ins w:id="1499" w:author="Wright, Phil" w:date="2017-12-08T12:03:00Z">
              <w:r w:rsidRPr="002E0EE3">
                <w:rPr>
                  <w:rFonts w:ascii="Calibri" w:hAnsi="Calibri"/>
                  <w:color w:val="000000"/>
                  <w:spacing w:val="0"/>
                  <w:sz w:val="22"/>
                  <w:szCs w:val="22"/>
                  <w:lang w:eastAsia="en-GB"/>
                </w:rPr>
                <w:t>Product Page</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00" w:author="Wright, Phil" w:date="2017-12-08T12:03:00Z"/>
                <w:rFonts w:ascii="Calibri" w:hAnsi="Calibri"/>
                <w:color w:val="000000"/>
                <w:spacing w:val="0"/>
                <w:sz w:val="22"/>
                <w:szCs w:val="22"/>
                <w:lang w:eastAsia="en-GB"/>
              </w:rPr>
            </w:pPr>
            <w:ins w:id="1501" w:author="Wright, Phil" w:date="2017-12-08T12:03:00Z">
              <w:r w:rsidRPr="002E0EE3">
                <w:rPr>
                  <w:rFonts w:ascii="Calibri" w:hAnsi="Calibri"/>
                  <w:color w:val="000000"/>
                  <w:spacing w:val="0"/>
                  <w:sz w:val="22"/>
                  <w:szCs w:val="22"/>
                  <w:lang w:eastAsia="en-GB"/>
                </w:rPr>
                <w:t xml:space="preserve">Annual Health Check </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02" w:author="Wright, Phil" w:date="2017-12-08T12:03:00Z"/>
                <w:rFonts w:ascii="Calibri" w:hAnsi="Calibri"/>
                <w:color w:val="000000"/>
                <w:spacing w:val="0"/>
                <w:sz w:val="22"/>
                <w:szCs w:val="22"/>
                <w:lang w:eastAsia="en-GB"/>
              </w:rPr>
            </w:pPr>
            <w:ins w:id="1503" w:author="Wright, Phil" w:date="2017-12-08T12:03:00Z">
              <w:r w:rsidRPr="002E0EE3">
                <w:rPr>
                  <w:rFonts w:ascii="Calibri" w:hAnsi="Calibri"/>
                  <w:color w:val="000000"/>
                  <w:spacing w:val="0"/>
                  <w:sz w:val="22"/>
                  <w:szCs w:val="22"/>
                  <w:lang w:eastAsia="en-GB"/>
                </w:rPr>
                <w:t>No</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04" w:author="Wright, Phil" w:date="2017-12-08T12:03:00Z"/>
                <w:rFonts w:ascii="Calibri" w:hAnsi="Calibri"/>
                <w:color w:val="000000"/>
                <w:spacing w:val="0"/>
                <w:sz w:val="22"/>
                <w:szCs w:val="22"/>
                <w:lang w:eastAsia="en-GB"/>
              </w:rPr>
            </w:pPr>
            <w:ins w:id="1505" w:author="Wright, Phil" w:date="2017-12-08T12:03:00Z">
              <w:r w:rsidRPr="002E0EE3">
                <w:rPr>
                  <w:rFonts w:ascii="Calibri" w:hAnsi="Calibri"/>
                  <w:color w:val="000000"/>
                  <w:spacing w:val="0"/>
                  <w:sz w:val="22"/>
                  <w:szCs w:val="22"/>
                  <w:lang w:eastAsia="en-GB"/>
                </w:rPr>
                <w:t>Product Support</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06" w:author="Wright, Phil" w:date="2017-12-08T12:03:00Z"/>
                <w:rFonts w:ascii="Calibri" w:hAnsi="Calibri"/>
                <w:color w:val="000000"/>
                <w:spacing w:val="0"/>
                <w:sz w:val="22"/>
                <w:szCs w:val="22"/>
                <w:lang w:eastAsia="en-GB"/>
              </w:rPr>
            </w:pPr>
            <w:ins w:id="1507"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08" w:author="Wright, Phil" w:date="2017-12-08T12:03:00Z"/>
                <w:rFonts w:ascii="Calibri" w:hAnsi="Calibri"/>
                <w:color w:val="000000"/>
                <w:spacing w:val="0"/>
                <w:sz w:val="22"/>
                <w:szCs w:val="22"/>
                <w:lang w:eastAsia="en-GB"/>
              </w:rPr>
            </w:pPr>
            <w:ins w:id="1509"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10" w:author="Wright, Phil" w:date="2017-12-08T12:03:00Z"/>
                <w:rFonts w:ascii="Calibri" w:hAnsi="Calibri"/>
                <w:color w:val="000000"/>
                <w:spacing w:val="0"/>
                <w:sz w:val="22"/>
                <w:szCs w:val="22"/>
                <w:lang w:eastAsia="en-GB"/>
              </w:rPr>
            </w:pPr>
            <w:ins w:id="1511"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12" w:author="Wright, Phil" w:date="2017-12-08T12:03:00Z"/>
                <w:rFonts w:ascii="Calibri" w:hAnsi="Calibri"/>
                <w:color w:val="000000"/>
                <w:spacing w:val="0"/>
                <w:sz w:val="22"/>
                <w:szCs w:val="22"/>
                <w:lang w:eastAsia="en-GB"/>
              </w:rPr>
            </w:pPr>
            <w:ins w:id="151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514" w:author="Wright, Phil" w:date="2017-12-08T12:03:00Z"/>
                <w:rFonts w:ascii="Calibri" w:hAnsi="Calibri"/>
                <w:color w:val="000000"/>
                <w:spacing w:val="0"/>
                <w:sz w:val="22"/>
                <w:szCs w:val="22"/>
                <w:lang w:eastAsia="en-GB"/>
              </w:rPr>
            </w:pPr>
            <w:ins w:id="1515"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516" w:author="Wright, Phil" w:date="2017-12-08T12:03:00Z"/>
                <w:rFonts w:ascii="Calibri" w:hAnsi="Calibri"/>
                <w:color w:val="000000"/>
                <w:spacing w:val="0"/>
                <w:sz w:val="22"/>
                <w:szCs w:val="22"/>
                <w:lang w:eastAsia="en-GB"/>
              </w:rPr>
            </w:pPr>
            <w:ins w:id="151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18" w:author="Wright, Phil" w:date="2017-12-08T12:03:00Z"/>
                <w:rFonts w:ascii="Calibri" w:hAnsi="Calibri"/>
                <w:color w:val="000000"/>
                <w:spacing w:val="0"/>
                <w:sz w:val="22"/>
                <w:szCs w:val="22"/>
                <w:lang w:eastAsia="en-GB"/>
              </w:rPr>
            </w:pPr>
            <w:ins w:id="151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520" w:author="Wright, Phil" w:date="2017-12-08T12:03:00Z"/>
                <w:rFonts w:ascii="Calibri" w:hAnsi="Calibri"/>
                <w:color w:val="000000"/>
                <w:spacing w:val="0"/>
                <w:sz w:val="22"/>
                <w:szCs w:val="22"/>
                <w:lang w:eastAsia="en-GB"/>
              </w:rPr>
            </w:pPr>
            <w:ins w:id="1521"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522" w:author="Wright, Phil" w:date="2017-12-08T12:03:00Z"/>
                <w:rFonts w:ascii="Calibri" w:hAnsi="Calibri"/>
                <w:color w:val="000000"/>
                <w:spacing w:val="0"/>
                <w:sz w:val="22"/>
                <w:szCs w:val="22"/>
                <w:lang w:eastAsia="en-GB"/>
              </w:rPr>
            </w:pPr>
            <w:ins w:id="1523"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1524"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525" w:author="Wright, Phil" w:date="2017-12-08T12:03:00Z"/>
                <w:rFonts w:ascii="Calibri" w:hAnsi="Calibri"/>
                <w:color w:val="000000"/>
                <w:spacing w:val="0"/>
                <w:sz w:val="22"/>
                <w:szCs w:val="22"/>
                <w:lang w:eastAsia="en-GB"/>
              </w:rPr>
            </w:pPr>
            <w:ins w:id="1526" w:author="Wright, Phil" w:date="2017-12-08T12:03:00Z">
              <w:r w:rsidRPr="002E0EE3">
                <w:rPr>
                  <w:rFonts w:ascii="Calibri" w:hAnsi="Calibri"/>
                  <w:color w:val="000000"/>
                  <w:spacing w:val="0"/>
                  <w:sz w:val="22"/>
                  <w:szCs w:val="22"/>
                  <w:lang w:eastAsia="en-GB"/>
                </w:rPr>
                <w:t>5</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27" w:author="Wright, Phil" w:date="2017-12-08T12:03:00Z"/>
                <w:rFonts w:ascii="Calibri" w:hAnsi="Calibri"/>
                <w:color w:val="000000"/>
                <w:spacing w:val="0"/>
                <w:sz w:val="22"/>
                <w:szCs w:val="22"/>
                <w:lang w:eastAsia="en-GB"/>
              </w:rPr>
            </w:pPr>
            <w:ins w:id="1528" w:author="Wright, Phil" w:date="2017-12-08T12:03:00Z">
              <w:r w:rsidRPr="002E0EE3">
                <w:rPr>
                  <w:rFonts w:ascii="Calibri" w:hAnsi="Calibri"/>
                  <w:color w:val="000000"/>
                  <w:spacing w:val="0"/>
                  <w:sz w:val="22"/>
                  <w:szCs w:val="22"/>
                  <w:lang w:eastAsia="en-GB"/>
                </w:rPr>
                <w:t>Hints and tips/ set up support</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29" w:author="Wright, Phil" w:date="2017-12-08T12:03:00Z"/>
                <w:rFonts w:ascii="Calibri" w:hAnsi="Calibri"/>
                <w:color w:val="000000"/>
                <w:spacing w:val="0"/>
                <w:sz w:val="22"/>
                <w:szCs w:val="22"/>
                <w:lang w:eastAsia="en-GB"/>
              </w:rPr>
            </w:pPr>
            <w:ins w:id="1530" w:author="Wright, Phil" w:date="2017-12-08T12:03:00Z">
              <w:r w:rsidRPr="002E0EE3">
                <w:rPr>
                  <w:rFonts w:ascii="Calibri" w:hAnsi="Calibri"/>
                  <w:color w:val="000000"/>
                  <w:spacing w:val="0"/>
                  <w:sz w:val="22"/>
                  <w:szCs w:val="22"/>
                  <w:lang w:eastAsia="en-GB"/>
                </w:rPr>
                <w:t>Product Page</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31" w:author="Wright, Phil" w:date="2017-12-08T12:03:00Z"/>
                <w:rFonts w:ascii="Calibri" w:hAnsi="Calibri"/>
                <w:color w:val="000000"/>
                <w:spacing w:val="0"/>
                <w:sz w:val="22"/>
                <w:szCs w:val="22"/>
                <w:lang w:eastAsia="en-GB"/>
              </w:rPr>
            </w:pPr>
            <w:ins w:id="1532" w:author="Wright, Phil" w:date="2017-12-08T12:03:00Z">
              <w:r w:rsidRPr="002E0EE3">
                <w:rPr>
                  <w:rFonts w:ascii="Calibri" w:hAnsi="Calibri"/>
                  <w:color w:val="000000"/>
                  <w:spacing w:val="0"/>
                  <w:sz w:val="22"/>
                  <w:szCs w:val="22"/>
                  <w:lang w:eastAsia="en-GB"/>
                </w:rPr>
                <w:t>New hints and tips/ set up support</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33" w:author="Wright, Phil" w:date="2017-12-08T12:03:00Z"/>
                <w:rFonts w:ascii="Calibri" w:hAnsi="Calibri"/>
                <w:color w:val="000000"/>
                <w:spacing w:val="0"/>
                <w:sz w:val="22"/>
                <w:szCs w:val="22"/>
                <w:lang w:eastAsia="en-GB"/>
              </w:rPr>
            </w:pPr>
            <w:ins w:id="1534" w:author="Wright, Phil" w:date="2017-12-08T12:03:00Z">
              <w:r w:rsidRPr="002E0EE3">
                <w:rPr>
                  <w:rFonts w:ascii="Calibri" w:hAnsi="Calibri"/>
                  <w:color w:val="000000"/>
                  <w:spacing w:val="0"/>
                  <w:sz w:val="22"/>
                  <w:szCs w:val="22"/>
                  <w:lang w:eastAsia="en-GB"/>
                </w:rPr>
                <w:t>No</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35" w:author="Wright, Phil" w:date="2017-12-08T12:03:00Z"/>
                <w:rFonts w:ascii="Calibri" w:hAnsi="Calibri"/>
                <w:color w:val="000000"/>
                <w:spacing w:val="0"/>
                <w:sz w:val="22"/>
                <w:szCs w:val="22"/>
                <w:lang w:eastAsia="en-GB"/>
              </w:rPr>
            </w:pPr>
            <w:ins w:id="1536" w:author="Wright, Phil" w:date="2017-12-08T12:03:00Z">
              <w:r w:rsidRPr="002E0EE3">
                <w:rPr>
                  <w:rFonts w:ascii="Calibri" w:hAnsi="Calibri"/>
                  <w:color w:val="000000"/>
                  <w:spacing w:val="0"/>
                  <w:sz w:val="22"/>
                  <w:szCs w:val="22"/>
                  <w:lang w:eastAsia="en-GB"/>
                </w:rPr>
                <w:t>Product Support</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37" w:author="Wright, Phil" w:date="2017-12-08T12:03:00Z"/>
                <w:rFonts w:ascii="Calibri" w:hAnsi="Calibri"/>
                <w:color w:val="000000"/>
                <w:spacing w:val="0"/>
                <w:sz w:val="22"/>
                <w:szCs w:val="22"/>
                <w:lang w:eastAsia="en-GB"/>
              </w:rPr>
            </w:pPr>
            <w:ins w:id="1538"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39" w:author="Wright, Phil" w:date="2017-12-08T12:03:00Z"/>
                <w:rFonts w:ascii="Calibri" w:hAnsi="Calibri"/>
                <w:color w:val="000000"/>
                <w:spacing w:val="0"/>
                <w:sz w:val="22"/>
                <w:szCs w:val="22"/>
                <w:lang w:eastAsia="en-GB"/>
              </w:rPr>
            </w:pPr>
            <w:ins w:id="1540"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41" w:author="Wright, Phil" w:date="2017-12-08T12:03:00Z"/>
                <w:rFonts w:ascii="Calibri" w:hAnsi="Calibri"/>
                <w:color w:val="000000"/>
                <w:spacing w:val="0"/>
                <w:sz w:val="22"/>
                <w:szCs w:val="22"/>
                <w:lang w:eastAsia="en-GB"/>
              </w:rPr>
            </w:pPr>
            <w:ins w:id="1542"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43" w:author="Wright, Phil" w:date="2017-12-08T12:03:00Z"/>
                <w:rFonts w:ascii="Calibri" w:hAnsi="Calibri"/>
                <w:color w:val="000000"/>
                <w:spacing w:val="0"/>
                <w:sz w:val="22"/>
                <w:szCs w:val="22"/>
                <w:lang w:eastAsia="en-GB"/>
              </w:rPr>
            </w:pPr>
            <w:ins w:id="154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545" w:author="Wright, Phil" w:date="2017-12-08T12:03:00Z"/>
                <w:rFonts w:ascii="Calibri" w:hAnsi="Calibri"/>
                <w:color w:val="000000"/>
                <w:spacing w:val="0"/>
                <w:sz w:val="22"/>
                <w:szCs w:val="22"/>
                <w:lang w:eastAsia="en-GB"/>
              </w:rPr>
            </w:pPr>
            <w:ins w:id="1546"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547" w:author="Wright, Phil" w:date="2017-12-08T12:03:00Z"/>
                <w:rFonts w:ascii="Calibri" w:hAnsi="Calibri"/>
                <w:color w:val="000000"/>
                <w:spacing w:val="0"/>
                <w:sz w:val="22"/>
                <w:szCs w:val="22"/>
                <w:lang w:eastAsia="en-GB"/>
              </w:rPr>
            </w:pPr>
            <w:ins w:id="154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49" w:author="Wright, Phil" w:date="2017-12-08T12:03:00Z"/>
                <w:rFonts w:ascii="Calibri" w:hAnsi="Calibri"/>
                <w:color w:val="000000"/>
                <w:spacing w:val="0"/>
                <w:sz w:val="22"/>
                <w:szCs w:val="22"/>
                <w:lang w:eastAsia="en-GB"/>
              </w:rPr>
            </w:pPr>
            <w:ins w:id="155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551" w:author="Wright, Phil" w:date="2017-12-08T12:03:00Z"/>
                <w:rFonts w:ascii="Calibri" w:hAnsi="Calibri"/>
                <w:color w:val="000000"/>
                <w:spacing w:val="0"/>
                <w:sz w:val="22"/>
                <w:szCs w:val="22"/>
                <w:lang w:eastAsia="en-GB"/>
              </w:rPr>
            </w:pPr>
            <w:ins w:id="1552"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nil"/>
              <w:right w:val="single" w:sz="8" w:space="0" w:color="auto"/>
            </w:tcBorders>
            <w:shd w:val="clear" w:color="auto" w:fill="auto"/>
            <w:vAlign w:val="bottom"/>
            <w:hideMark/>
          </w:tcPr>
          <w:p w:rsidR="002E0EE3" w:rsidRPr="002E0EE3" w:rsidRDefault="002E0EE3" w:rsidP="002E0EE3">
            <w:pPr>
              <w:rPr>
                <w:ins w:id="1553" w:author="Wright, Phil" w:date="2017-12-08T12:03:00Z"/>
                <w:rFonts w:ascii="Calibri" w:hAnsi="Calibri"/>
                <w:color w:val="000000"/>
                <w:spacing w:val="0"/>
                <w:sz w:val="22"/>
                <w:szCs w:val="22"/>
                <w:lang w:eastAsia="en-GB"/>
              </w:rPr>
            </w:pPr>
            <w:ins w:id="1554"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1555"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556" w:author="Wright, Phil" w:date="2017-12-08T12:03:00Z"/>
                <w:rFonts w:ascii="Calibri" w:hAnsi="Calibri"/>
                <w:color w:val="000000"/>
                <w:spacing w:val="0"/>
                <w:sz w:val="22"/>
                <w:szCs w:val="22"/>
                <w:lang w:eastAsia="en-GB"/>
              </w:rPr>
            </w:pPr>
            <w:ins w:id="1557" w:author="Wright, Phil" w:date="2017-12-08T12:03:00Z">
              <w:r w:rsidRPr="002E0EE3">
                <w:rPr>
                  <w:rFonts w:ascii="Calibri" w:hAnsi="Calibri"/>
                  <w:color w:val="000000"/>
                  <w:spacing w:val="0"/>
                  <w:sz w:val="22"/>
                  <w:szCs w:val="22"/>
                  <w:lang w:eastAsia="en-GB"/>
                </w:rPr>
                <w:t>6</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58" w:author="Wright, Phil" w:date="2017-12-08T12:03:00Z"/>
                <w:rFonts w:ascii="Calibri" w:hAnsi="Calibri"/>
                <w:color w:val="000000"/>
                <w:spacing w:val="0"/>
                <w:sz w:val="22"/>
                <w:szCs w:val="22"/>
                <w:lang w:eastAsia="en-GB"/>
              </w:rPr>
            </w:pPr>
            <w:ins w:id="1559" w:author="Wright, Phil" w:date="2017-12-08T12:03:00Z">
              <w:r w:rsidRPr="002E0EE3">
                <w:rPr>
                  <w:rFonts w:ascii="Calibri" w:hAnsi="Calibri"/>
                  <w:color w:val="000000"/>
                  <w:spacing w:val="0"/>
                  <w:sz w:val="22"/>
                  <w:szCs w:val="22"/>
                  <w:lang w:eastAsia="en-GB"/>
                </w:rPr>
                <w:t>New SG</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60" w:author="Wright, Phil" w:date="2017-12-08T12:03:00Z"/>
                <w:rFonts w:ascii="Calibri" w:hAnsi="Calibri"/>
                <w:color w:val="000000"/>
                <w:spacing w:val="0"/>
                <w:sz w:val="22"/>
                <w:szCs w:val="22"/>
                <w:lang w:eastAsia="en-GB"/>
              </w:rPr>
            </w:pPr>
            <w:ins w:id="1561" w:author="Wright, Phil" w:date="2017-12-08T12:03:00Z">
              <w:r w:rsidRPr="002E0EE3">
                <w:rPr>
                  <w:rFonts w:ascii="Calibri" w:hAnsi="Calibri"/>
                  <w:color w:val="000000"/>
                  <w:spacing w:val="0"/>
                  <w:sz w:val="22"/>
                  <w:szCs w:val="22"/>
                  <w:lang w:eastAsia="en-GB"/>
                </w:rPr>
                <w:t>Data Feed</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62" w:author="Wright, Phil" w:date="2017-12-08T12:03:00Z"/>
                <w:rFonts w:ascii="Calibri" w:hAnsi="Calibri"/>
                <w:color w:val="000000"/>
                <w:spacing w:val="0"/>
                <w:sz w:val="22"/>
                <w:szCs w:val="22"/>
                <w:lang w:eastAsia="en-GB"/>
              </w:rPr>
            </w:pPr>
            <w:ins w:id="1563" w:author="Wright, Phil" w:date="2017-12-08T12:03:00Z">
              <w:r w:rsidRPr="002E0EE3">
                <w:rPr>
                  <w:rFonts w:ascii="Calibri" w:hAnsi="Calibri"/>
                  <w:color w:val="000000"/>
                  <w:spacing w:val="0"/>
                  <w:sz w:val="22"/>
                  <w:szCs w:val="22"/>
                  <w:lang w:eastAsia="en-GB"/>
                </w:rPr>
                <w:t>Inform user that a new SG has been added to the portal</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64" w:author="Wright, Phil" w:date="2017-12-08T12:03:00Z"/>
                <w:rFonts w:ascii="Calibri" w:hAnsi="Calibri"/>
                <w:color w:val="000000"/>
                <w:spacing w:val="0"/>
                <w:sz w:val="22"/>
                <w:szCs w:val="22"/>
                <w:lang w:eastAsia="en-GB"/>
              </w:rPr>
            </w:pPr>
            <w:ins w:id="1565" w:author="Wright, Phil" w:date="2017-12-08T12:03:00Z">
              <w:r w:rsidRPr="002E0EE3">
                <w:rPr>
                  <w:rFonts w:ascii="Calibri" w:hAnsi="Calibri"/>
                  <w:color w:val="000000"/>
                  <w:spacing w:val="0"/>
                  <w:sz w:val="22"/>
                  <w:szCs w:val="22"/>
                  <w:lang w:eastAsia="en-GB"/>
                </w:rPr>
                <w:t>No</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66" w:author="Wright, Phil" w:date="2017-12-08T12:03:00Z"/>
                <w:rFonts w:ascii="Calibri" w:hAnsi="Calibri"/>
                <w:color w:val="000000"/>
                <w:spacing w:val="0"/>
                <w:sz w:val="22"/>
                <w:szCs w:val="22"/>
                <w:lang w:eastAsia="en-GB"/>
              </w:rPr>
            </w:pPr>
            <w:ins w:id="1567"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68" w:author="Wright, Phil" w:date="2017-12-08T12:03:00Z"/>
                <w:rFonts w:ascii="Calibri" w:hAnsi="Calibri"/>
                <w:color w:val="000000"/>
                <w:spacing w:val="0"/>
                <w:sz w:val="22"/>
                <w:szCs w:val="22"/>
                <w:lang w:eastAsia="en-GB"/>
              </w:rPr>
            </w:pPr>
            <w:ins w:id="156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70" w:author="Wright, Phil" w:date="2017-12-08T12:03:00Z"/>
                <w:rFonts w:ascii="Calibri" w:hAnsi="Calibri"/>
                <w:color w:val="000000"/>
                <w:spacing w:val="0"/>
                <w:sz w:val="22"/>
                <w:szCs w:val="22"/>
                <w:lang w:eastAsia="en-GB"/>
              </w:rPr>
            </w:pPr>
            <w:ins w:id="1571"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72" w:author="Wright, Phil" w:date="2017-12-08T12:03:00Z"/>
                <w:rFonts w:ascii="Calibri" w:hAnsi="Calibri"/>
                <w:color w:val="000000"/>
                <w:spacing w:val="0"/>
                <w:sz w:val="22"/>
                <w:szCs w:val="22"/>
                <w:lang w:eastAsia="en-GB"/>
              </w:rPr>
            </w:pPr>
            <w:ins w:id="157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74" w:author="Wright, Phil" w:date="2017-12-08T12:03:00Z"/>
                <w:rFonts w:ascii="Calibri" w:hAnsi="Calibri"/>
                <w:color w:val="000000"/>
                <w:spacing w:val="0"/>
                <w:sz w:val="22"/>
                <w:szCs w:val="22"/>
                <w:lang w:eastAsia="en-GB"/>
              </w:rPr>
            </w:pPr>
            <w:ins w:id="157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576" w:author="Wright, Phil" w:date="2017-12-08T12:03:00Z"/>
                <w:rFonts w:ascii="Calibri" w:hAnsi="Calibri"/>
                <w:color w:val="000000"/>
                <w:spacing w:val="0"/>
                <w:sz w:val="22"/>
                <w:szCs w:val="22"/>
                <w:lang w:eastAsia="en-GB"/>
              </w:rPr>
            </w:pPr>
            <w:ins w:id="1577"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578" w:author="Wright, Phil" w:date="2017-12-08T12:03:00Z"/>
                <w:rFonts w:ascii="Calibri" w:hAnsi="Calibri"/>
                <w:color w:val="000000"/>
                <w:spacing w:val="0"/>
                <w:sz w:val="22"/>
                <w:szCs w:val="22"/>
                <w:lang w:eastAsia="en-GB"/>
              </w:rPr>
            </w:pPr>
            <w:ins w:id="157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80" w:author="Wright, Phil" w:date="2017-12-08T12:03:00Z"/>
                <w:rFonts w:ascii="Calibri" w:hAnsi="Calibri"/>
                <w:color w:val="000000"/>
                <w:spacing w:val="0"/>
                <w:sz w:val="22"/>
                <w:szCs w:val="22"/>
                <w:lang w:eastAsia="en-GB"/>
              </w:rPr>
            </w:pPr>
            <w:ins w:id="1581"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582" w:author="Wright, Phil" w:date="2017-12-08T12:03:00Z"/>
                <w:rFonts w:ascii="Calibri" w:hAnsi="Calibri"/>
                <w:color w:val="000000"/>
                <w:spacing w:val="0"/>
                <w:sz w:val="22"/>
                <w:szCs w:val="22"/>
                <w:lang w:eastAsia="en-GB"/>
              </w:rPr>
            </w:pPr>
            <w:ins w:id="1583" w:author="Wright, Phil" w:date="2017-12-08T12:03:00Z">
              <w:r w:rsidRPr="002E0EE3">
                <w:rPr>
                  <w:rFonts w:ascii="Calibri" w:hAnsi="Calibri"/>
                  <w:color w:val="000000"/>
                  <w:spacing w:val="0"/>
                  <w:sz w:val="22"/>
                  <w:szCs w:val="22"/>
                  <w:lang w:eastAsia="en-GB"/>
                </w:rPr>
                <w:t>n/a</w:t>
              </w:r>
            </w:ins>
          </w:p>
        </w:tc>
        <w:tc>
          <w:tcPr>
            <w:tcW w:w="325"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584" w:author="Wright, Phil" w:date="2017-12-08T12:03:00Z"/>
                <w:rFonts w:ascii="Calibri" w:hAnsi="Calibri"/>
                <w:color w:val="000000"/>
                <w:spacing w:val="0"/>
                <w:sz w:val="22"/>
                <w:szCs w:val="22"/>
                <w:lang w:eastAsia="en-GB"/>
              </w:rPr>
            </w:pPr>
            <w:ins w:id="1585"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615"/>
          <w:ins w:id="1586"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587" w:author="Wright, Phil" w:date="2017-12-08T12:03:00Z"/>
                <w:rFonts w:ascii="Calibri" w:hAnsi="Calibri"/>
                <w:color w:val="000000"/>
                <w:spacing w:val="0"/>
                <w:sz w:val="22"/>
                <w:szCs w:val="22"/>
                <w:lang w:eastAsia="en-GB"/>
              </w:rPr>
            </w:pPr>
            <w:ins w:id="1588" w:author="Wright, Phil" w:date="2017-12-08T12:03:00Z">
              <w:r w:rsidRPr="002E0EE3">
                <w:rPr>
                  <w:rFonts w:ascii="Calibri" w:hAnsi="Calibri"/>
                  <w:color w:val="000000"/>
                  <w:spacing w:val="0"/>
                  <w:sz w:val="22"/>
                  <w:szCs w:val="22"/>
                  <w:lang w:eastAsia="en-GB"/>
                </w:rPr>
                <w:t>7</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89" w:author="Wright, Phil" w:date="2017-12-08T12:03:00Z"/>
                <w:rFonts w:ascii="Calibri" w:hAnsi="Calibri"/>
                <w:color w:val="000000"/>
                <w:spacing w:val="0"/>
                <w:sz w:val="22"/>
                <w:szCs w:val="22"/>
                <w:lang w:eastAsia="en-GB"/>
              </w:rPr>
            </w:pPr>
            <w:ins w:id="1590" w:author="Wright, Phil" w:date="2017-12-08T12:03:00Z">
              <w:r w:rsidRPr="002E0EE3">
                <w:rPr>
                  <w:rFonts w:ascii="Calibri" w:hAnsi="Calibri"/>
                  <w:color w:val="000000"/>
                  <w:spacing w:val="0"/>
                  <w:sz w:val="22"/>
                  <w:szCs w:val="22"/>
                  <w:lang w:eastAsia="en-GB"/>
                </w:rPr>
                <w:t xml:space="preserve">Initial Confirmation of engineer appointment </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91" w:author="Wright, Phil" w:date="2017-12-08T12:03:00Z"/>
                <w:rFonts w:ascii="Calibri" w:hAnsi="Calibri"/>
                <w:color w:val="000000"/>
                <w:spacing w:val="0"/>
                <w:sz w:val="22"/>
                <w:szCs w:val="22"/>
                <w:lang w:eastAsia="en-GB"/>
              </w:rPr>
            </w:pPr>
            <w:ins w:id="1592"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593" w:author="Wright, Phil" w:date="2017-12-08T12:03:00Z"/>
                <w:rFonts w:ascii="Calibri" w:hAnsi="Calibri"/>
                <w:color w:val="000000"/>
                <w:spacing w:val="0"/>
                <w:sz w:val="22"/>
                <w:szCs w:val="22"/>
                <w:lang w:eastAsia="en-GB"/>
              </w:rPr>
            </w:pPr>
            <w:ins w:id="1594" w:author="Wright, Phil" w:date="2017-12-08T12:03:00Z">
              <w:r w:rsidRPr="002E0EE3">
                <w:rPr>
                  <w:rFonts w:ascii="Calibri" w:hAnsi="Calibri"/>
                  <w:color w:val="000000"/>
                  <w:spacing w:val="0"/>
                  <w:sz w:val="22"/>
                  <w:szCs w:val="22"/>
                  <w:lang w:eastAsia="en-GB"/>
                </w:rPr>
                <w:t>Confirm engineer has been booked (NOT a guaranteed date - Sub Contractors / In Warranty Manufacturer Links)</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95" w:author="Wright, Phil" w:date="2017-12-08T12:03:00Z"/>
                <w:rFonts w:ascii="Calibri" w:hAnsi="Calibri"/>
                <w:color w:val="000000"/>
                <w:spacing w:val="0"/>
                <w:sz w:val="22"/>
                <w:szCs w:val="22"/>
                <w:lang w:eastAsia="en-GB"/>
              </w:rPr>
            </w:pPr>
            <w:ins w:id="1596"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97" w:author="Wright, Phil" w:date="2017-12-08T12:03:00Z"/>
                <w:rFonts w:ascii="Calibri" w:hAnsi="Calibri"/>
                <w:color w:val="000000"/>
                <w:spacing w:val="0"/>
                <w:sz w:val="22"/>
                <w:szCs w:val="22"/>
                <w:lang w:eastAsia="en-GB"/>
              </w:rPr>
            </w:pPr>
            <w:ins w:id="1598"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599" w:author="Wright, Phil" w:date="2017-12-08T12:03:00Z"/>
                <w:rFonts w:ascii="Calibri" w:hAnsi="Calibri"/>
                <w:color w:val="000000"/>
                <w:spacing w:val="0"/>
                <w:sz w:val="22"/>
                <w:szCs w:val="22"/>
                <w:lang w:eastAsia="en-GB"/>
              </w:rPr>
            </w:pPr>
            <w:ins w:id="1600"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01" w:author="Wright, Phil" w:date="2017-12-08T12:03:00Z"/>
                <w:rFonts w:ascii="Calibri" w:hAnsi="Calibri"/>
                <w:color w:val="000000"/>
                <w:spacing w:val="0"/>
                <w:sz w:val="22"/>
                <w:szCs w:val="22"/>
                <w:lang w:eastAsia="en-GB"/>
              </w:rPr>
            </w:pPr>
            <w:ins w:id="1602"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03" w:author="Wright, Phil" w:date="2017-12-08T12:03:00Z"/>
                <w:rFonts w:ascii="Calibri" w:hAnsi="Calibri"/>
                <w:color w:val="000000"/>
                <w:spacing w:val="0"/>
                <w:sz w:val="22"/>
                <w:szCs w:val="22"/>
                <w:lang w:eastAsia="en-GB"/>
              </w:rPr>
            </w:pPr>
            <w:ins w:id="160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05" w:author="Wright, Phil" w:date="2017-12-08T12:03:00Z"/>
                <w:rFonts w:ascii="Calibri" w:hAnsi="Calibri"/>
                <w:color w:val="000000"/>
                <w:spacing w:val="0"/>
                <w:sz w:val="22"/>
                <w:szCs w:val="22"/>
                <w:lang w:eastAsia="en-GB"/>
              </w:rPr>
            </w:pPr>
            <w:ins w:id="160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607" w:author="Wright, Phil" w:date="2017-12-08T12:03:00Z"/>
                <w:rFonts w:ascii="Calibri" w:hAnsi="Calibri"/>
                <w:color w:val="000000"/>
                <w:spacing w:val="0"/>
                <w:sz w:val="22"/>
                <w:szCs w:val="22"/>
                <w:lang w:eastAsia="en-GB"/>
              </w:rPr>
            </w:pPr>
            <w:ins w:id="1608"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609" w:author="Wright, Phil" w:date="2017-12-08T12:03:00Z"/>
                <w:rFonts w:ascii="Calibri" w:hAnsi="Calibri"/>
                <w:color w:val="000000"/>
                <w:spacing w:val="0"/>
                <w:sz w:val="22"/>
                <w:szCs w:val="22"/>
                <w:lang w:eastAsia="en-GB"/>
              </w:rPr>
            </w:pPr>
            <w:ins w:id="161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11" w:author="Wright, Phil" w:date="2017-12-08T12:03:00Z"/>
                <w:rFonts w:ascii="Calibri" w:hAnsi="Calibri"/>
                <w:color w:val="000000"/>
                <w:spacing w:val="0"/>
                <w:sz w:val="22"/>
                <w:szCs w:val="22"/>
                <w:lang w:eastAsia="en-GB"/>
              </w:rPr>
            </w:pPr>
            <w:ins w:id="1612"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613" w:author="Wright, Phil" w:date="2017-12-08T12:03:00Z"/>
                <w:rFonts w:ascii="Calibri" w:hAnsi="Calibri"/>
                <w:color w:val="000000"/>
                <w:spacing w:val="0"/>
                <w:sz w:val="22"/>
                <w:szCs w:val="22"/>
                <w:lang w:eastAsia="en-GB"/>
              </w:rPr>
            </w:pPr>
            <w:ins w:id="1614"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615" w:author="Wright, Phil" w:date="2017-12-08T12:03:00Z"/>
                <w:rFonts w:ascii="Calibri" w:hAnsi="Calibri"/>
                <w:color w:val="000000"/>
                <w:spacing w:val="0"/>
                <w:sz w:val="22"/>
                <w:szCs w:val="22"/>
                <w:lang w:eastAsia="en-GB"/>
              </w:rPr>
            </w:pPr>
            <w:ins w:id="1616" w:author="Wright, Phil" w:date="2017-12-08T12:03:00Z">
              <w:r w:rsidRPr="002E0EE3">
                <w:rPr>
                  <w:rFonts w:ascii="Calibri" w:hAnsi="Calibri"/>
                  <w:color w:val="000000"/>
                  <w:spacing w:val="0"/>
                  <w:sz w:val="22"/>
                  <w:szCs w:val="22"/>
                  <w:lang w:eastAsia="en-GB"/>
                </w:rPr>
                <w:t>Engineer booked</w:t>
              </w:r>
            </w:ins>
          </w:p>
        </w:tc>
      </w:tr>
      <w:tr w:rsidR="002E0EE3" w:rsidRPr="002E0EE3" w:rsidTr="002E0EE3">
        <w:trPr>
          <w:trHeight w:val="315"/>
          <w:ins w:id="1617"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618" w:author="Wright, Phil" w:date="2017-12-08T12:03:00Z"/>
                <w:rFonts w:ascii="Calibri" w:hAnsi="Calibri"/>
                <w:color w:val="000000"/>
                <w:spacing w:val="0"/>
                <w:sz w:val="22"/>
                <w:szCs w:val="22"/>
                <w:lang w:eastAsia="en-GB"/>
              </w:rPr>
            </w:pPr>
            <w:ins w:id="1619" w:author="Wright, Phil" w:date="2017-12-08T12:03:00Z">
              <w:r w:rsidRPr="002E0EE3">
                <w:rPr>
                  <w:rFonts w:ascii="Calibri" w:hAnsi="Calibri"/>
                  <w:color w:val="000000"/>
                  <w:spacing w:val="0"/>
                  <w:sz w:val="22"/>
                  <w:szCs w:val="22"/>
                  <w:lang w:eastAsia="en-GB"/>
                </w:rPr>
                <w:t>8</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20" w:author="Wright, Phil" w:date="2017-12-08T12:03:00Z"/>
                <w:rFonts w:ascii="Calibri" w:hAnsi="Calibri"/>
                <w:color w:val="000000"/>
                <w:spacing w:val="0"/>
                <w:sz w:val="22"/>
                <w:szCs w:val="22"/>
                <w:lang w:eastAsia="en-GB"/>
              </w:rPr>
            </w:pPr>
            <w:ins w:id="1621" w:author="Wright, Phil" w:date="2017-12-08T12:03:00Z">
              <w:r w:rsidRPr="002E0EE3">
                <w:rPr>
                  <w:rFonts w:ascii="Calibri" w:hAnsi="Calibri"/>
                  <w:color w:val="000000"/>
                  <w:spacing w:val="0"/>
                  <w:sz w:val="22"/>
                  <w:szCs w:val="22"/>
                  <w:lang w:eastAsia="en-GB"/>
                </w:rPr>
                <w:t xml:space="preserve">Initial </w:t>
              </w:r>
              <w:r w:rsidRPr="002E0EE3">
                <w:rPr>
                  <w:rFonts w:ascii="Calibri" w:hAnsi="Calibri"/>
                  <w:color w:val="000000"/>
                  <w:spacing w:val="0"/>
                  <w:sz w:val="22"/>
                  <w:szCs w:val="22"/>
                  <w:lang w:eastAsia="en-GB"/>
                </w:rPr>
                <w:lastRenderedPageBreak/>
                <w:t xml:space="preserve">Confirmation of engineer appointment </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22" w:author="Wright, Phil" w:date="2017-12-08T12:03:00Z"/>
                <w:rFonts w:ascii="Calibri" w:hAnsi="Calibri"/>
                <w:color w:val="000000"/>
                <w:spacing w:val="0"/>
                <w:sz w:val="22"/>
                <w:szCs w:val="22"/>
                <w:lang w:eastAsia="en-GB"/>
              </w:rPr>
            </w:pPr>
            <w:ins w:id="1623" w:author="Wright, Phil" w:date="2017-12-08T12:03:00Z">
              <w:r w:rsidRPr="002E0EE3">
                <w:rPr>
                  <w:rFonts w:ascii="Calibri" w:hAnsi="Calibri"/>
                  <w:color w:val="000000"/>
                  <w:spacing w:val="0"/>
                  <w:sz w:val="22"/>
                  <w:szCs w:val="22"/>
                  <w:lang w:eastAsia="en-GB"/>
                </w:rPr>
                <w:lastRenderedPageBreak/>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24" w:author="Wright, Phil" w:date="2017-12-08T12:03:00Z"/>
                <w:rFonts w:ascii="Calibri" w:hAnsi="Calibri"/>
                <w:color w:val="000000"/>
                <w:spacing w:val="0"/>
                <w:sz w:val="22"/>
                <w:szCs w:val="22"/>
                <w:lang w:eastAsia="en-GB"/>
              </w:rPr>
            </w:pPr>
            <w:ins w:id="1625" w:author="Wright, Phil" w:date="2017-12-08T12:03:00Z">
              <w:r w:rsidRPr="002E0EE3">
                <w:rPr>
                  <w:rFonts w:ascii="Calibri" w:hAnsi="Calibri"/>
                  <w:color w:val="000000"/>
                  <w:spacing w:val="0"/>
                  <w:sz w:val="22"/>
                  <w:szCs w:val="22"/>
                  <w:lang w:eastAsia="en-GB"/>
                </w:rPr>
                <w:t xml:space="preserve">Confirm engineer </w:t>
              </w:r>
              <w:r w:rsidRPr="002E0EE3">
                <w:rPr>
                  <w:rFonts w:ascii="Calibri" w:hAnsi="Calibri"/>
                  <w:color w:val="000000"/>
                  <w:spacing w:val="0"/>
                  <w:sz w:val="22"/>
                  <w:szCs w:val="22"/>
                  <w:lang w:eastAsia="en-GB"/>
                </w:rPr>
                <w:lastRenderedPageBreak/>
                <w:t>has been booked (Guaranteed date - Employed Engineers)</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26" w:author="Wright, Phil" w:date="2017-12-08T12:03:00Z"/>
                <w:rFonts w:ascii="Calibri" w:hAnsi="Calibri"/>
                <w:color w:val="000000"/>
                <w:spacing w:val="0"/>
                <w:sz w:val="22"/>
                <w:szCs w:val="22"/>
                <w:lang w:eastAsia="en-GB"/>
              </w:rPr>
            </w:pPr>
            <w:ins w:id="1627" w:author="Wright, Phil" w:date="2017-12-08T12:03:00Z">
              <w:r w:rsidRPr="002E0EE3">
                <w:rPr>
                  <w:rFonts w:ascii="Calibri" w:hAnsi="Calibri"/>
                  <w:color w:val="000000"/>
                  <w:spacing w:val="0"/>
                  <w:sz w:val="22"/>
                  <w:szCs w:val="22"/>
                  <w:lang w:eastAsia="en-GB"/>
                </w:rPr>
                <w:lastRenderedPageBreak/>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28" w:author="Wright, Phil" w:date="2017-12-08T12:03:00Z"/>
                <w:rFonts w:ascii="Calibri" w:hAnsi="Calibri"/>
                <w:color w:val="000000"/>
                <w:spacing w:val="0"/>
                <w:sz w:val="22"/>
                <w:szCs w:val="22"/>
                <w:lang w:eastAsia="en-GB"/>
              </w:rPr>
            </w:pPr>
            <w:ins w:id="1629"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30" w:author="Wright, Phil" w:date="2017-12-08T12:03:00Z"/>
                <w:rFonts w:ascii="Calibri" w:hAnsi="Calibri"/>
                <w:color w:val="000000"/>
                <w:spacing w:val="0"/>
                <w:sz w:val="22"/>
                <w:szCs w:val="22"/>
                <w:lang w:eastAsia="en-GB"/>
              </w:rPr>
            </w:pPr>
            <w:ins w:id="1631"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32" w:author="Wright, Phil" w:date="2017-12-08T12:03:00Z"/>
                <w:rFonts w:ascii="Calibri" w:hAnsi="Calibri"/>
                <w:color w:val="000000"/>
                <w:spacing w:val="0"/>
                <w:sz w:val="22"/>
                <w:szCs w:val="22"/>
                <w:lang w:eastAsia="en-GB"/>
              </w:rPr>
            </w:pPr>
            <w:ins w:id="163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34" w:author="Wright, Phil" w:date="2017-12-08T12:03:00Z"/>
                <w:rFonts w:ascii="Calibri" w:hAnsi="Calibri"/>
                <w:color w:val="000000"/>
                <w:spacing w:val="0"/>
                <w:sz w:val="22"/>
                <w:szCs w:val="22"/>
                <w:lang w:eastAsia="en-GB"/>
              </w:rPr>
            </w:pPr>
            <w:ins w:id="163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36" w:author="Wright, Phil" w:date="2017-12-08T12:03:00Z"/>
                <w:rFonts w:ascii="Calibri" w:hAnsi="Calibri"/>
                <w:color w:val="000000"/>
                <w:spacing w:val="0"/>
                <w:sz w:val="22"/>
                <w:szCs w:val="22"/>
                <w:lang w:eastAsia="en-GB"/>
              </w:rPr>
            </w:pPr>
            <w:ins w:id="163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638" w:author="Wright, Phil" w:date="2017-12-08T12:03:00Z"/>
                <w:rFonts w:ascii="Calibri" w:hAnsi="Calibri"/>
                <w:color w:val="000000"/>
                <w:spacing w:val="0"/>
                <w:sz w:val="22"/>
                <w:szCs w:val="22"/>
                <w:lang w:eastAsia="en-GB"/>
              </w:rPr>
            </w:pPr>
            <w:ins w:id="1639"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640" w:author="Wright, Phil" w:date="2017-12-08T12:03:00Z"/>
                <w:rFonts w:ascii="Calibri" w:hAnsi="Calibri"/>
                <w:color w:val="000000"/>
                <w:spacing w:val="0"/>
                <w:sz w:val="22"/>
                <w:szCs w:val="22"/>
                <w:lang w:eastAsia="en-GB"/>
              </w:rPr>
            </w:pPr>
            <w:ins w:id="1641"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42" w:author="Wright, Phil" w:date="2017-12-08T12:03:00Z"/>
                <w:rFonts w:ascii="Calibri" w:hAnsi="Calibri"/>
                <w:color w:val="000000"/>
                <w:spacing w:val="0"/>
                <w:sz w:val="22"/>
                <w:szCs w:val="22"/>
                <w:lang w:eastAsia="en-GB"/>
              </w:rPr>
            </w:pPr>
            <w:ins w:id="164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644" w:author="Wright, Phil" w:date="2017-12-08T12:03:00Z"/>
                <w:rFonts w:ascii="Calibri" w:hAnsi="Calibri"/>
                <w:color w:val="000000"/>
                <w:spacing w:val="0"/>
                <w:sz w:val="22"/>
                <w:szCs w:val="22"/>
                <w:lang w:eastAsia="en-GB"/>
              </w:rPr>
            </w:pPr>
            <w:ins w:id="1645"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646" w:author="Wright, Phil" w:date="2017-12-08T12:03:00Z"/>
                <w:rFonts w:ascii="Calibri" w:hAnsi="Calibri"/>
                <w:color w:val="000000"/>
                <w:spacing w:val="0"/>
                <w:sz w:val="22"/>
                <w:szCs w:val="22"/>
                <w:lang w:eastAsia="en-GB"/>
              </w:rPr>
            </w:pPr>
            <w:ins w:id="1647" w:author="Wright, Phil" w:date="2017-12-08T12:03:00Z">
              <w:r w:rsidRPr="002E0EE3">
                <w:rPr>
                  <w:rFonts w:ascii="Calibri" w:hAnsi="Calibri"/>
                  <w:color w:val="000000"/>
                  <w:spacing w:val="0"/>
                  <w:sz w:val="22"/>
                  <w:szCs w:val="22"/>
                  <w:lang w:eastAsia="en-GB"/>
                </w:rPr>
                <w:t>Engine</w:t>
              </w:r>
              <w:r w:rsidRPr="002E0EE3">
                <w:rPr>
                  <w:rFonts w:ascii="Calibri" w:hAnsi="Calibri"/>
                  <w:color w:val="000000"/>
                  <w:spacing w:val="0"/>
                  <w:sz w:val="22"/>
                  <w:szCs w:val="22"/>
                  <w:lang w:eastAsia="en-GB"/>
                </w:rPr>
                <w:lastRenderedPageBreak/>
                <w:t>er booked</w:t>
              </w:r>
            </w:ins>
          </w:p>
        </w:tc>
      </w:tr>
      <w:tr w:rsidR="002E0EE3" w:rsidRPr="002E0EE3" w:rsidTr="002E0EE3">
        <w:trPr>
          <w:trHeight w:val="615"/>
          <w:ins w:id="1648"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649" w:author="Wright, Phil" w:date="2017-12-08T12:03:00Z"/>
                <w:rFonts w:ascii="Calibri" w:hAnsi="Calibri"/>
                <w:color w:val="000000"/>
                <w:spacing w:val="0"/>
                <w:sz w:val="22"/>
                <w:szCs w:val="22"/>
                <w:lang w:eastAsia="en-GB"/>
              </w:rPr>
            </w:pPr>
            <w:ins w:id="1650" w:author="Wright, Phil" w:date="2017-12-08T12:03:00Z">
              <w:r w:rsidRPr="002E0EE3">
                <w:rPr>
                  <w:rFonts w:ascii="Calibri" w:hAnsi="Calibri"/>
                  <w:color w:val="000000"/>
                  <w:spacing w:val="0"/>
                  <w:sz w:val="22"/>
                  <w:szCs w:val="22"/>
                  <w:lang w:eastAsia="en-GB"/>
                </w:rPr>
                <w:lastRenderedPageBreak/>
                <w:t>9</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51" w:author="Wright, Phil" w:date="2017-12-08T12:03:00Z"/>
                <w:rFonts w:ascii="Calibri" w:hAnsi="Calibri"/>
                <w:color w:val="000000"/>
                <w:spacing w:val="0"/>
                <w:sz w:val="22"/>
                <w:szCs w:val="22"/>
                <w:lang w:eastAsia="en-GB"/>
              </w:rPr>
            </w:pPr>
            <w:ins w:id="1652" w:author="Wright, Phil" w:date="2017-12-08T12:03:00Z">
              <w:r w:rsidRPr="002E0EE3">
                <w:rPr>
                  <w:rFonts w:ascii="Calibri" w:hAnsi="Calibri"/>
                  <w:color w:val="000000"/>
                  <w:spacing w:val="0"/>
                  <w:sz w:val="22"/>
                  <w:szCs w:val="22"/>
                  <w:lang w:eastAsia="en-GB"/>
                </w:rPr>
                <w:t>Confirmation of Courier collection</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53" w:author="Wright, Phil" w:date="2017-12-08T12:03:00Z"/>
                <w:rFonts w:ascii="Calibri" w:hAnsi="Calibri"/>
                <w:color w:val="000000"/>
                <w:spacing w:val="0"/>
                <w:sz w:val="22"/>
                <w:szCs w:val="22"/>
                <w:lang w:eastAsia="en-GB"/>
              </w:rPr>
            </w:pPr>
            <w:ins w:id="1654"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55" w:author="Wright, Phil" w:date="2017-12-08T12:03:00Z"/>
                <w:rFonts w:ascii="Calibri" w:hAnsi="Calibri"/>
                <w:color w:val="000000"/>
                <w:spacing w:val="0"/>
                <w:sz w:val="22"/>
                <w:szCs w:val="22"/>
                <w:lang w:eastAsia="en-GB"/>
              </w:rPr>
            </w:pPr>
            <w:ins w:id="1656" w:author="Wright, Phil" w:date="2017-12-08T12:03:00Z">
              <w:r w:rsidRPr="002E0EE3">
                <w:rPr>
                  <w:rFonts w:ascii="Calibri" w:hAnsi="Calibri"/>
                  <w:color w:val="000000"/>
                  <w:spacing w:val="0"/>
                  <w:sz w:val="22"/>
                  <w:szCs w:val="22"/>
                  <w:lang w:eastAsia="en-GB"/>
                </w:rPr>
                <w:t>Confirm courier collection has been booked. RG for Dr Dree headphones and tablets only</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57" w:author="Wright, Phil" w:date="2017-12-08T12:03:00Z"/>
                <w:rFonts w:ascii="Calibri" w:hAnsi="Calibri"/>
                <w:color w:val="000000"/>
                <w:spacing w:val="0"/>
                <w:sz w:val="22"/>
                <w:szCs w:val="22"/>
                <w:lang w:eastAsia="en-GB"/>
              </w:rPr>
            </w:pPr>
            <w:ins w:id="1658"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59" w:author="Wright, Phil" w:date="2017-12-08T12:03:00Z"/>
                <w:rFonts w:ascii="Calibri" w:hAnsi="Calibri"/>
                <w:color w:val="000000"/>
                <w:spacing w:val="0"/>
                <w:sz w:val="22"/>
                <w:szCs w:val="22"/>
                <w:lang w:eastAsia="en-GB"/>
              </w:rPr>
            </w:pPr>
            <w:ins w:id="1660"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61" w:author="Wright, Phil" w:date="2017-12-08T12:03:00Z"/>
                <w:rFonts w:ascii="Calibri" w:hAnsi="Calibri"/>
                <w:color w:val="000000"/>
                <w:spacing w:val="0"/>
                <w:sz w:val="22"/>
                <w:szCs w:val="22"/>
                <w:lang w:eastAsia="en-GB"/>
              </w:rPr>
            </w:pPr>
            <w:ins w:id="1662"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63" w:author="Wright, Phil" w:date="2017-12-08T12:03:00Z"/>
                <w:rFonts w:ascii="Calibri" w:hAnsi="Calibri"/>
                <w:color w:val="000000"/>
                <w:spacing w:val="0"/>
                <w:sz w:val="22"/>
                <w:szCs w:val="22"/>
                <w:lang w:eastAsia="en-GB"/>
              </w:rPr>
            </w:pPr>
            <w:ins w:id="166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65" w:author="Wright, Phil" w:date="2017-12-08T12:03:00Z"/>
                <w:rFonts w:ascii="Calibri" w:hAnsi="Calibri"/>
                <w:color w:val="000000"/>
                <w:spacing w:val="0"/>
                <w:sz w:val="22"/>
                <w:szCs w:val="22"/>
                <w:lang w:eastAsia="en-GB"/>
              </w:rPr>
            </w:pPr>
            <w:ins w:id="1666"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67" w:author="Wright, Phil" w:date="2017-12-08T12:03:00Z"/>
                <w:rFonts w:ascii="Calibri" w:hAnsi="Calibri"/>
                <w:color w:val="000000"/>
                <w:spacing w:val="0"/>
                <w:sz w:val="22"/>
                <w:szCs w:val="22"/>
                <w:lang w:eastAsia="en-GB"/>
              </w:rPr>
            </w:pPr>
            <w:ins w:id="1668"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669" w:author="Wright, Phil" w:date="2017-12-08T12:03:00Z"/>
                <w:rFonts w:ascii="Calibri" w:hAnsi="Calibri"/>
                <w:color w:val="000000"/>
                <w:spacing w:val="0"/>
                <w:sz w:val="22"/>
                <w:szCs w:val="22"/>
                <w:lang w:eastAsia="en-GB"/>
              </w:rPr>
            </w:pPr>
            <w:ins w:id="1670"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671" w:author="Wright, Phil" w:date="2017-12-08T12:03:00Z"/>
                <w:rFonts w:ascii="Calibri" w:hAnsi="Calibri"/>
                <w:color w:val="000000"/>
                <w:spacing w:val="0"/>
                <w:sz w:val="22"/>
                <w:szCs w:val="22"/>
                <w:lang w:eastAsia="en-GB"/>
              </w:rPr>
            </w:pPr>
            <w:ins w:id="1672"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73" w:author="Wright, Phil" w:date="2017-12-08T12:03:00Z"/>
                <w:rFonts w:ascii="Calibri" w:hAnsi="Calibri"/>
                <w:color w:val="000000"/>
                <w:spacing w:val="0"/>
                <w:sz w:val="22"/>
                <w:szCs w:val="22"/>
                <w:lang w:eastAsia="en-GB"/>
              </w:rPr>
            </w:pPr>
            <w:ins w:id="1674"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675" w:author="Wright, Phil" w:date="2017-12-08T12:03:00Z"/>
                <w:rFonts w:ascii="Calibri" w:hAnsi="Calibri"/>
                <w:color w:val="000000"/>
                <w:spacing w:val="0"/>
                <w:sz w:val="22"/>
                <w:szCs w:val="22"/>
                <w:lang w:eastAsia="en-GB"/>
              </w:rPr>
            </w:pPr>
            <w:ins w:id="1676"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677" w:author="Wright, Phil" w:date="2017-12-08T12:03:00Z"/>
                <w:rFonts w:ascii="Calibri" w:hAnsi="Calibri"/>
                <w:color w:val="000000"/>
                <w:spacing w:val="0"/>
                <w:sz w:val="22"/>
                <w:szCs w:val="22"/>
                <w:lang w:eastAsia="en-GB"/>
              </w:rPr>
            </w:pPr>
            <w:ins w:id="1678" w:author="Wright, Phil" w:date="2017-12-08T12:03:00Z">
              <w:r w:rsidRPr="002E0EE3">
                <w:rPr>
                  <w:rFonts w:ascii="Calibri" w:hAnsi="Calibri"/>
                  <w:color w:val="000000"/>
                  <w:spacing w:val="0"/>
                  <w:sz w:val="22"/>
                  <w:szCs w:val="22"/>
                  <w:lang w:eastAsia="en-GB"/>
                </w:rPr>
                <w:t>Courier booked for collection</w:t>
              </w:r>
            </w:ins>
          </w:p>
        </w:tc>
      </w:tr>
      <w:tr w:rsidR="002E0EE3" w:rsidRPr="002E0EE3" w:rsidTr="002E0EE3">
        <w:trPr>
          <w:trHeight w:val="315"/>
          <w:ins w:id="1679"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680" w:author="Wright, Phil" w:date="2017-12-08T12:03:00Z"/>
                <w:rFonts w:ascii="Calibri" w:hAnsi="Calibri"/>
                <w:color w:val="000000"/>
                <w:spacing w:val="0"/>
                <w:sz w:val="22"/>
                <w:szCs w:val="22"/>
                <w:lang w:eastAsia="en-GB"/>
              </w:rPr>
            </w:pPr>
            <w:ins w:id="1681" w:author="Wright, Phil" w:date="2017-12-08T12:03:00Z">
              <w:r w:rsidRPr="002E0EE3">
                <w:rPr>
                  <w:rFonts w:ascii="Calibri" w:hAnsi="Calibri"/>
                  <w:color w:val="000000"/>
                  <w:spacing w:val="0"/>
                  <w:sz w:val="22"/>
                  <w:szCs w:val="22"/>
                  <w:lang w:eastAsia="en-GB"/>
                </w:rPr>
                <w:t>10</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82" w:author="Wright, Phil" w:date="2017-12-08T12:03:00Z"/>
                <w:rFonts w:ascii="Calibri" w:hAnsi="Calibri"/>
                <w:color w:val="000000"/>
                <w:spacing w:val="0"/>
                <w:sz w:val="22"/>
                <w:szCs w:val="22"/>
                <w:lang w:eastAsia="en-GB"/>
              </w:rPr>
            </w:pPr>
            <w:ins w:id="1683" w:author="Wright, Phil" w:date="2017-12-08T12:03:00Z">
              <w:r w:rsidRPr="002E0EE3">
                <w:rPr>
                  <w:rFonts w:ascii="Calibri" w:hAnsi="Calibri"/>
                  <w:color w:val="000000"/>
                  <w:spacing w:val="0"/>
                  <w:sz w:val="22"/>
                  <w:szCs w:val="22"/>
                  <w:lang w:eastAsia="en-GB"/>
                </w:rPr>
                <w:t>Reminder Booking</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84" w:author="Wright, Phil" w:date="2017-12-08T12:03:00Z"/>
                <w:rFonts w:ascii="Calibri" w:hAnsi="Calibri"/>
                <w:color w:val="000000"/>
                <w:spacing w:val="0"/>
                <w:sz w:val="22"/>
                <w:szCs w:val="22"/>
                <w:lang w:eastAsia="en-GB"/>
              </w:rPr>
            </w:pPr>
            <w:ins w:id="1685" w:author="Wright, Phil" w:date="2017-12-08T12:03:00Z">
              <w:r w:rsidRPr="002E0EE3">
                <w:rPr>
                  <w:rFonts w:ascii="Calibri" w:hAnsi="Calibri"/>
                  <w:color w:val="000000"/>
                  <w:spacing w:val="0"/>
                  <w:sz w:val="22"/>
                  <w:szCs w:val="22"/>
                  <w:lang w:eastAsia="en-GB"/>
                </w:rPr>
                <w:t>Booking Process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686" w:author="Wright, Phil" w:date="2017-12-08T12:03:00Z"/>
                <w:rFonts w:ascii="Calibri" w:hAnsi="Calibri"/>
                <w:color w:val="000000"/>
                <w:spacing w:val="0"/>
                <w:sz w:val="22"/>
                <w:szCs w:val="22"/>
                <w:lang w:eastAsia="en-GB"/>
              </w:rPr>
            </w:pPr>
            <w:ins w:id="1687" w:author="Wright, Phil" w:date="2017-12-08T12:03:00Z">
              <w:r w:rsidRPr="002E0EE3">
                <w:rPr>
                  <w:rFonts w:ascii="Calibri" w:hAnsi="Calibri"/>
                  <w:color w:val="000000"/>
                  <w:spacing w:val="0"/>
                  <w:sz w:val="22"/>
                  <w:szCs w:val="22"/>
                  <w:lang w:eastAsia="en-GB"/>
                </w:rPr>
                <w:t>Our engineer will be calling on you tomorrow</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88" w:author="Wright, Phil" w:date="2017-12-08T12:03:00Z"/>
                <w:rFonts w:ascii="Calibri" w:hAnsi="Calibri"/>
                <w:color w:val="000000"/>
                <w:spacing w:val="0"/>
                <w:sz w:val="22"/>
                <w:szCs w:val="22"/>
                <w:lang w:eastAsia="en-GB"/>
              </w:rPr>
            </w:pPr>
            <w:ins w:id="1689"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90" w:author="Wright, Phil" w:date="2017-12-08T12:03:00Z"/>
                <w:rFonts w:ascii="Calibri" w:hAnsi="Calibri"/>
                <w:color w:val="000000"/>
                <w:spacing w:val="0"/>
                <w:sz w:val="22"/>
                <w:szCs w:val="22"/>
                <w:lang w:eastAsia="en-GB"/>
              </w:rPr>
            </w:pPr>
            <w:ins w:id="1691"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92" w:author="Wright, Phil" w:date="2017-12-08T12:03:00Z"/>
                <w:rFonts w:ascii="Calibri" w:hAnsi="Calibri"/>
                <w:color w:val="000000"/>
                <w:spacing w:val="0"/>
                <w:sz w:val="22"/>
                <w:szCs w:val="22"/>
                <w:lang w:eastAsia="en-GB"/>
              </w:rPr>
            </w:pPr>
            <w:ins w:id="1693"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94" w:author="Wright, Phil" w:date="2017-12-08T12:03:00Z"/>
                <w:rFonts w:ascii="Calibri" w:hAnsi="Calibri"/>
                <w:color w:val="000000"/>
                <w:spacing w:val="0"/>
                <w:sz w:val="22"/>
                <w:szCs w:val="22"/>
                <w:lang w:eastAsia="en-GB"/>
              </w:rPr>
            </w:pPr>
            <w:ins w:id="169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96" w:author="Wright, Phil" w:date="2017-12-08T12:03:00Z"/>
                <w:rFonts w:ascii="Calibri" w:hAnsi="Calibri"/>
                <w:color w:val="000000"/>
                <w:spacing w:val="0"/>
                <w:sz w:val="22"/>
                <w:szCs w:val="22"/>
                <w:lang w:eastAsia="en-GB"/>
              </w:rPr>
            </w:pPr>
            <w:ins w:id="169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698" w:author="Wright, Phil" w:date="2017-12-08T12:03:00Z"/>
                <w:rFonts w:ascii="Calibri" w:hAnsi="Calibri"/>
                <w:color w:val="000000"/>
                <w:spacing w:val="0"/>
                <w:sz w:val="22"/>
                <w:szCs w:val="22"/>
                <w:lang w:eastAsia="en-GB"/>
              </w:rPr>
            </w:pPr>
            <w:ins w:id="169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700" w:author="Wright, Phil" w:date="2017-12-08T12:03:00Z"/>
                <w:rFonts w:ascii="Calibri" w:hAnsi="Calibri"/>
                <w:color w:val="000000"/>
                <w:spacing w:val="0"/>
                <w:sz w:val="22"/>
                <w:szCs w:val="22"/>
                <w:lang w:eastAsia="en-GB"/>
              </w:rPr>
            </w:pPr>
            <w:ins w:id="1701"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702" w:author="Wright, Phil" w:date="2017-12-08T12:03:00Z"/>
                <w:rFonts w:ascii="Calibri" w:hAnsi="Calibri"/>
                <w:color w:val="000000"/>
                <w:spacing w:val="0"/>
                <w:sz w:val="22"/>
                <w:szCs w:val="22"/>
                <w:lang w:eastAsia="en-GB"/>
              </w:rPr>
            </w:pPr>
            <w:ins w:id="170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04" w:author="Wright, Phil" w:date="2017-12-08T12:03:00Z"/>
                <w:rFonts w:ascii="Calibri" w:hAnsi="Calibri"/>
                <w:color w:val="000000"/>
                <w:spacing w:val="0"/>
                <w:sz w:val="22"/>
                <w:szCs w:val="22"/>
                <w:lang w:eastAsia="en-GB"/>
              </w:rPr>
            </w:pPr>
            <w:ins w:id="170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706" w:author="Wright, Phil" w:date="2017-12-08T12:03:00Z"/>
                <w:rFonts w:ascii="Calibri" w:hAnsi="Calibri"/>
                <w:color w:val="000000"/>
                <w:spacing w:val="0"/>
                <w:sz w:val="22"/>
                <w:szCs w:val="22"/>
                <w:lang w:eastAsia="en-GB"/>
              </w:rPr>
            </w:pPr>
            <w:ins w:id="1707"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708" w:author="Wright, Phil" w:date="2017-12-08T12:03:00Z"/>
                <w:rFonts w:ascii="Calibri" w:hAnsi="Calibri"/>
                <w:color w:val="000000"/>
                <w:spacing w:val="0"/>
                <w:sz w:val="22"/>
                <w:szCs w:val="22"/>
                <w:lang w:eastAsia="en-GB"/>
              </w:rPr>
            </w:pPr>
            <w:ins w:id="1709" w:author="Wright, Phil" w:date="2017-12-08T12:03:00Z">
              <w:r w:rsidRPr="002E0EE3">
                <w:rPr>
                  <w:rFonts w:ascii="Calibri" w:hAnsi="Calibri"/>
                  <w:color w:val="000000"/>
                  <w:spacing w:val="0"/>
                  <w:sz w:val="22"/>
                  <w:szCs w:val="22"/>
                  <w:lang w:eastAsia="en-GB"/>
                </w:rPr>
                <w:t>Engineer booked</w:t>
              </w:r>
            </w:ins>
          </w:p>
        </w:tc>
      </w:tr>
      <w:tr w:rsidR="002E0EE3" w:rsidRPr="002E0EE3" w:rsidTr="002E0EE3">
        <w:trPr>
          <w:trHeight w:val="315"/>
          <w:ins w:id="1710"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711" w:author="Wright, Phil" w:date="2017-12-08T12:03:00Z"/>
                <w:rFonts w:ascii="Calibri" w:hAnsi="Calibri"/>
                <w:color w:val="000000"/>
                <w:spacing w:val="0"/>
                <w:sz w:val="22"/>
                <w:szCs w:val="22"/>
                <w:lang w:eastAsia="en-GB"/>
              </w:rPr>
            </w:pPr>
            <w:ins w:id="1712" w:author="Wright, Phil" w:date="2017-12-08T12:03:00Z">
              <w:r w:rsidRPr="002E0EE3">
                <w:rPr>
                  <w:rFonts w:ascii="Calibri" w:hAnsi="Calibri"/>
                  <w:color w:val="000000"/>
                  <w:spacing w:val="0"/>
                  <w:sz w:val="22"/>
                  <w:szCs w:val="22"/>
                  <w:lang w:eastAsia="en-GB"/>
                </w:rPr>
                <w:t>11</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13" w:author="Wright, Phil" w:date="2017-12-08T12:03:00Z"/>
                <w:rFonts w:ascii="Calibri" w:hAnsi="Calibri"/>
                <w:color w:val="000000"/>
                <w:spacing w:val="0"/>
                <w:sz w:val="22"/>
                <w:szCs w:val="22"/>
                <w:lang w:eastAsia="en-GB"/>
              </w:rPr>
            </w:pPr>
            <w:ins w:id="1714" w:author="Wright, Phil" w:date="2017-12-08T12:03:00Z">
              <w:r w:rsidRPr="002E0EE3">
                <w:rPr>
                  <w:rFonts w:ascii="Calibri" w:hAnsi="Calibri"/>
                  <w:color w:val="000000"/>
                  <w:spacing w:val="0"/>
                  <w:sz w:val="22"/>
                  <w:szCs w:val="22"/>
                  <w:lang w:eastAsia="en-GB"/>
                </w:rPr>
                <w:t>Customer appointment cancelled</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15" w:author="Wright, Phil" w:date="2017-12-08T12:03:00Z"/>
                <w:rFonts w:ascii="Calibri" w:hAnsi="Calibri"/>
                <w:color w:val="000000"/>
                <w:spacing w:val="0"/>
                <w:sz w:val="22"/>
                <w:szCs w:val="22"/>
                <w:lang w:eastAsia="en-GB"/>
              </w:rPr>
            </w:pPr>
            <w:ins w:id="1716"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17" w:author="Wright, Phil" w:date="2017-12-08T12:03:00Z"/>
                <w:rFonts w:ascii="Calibri" w:hAnsi="Calibri"/>
                <w:color w:val="000000"/>
                <w:spacing w:val="0"/>
                <w:sz w:val="22"/>
                <w:szCs w:val="22"/>
                <w:lang w:eastAsia="en-GB"/>
              </w:rPr>
            </w:pPr>
            <w:ins w:id="1718" w:author="Wright, Phil" w:date="2017-12-08T12:03:00Z">
              <w:r w:rsidRPr="002E0EE3">
                <w:rPr>
                  <w:rFonts w:ascii="Calibri" w:hAnsi="Calibri"/>
                  <w:color w:val="000000"/>
                  <w:spacing w:val="0"/>
                  <w:sz w:val="22"/>
                  <w:szCs w:val="22"/>
                  <w:lang w:eastAsia="en-GB"/>
                </w:rPr>
                <w:t>Confirm appointment cancelled</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19" w:author="Wright, Phil" w:date="2017-12-08T12:03:00Z"/>
                <w:rFonts w:ascii="Calibri" w:hAnsi="Calibri"/>
                <w:color w:val="000000"/>
                <w:spacing w:val="0"/>
                <w:sz w:val="22"/>
                <w:szCs w:val="22"/>
                <w:lang w:eastAsia="en-GB"/>
              </w:rPr>
            </w:pPr>
            <w:ins w:id="1720"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21" w:author="Wright, Phil" w:date="2017-12-08T12:03:00Z"/>
                <w:rFonts w:ascii="Calibri" w:hAnsi="Calibri"/>
                <w:color w:val="000000"/>
                <w:spacing w:val="0"/>
                <w:sz w:val="22"/>
                <w:szCs w:val="22"/>
                <w:lang w:eastAsia="en-GB"/>
              </w:rPr>
            </w:pPr>
            <w:ins w:id="1722"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23" w:author="Wright, Phil" w:date="2017-12-08T12:03:00Z"/>
                <w:rFonts w:ascii="Calibri" w:hAnsi="Calibri"/>
                <w:color w:val="000000"/>
                <w:spacing w:val="0"/>
                <w:sz w:val="22"/>
                <w:szCs w:val="22"/>
                <w:lang w:eastAsia="en-GB"/>
              </w:rPr>
            </w:pPr>
            <w:ins w:id="172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25" w:author="Wright, Phil" w:date="2017-12-08T12:03:00Z"/>
                <w:rFonts w:ascii="Calibri" w:hAnsi="Calibri"/>
                <w:color w:val="000000"/>
                <w:spacing w:val="0"/>
                <w:sz w:val="22"/>
                <w:szCs w:val="22"/>
                <w:lang w:eastAsia="en-GB"/>
              </w:rPr>
            </w:pPr>
            <w:ins w:id="172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27" w:author="Wright, Phil" w:date="2017-12-08T12:03:00Z"/>
                <w:rFonts w:ascii="Calibri" w:hAnsi="Calibri"/>
                <w:color w:val="000000"/>
                <w:spacing w:val="0"/>
                <w:sz w:val="22"/>
                <w:szCs w:val="22"/>
                <w:lang w:eastAsia="en-GB"/>
              </w:rPr>
            </w:pPr>
            <w:ins w:id="172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29" w:author="Wright, Phil" w:date="2017-12-08T12:03:00Z"/>
                <w:rFonts w:ascii="Calibri" w:hAnsi="Calibri"/>
                <w:color w:val="000000"/>
                <w:spacing w:val="0"/>
                <w:sz w:val="22"/>
                <w:szCs w:val="22"/>
                <w:lang w:eastAsia="en-GB"/>
              </w:rPr>
            </w:pPr>
            <w:ins w:id="173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731" w:author="Wright, Phil" w:date="2017-12-08T12:03:00Z"/>
                <w:rFonts w:ascii="Calibri" w:hAnsi="Calibri"/>
                <w:color w:val="000000"/>
                <w:spacing w:val="0"/>
                <w:sz w:val="22"/>
                <w:szCs w:val="22"/>
                <w:lang w:eastAsia="en-GB"/>
              </w:rPr>
            </w:pPr>
            <w:ins w:id="1732"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733" w:author="Wright, Phil" w:date="2017-12-08T12:03:00Z"/>
                <w:rFonts w:ascii="Calibri" w:hAnsi="Calibri"/>
                <w:color w:val="000000"/>
                <w:spacing w:val="0"/>
                <w:sz w:val="22"/>
                <w:szCs w:val="22"/>
                <w:lang w:eastAsia="en-GB"/>
              </w:rPr>
            </w:pPr>
            <w:ins w:id="173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35" w:author="Wright, Phil" w:date="2017-12-08T12:03:00Z"/>
                <w:rFonts w:ascii="Calibri" w:hAnsi="Calibri"/>
                <w:color w:val="000000"/>
                <w:spacing w:val="0"/>
                <w:sz w:val="22"/>
                <w:szCs w:val="22"/>
                <w:lang w:eastAsia="en-GB"/>
              </w:rPr>
            </w:pPr>
            <w:ins w:id="173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737" w:author="Wright, Phil" w:date="2017-12-08T12:03:00Z"/>
                <w:rFonts w:ascii="Calibri" w:hAnsi="Calibri"/>
                <w:color w:val="000000"/>
                <w:spacing w:val="0"/>
                <w:sz w:val="22"/>
                <w:szCs w:val="22"/>
                <w:lang w:eastAsia="en-GB"/>
              </w:rPr>
            </w:pPr>
            <w:ins w:id="1738"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739" w:author="Wright, Phil" w:date="2017-12-08T12:03:00Z"/>
                <w:rFonts w:ascii="Calibri" w:hAnsi="Calibri"/>
                <w:color w:val="000000"/>
                <w:spacing w:val="0"/>
                <w:sz w:val="22"/>
                <w:szCs w:val="22"/>
                <w:lang w:eastAsia="en-GB"/>
              </w:rPr>
            </w:pPr>
            <w:ins w:id="1740"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1741"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742" w:author="Wright, Phil" w:date="2017-12-08T12:03:00Z"/>
                <w:rFonts w:ascii="Calibri" w:hAnsi="Calibri"/>
                <w:color w:val="000000"/>
                <w:spacing w:val="0"/>
                <w:sz w:val="22"/>
                <w:szCs w:val="22"/>
                <w:lang w:eastAsia="en-GB"/>
              </w:rPr>
            </w:pPr>
            <w:ins w:id="1743" w:author="Wright, Phil" w:date="2017-12-08T12:03:00Z">
              <w:r w:rsidRPr="002E0EE3">
                <w:rPr>
                  <w:rFonts w:ascii="Calibri" w:hAnsi="Calibri"/>
                  <w:color w:val="000000"/>
                  <w:spacing w:val="0"/>
                  <w:sz w:val="22"/>
                  <w:szCs w:val="22"/>
                  <w:lang w:eastAsia="en-GB"/>
                </w:rPr>
                <w:t>12</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44" w:author="Wright, Phil" w:date="2017-12-08T12:03:00Z"/>
                <w:rFonts w:ascii="Calibri" w:hAnsi="Calibri"/>
                <w:color w:val="000000"/>
                <w:spacing w:val="0"/>
                <w:sz w:val="22"/>
                <w:szCs w:val="22"/>
                <w:lang w:eastAsia="en-GB"/>
              </w:rPr>
            </w:pPr>
            <w:ins w:id="1745" w:author="Wright, Phil" w:date="2017-12-08T12:03:00Z">
              <w:r w:rsidRPr="002E0EE3">
                <w:rPr>
                  <w:rFonts w:ascii="Calibri" w:hAnsi="Calibri"/>
                  <w:color w:val="000000"/>
                  <w:spacing w:val="0"/>
                  <w:sz w:val="22"/>
                  <w:szCs w:val="22"/>
                  <w:lang w:eastAsia="en-GB"/>
                </w:rPr>
                <w:t>Failed appointment</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46" w:author="Wright, Phil" w:date="2017-12-08T12:03:00Z"/>
                <w:rFonts w:ascii="Calibri" w:hAnsi="Calibri"/>
                <w:color w:val="000000"/>
                <w:spacing w:val="0"/>
                <w:sz w:val="22"/>
                <w:szCs w:val="22"/>
                <w:lang w:eastAsia="en-GB"/>
              </w:rPr>
            </w:pPr>
            <w:ins w:id="1747"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48" w:author="Wright, Phil" w:date="2017-12-08T12:03:00Z"/>
                <w:rFonts w:ascii="Calibri" w:hAnsi="Calibri"/>
                <w:color w:val="000000"/>
                <w:spacing w:val="0"/>
                <w:sz w:val="22"/>
                <w:szCs w:val="22"/>
                <w:lang w:eastAsia="en-GB"/>
              </w:rPr>
            </w:pPr>
            <w:ins w:id="1749" w:author="Wright, Phil" w:date="2017-12-08T12:03:00Z">
              <w:r w:rsidRPr="002E0EE3">
                <w:rPr>
                  <w:rFonts w:ascii="Calibri" w:hAnsi="Calibri"/>
                  <w:color w:val="000000"/>
                  <w:spacing w:val="0"/>
                  <w:sz w:val="22"/>
                  <w:szCs w:val="22"/>
                  <w:lang w:eastAsia="en-GB"/>
                </w:rPr>
                <w:t>Informing customer of a failed appointment and offer alternative</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50" w:author="Wright, Phil" w:date="2017-12-08T12:03:00Z"/>
                <w:rFonts w:ascii="Calibri" w:hAnsi="Calibri"/>
                <w:color w:val="000000"/>
                <w:spacing w:val="0"/>
                <w:sz w:val="22"/>
                <w:szCs w:val="22"/>
                <w:lang w:eastAsia="en-GB"/>
              </w:rPr>
            </w:pPr>
            <w:ins w:id="1751"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52" w:author="Wright, Phil" w:date="2017-12-08T12:03:00Z"/>
                <w:rFonts w:ascii="Calibri" w:hAnsi="Calibri"/>
                <w:color w:val="000000"/>
                <w:spacing w:val="0"/>
                <w:sz w:val="22"/>
                <w:szCs w:val="22"/>
                <w:lang w:eastAsia="en-GB"/>
              </w:rPr>
            </w:pPr>
            <w:ins w:id="1753" w:author="Wright, Phil" w:date="2017-12-08T12:03:00Z">
              <w:r w:rsidRPr="002E0EE3">
                <w:rPr>
                  <w:rFonts w:ascii="Calibri" w:hAnsi="Calibri"/>
                  <w:color w:val="000000"/>
                  <w:spacing w:val="0"/>
                  <w:sz w:val="22"/>
                  <w:szCs w:val="22"/>
                  <w:lang w:eastAsia="en-GB"/>
                </w:rPr>
                <w:t>Telephone</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54" w:author="Wright, Phil" w:date="2017-12-08T12:03:00Z"/>
                <w:rFonts w:ascii="Calibri" w:hAnsi="Calibri"/>
                <w:color w:val="000000"/>
                <w:spacing w:val="0"/>
                <w:sz w:val="22"/>
                <w:szCs w:val="22"/>
                <w:lang w:eastAsia="en-GB"/>
              </w:rPr>
            </w:pPr>
            <w:ins w:id="1755"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56" w:author="Wright, Phil" w:date="2017-12-08T12:03:00Z"/>
                <w:rFonts w:ascii="Calibri" w:hAnsi="Calibri"/>
                <w:color w:val="000000"/>
                <w:spacing w:val="0"/>
                <w:sz w:val="22"/>
                <w:szCs w:val="22"/>
                <w:lang w:eastAsia="en-GB"/>
              </w:rPr>
            </w:pPr>
            <w:ins w:id="1757"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58" w:author="Wright, Phil" w:date="2017-12-08T12:03:00Z"/>
                <w:rFonts w:ascii="Calibri" w:hAnsi="Calibri"/>
                <w:color w:val="000000"/>
                <w:spacing w:val="0"/>
                <w:sz w:val="22"/>
                <w:szCs w:val="22"/>
                <w:lang w:eastAsia="en-GB"/>
              </w:rPr>
            </w:pPr>
            <w:ins w:id="175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60" w:author="Wright, Phil" w:date="2017-12-08T12:03:00Z"/>
                <w:rFonts w:ascii="Calibri" w:hAnsi="Calibri"/>
                <w:color w:val="000000"/>
                <w:spacing w:val="0"/>
                <w:sz w:val="22"/>
                <w:szCs w:val="22"/>
                <w:lang w:eastAsia="en-GB"/>
              </w:rPr>
            </w:pPr>
            <w:ins w:id="1761"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762" w:author="Wright, Phil" w:date="2017-12-08T12:03:00Z"/>
                <w:rFonts w:ascii="Calibri" w:hAnsi="Calibri"/>
                <w:color w:val="000000"/>
                <w:spacing w:val="0"/>
                <w:sz w:val="22"/>
                <w:szCs w:val="22"/>
                <w:lang w:eastAsia="en-GB"/>
              </w:rPr>
            </w:pPr>
            <w:ins w:id="1763"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764" w:author="Wright, Phil" w:date="2017-12-08T12:03:00Z"/>
                <w:rFonts w:ascii="Calibri" w:hAnsi="Calibri"/>
                <w:color w:val="000000"/>
                <w:spacing w:val="0"/>
                <w:sz w:val="22"/>
                <w:szCs w:val="22"/>
                <w:lang w:eastAsia="en-GB"/>
              </w:rPr>
            </w:pPr>
            <w:ins w:id="176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66" w:author="Wright, Phil" w:date="2017-12-08T12:03:00Z"/>
                <w:rFonts w:ascii="Calibri" w:hAnsi="Calibri"/>
                <w:color w:val="000000"/>
                <w:spacing w:val="0"/>
                <w:sz w:val="22"/>
                <w:szCs w:val="22"/>
                <w:lang w:eastAsia="en-GB"/>
              </w:rPr>
            </w:pPr>
            <w:ins w:id="176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768" w:author="Wright, Phil" w:date="2017-12-08T12:03:00Z"/>
                <w:rFonts w:ascii="Calibri" w:hAnsi="Calibri"/>
                <w:color w:val="000000"/>
                <w:spacing w:val="0"/>
                <w:sz w:val="22"/>
                <w:szCs w:val="22"/>
                <w:lang w:eastAsia="en-GB"/>
              </w:rPr>
            </w:pPr>
            <w:ins w:id="1769"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nil"/>
              <w:right w:val="single" w:sz="8" w:space="0" w:color="auto"/>
            </w:tcBorders>
            <w:shd w:val="clear" w:color="auto" w:fill="auto"/>
            <w:vAlign w:val="bottom"/>
            <w:hideMark/>
          </w:tcPr>
          <w:p w:rsidR="002E0EE3" w:rsidRPr="002E0EE3" w:rsidRDefault="002E0EE3" w:rsidP="002E0EE3">
            <w:pPr>
              <w:rPr>
                <w:ins w:id="1770" w:author="Wright, Phil" w:date="2017-12-08T12:03:00Z"/>
                <w:rFonts w:ascii="Calibri" w:hAnsi="Calibri"/>
                <w:color w:val="000000"/>
                <w:spacing w:val="0"/>
                <w:sz w:val="22"/>
                <w:szCs w:val="22"/>
                <w:lang w:eastAsia="en-GB"/>
              </w:rPr>
            </w:pPr>
            <w:ins w:id="1771"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1772"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773" w:author="Wright, Phil" w:date="2017-12-08T12:03:00Z"/>
                <w:rFonts w:ascii="Calibri" w:hAnsi="Calibri"/>
                <w:color w:val="000000"/>
                <w:spacing w:val="0"/>
                <w:sz w:val="22"/>
                <w:szCs w:val="22"/>
                <w:lang w:eastAsia="en-GB"/>
              </w:rPr>
            </w:pPr>
            <w:ins w:id="1774" w:author="Wright, Phil" w:date="2017-12-08T12:03:00Z">
              <w:r w:rsidRPr="002E0EE3">
                <w:rPr>
                  <w:rFonts w:ascii="Calibri" w:hAnsi="Calibri"/>
                  <w:color w:val="000000"/>
                  <w:spacing w:val="0"/>
                  <w:sz w:val="22"/>
                  <w:szCs w:val="22"/>
                  <w:lang w:eastAsia="en-GB"/>
                </w:rPr>
                <w:t>13</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75" w:author="Wright, Phil" w:date="2017-12-08T12:03:00Z"/>
                <w:rFonts w:ascii="Calibri" w:hAnsi="Calibri"/>
                <w:color w:val="000000"/>
                <w:spacing w:val="0"/>
                <w:sz w:val="22"/>
                <w:szCs w:val="22"/>
                <w:lang w:eastAsia="en-GB"/>
              </w:rPr>
            </w:pPr>
            <w:ins w:id="1776" w:author="Wright, Phil" w:date="2017-12-08T12:03:00Z">
              <w:r w:rsidRPr="002E0EE3">
                <w:rPr>
                  <w:rFonts w:ascii="Calibri" w:hAnsi="Calibri"/>
                  <w:color w:val="000000"/>
                  <w:spacing w:val="0"/>
                  <w:sz w:val="22"/>
                  <w:szCs w:val="22"/>
                  <w:lang w:eastAsia="en-GB"/>
                </w:rPr>
                <w:t>Delayed appointment</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77" w:author="Wright, Phil" w:date="2017-12-08T12:03:00Z"/>
                <w:rFonts w:ascii="Calibri" w:hAnsi="Calibri"/>
                <w:color w:val="000000"/>
                <w:spacing w:val="0"/>
                <w:sz w:val="22"/>
                <w:szCs w:val="22"/>
                <w:lang w:eastAsia="en-GB"/>
              </w:rPr>
            </w:pPr>
            <w:ins w:id="1778"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779" w:author="Wright, Phil" w:date="2017-12-08T12:03:00Z"/>
                <w:rFonts w:ascii="Calibri" w:hAnsi="Calibri"/>
                <w:color w:val="000000"/>
                <w:spacing w:val="0"/>
                <w:sz w:val="22"/>
                <w:szCs w:val="22"/>
                <w:lang w:eastAsia="en-GB"/>
              </w:rPr>
            </w:pPr>
            <w:ins w:id="1780" w:author="Wright, Phil" w:date="2017-12-08T12:03:00Z">
              <w:r w:rsidRPr="002E0EE3">
                <w:rPr>
                  <w:rFonts w:ascii="Calibri" w:hAnsi="Calibri"/>
                  <w:color w:val="000000"/>
                  <w:spacing w:val="0"/>
                  <w:sz w:val="22"/>
                  <w:szCs w:val="22"/>
                  <w:lang w:eastAsia="en-GB"/>
                </w:rPr>
                <w:t>Informing customer of a delayed appointment and offer alternative</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81" w:author="Wright, Phil" w:date="2017-12-08T12:03:00Z"/>
                <w:rFonts w:ascii="Calibri" w:hAnsi="Calibri"/>
                <w:color w:val="000000"/>
                <w:spacing w:val="0"/>
                <w:sz w:val="22"/>
                <w:szCs w:val="22"/>
                <w:lang w:eastAsia="en-GB"/>
              </w:rPr>
            </w:pPr>
            <w:ins w:id="1782" w:author="Wright, Phil" w:date="2017-12-08T12:03:00Z">
              <w:r w:rsidRPr="002E0EE3">
                <w:rPr>
                  <w:rFonts w:ascii="Calibri" w:hAnsi="Calibri"/>
                  <w:color w:val="000000"/>
                  <w:spacing w:val="0"/>
                  <w:sz w:val="22"/>
                  <w:szCs w:val="22"/>
                  <w:lang w:eastAsia="en-GB"/>
                </w:rPr>
                <w:t>No</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83" w:author="Wright, Phil" w:date="2017-12-08T12:03:00Z"/>
                <w:rFonts w:ascii="Calibri" w:hAnsi="Calibri"/>
                <w:color w:val="000000"/>
                <w:spacing w:val="0"/>
                <w:sz w:val="22"/>
                <w:szCs w:val="22"/>
                <w:lang w:eastAsia="en-GB"/>
              </w:rPr>
            </w:pPr>
            <w:ins w:id="1784" w:author="Wright, Phil" w:date="2017-12-08T12:03:00Z">
              <w:r w:rsidRPr="002E0EE3">
                <w:rPr>
                  <w:rFonts w:ascii="Calibri" w:hAnsi="Calibri"/>
                  <w:color w:val="000000"/>
                  <w:spacing w:val="0"/>
                  <w:sz w:val="22"/>
                  <w:szCs w:val="22"/>
                  <w:lang w:eastAsia="en-GB"/>
                </w:rPr>
                <w:t>Telephone</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85" w:author="Wright, Phil" w:date="2017-12-08T12:03:00Z"/>
                <w:rFonts w:ascii="Calibri" w:hAnsi="Calibri"/>
                <w:color w:val="000000"/>
                <w:spacing w:val="0"/>
                <w:sz w:val="22"/>
                <w:szCs w:val="22"/>
                <w:lang w:eastAsia="en-GB"/>
              </w:rPr>
            </w:pPr>
            <w:ins w:id="1786"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87" w:author="Wright, Phil" w:date="2017-12-08T12:03:00Z"/>
                <w:rFonts w:ascii="Calibri" w:hAnsi="Calibri"/>
                <w:color w:val="000000"/>
                <w:spacing w:val="0"/>
                <w:sz w:val="22"/>
                <w:szCs w:val="22"/>
                <w:lang w:eastAsia="en-GB"/>
              </w:rPr>
            </w:pPr>
            <w:ins w:id="178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89" w:author="Wright, Phil" w:date="2017-12-08T12:03:00Z"/>
                <w:rFonts w:ascii="Calibri" w:hAnsi="Calibri"/>
                <w:color w:val="000000"/>
                <w:spacing w:val="0"/>
                <w:sz w:val="22"/>
                <w:szCs w:val="22"/>
                <w:lang w:eastAsia="en-GB"/>
              </w:rPr>
            </w:pPr>
            <w:ins w:id="179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91" w:author="Wright, Phil" w:date="2017-12-08T12:03:00Z"/>
                <w:rFonts w:ascii="Calibri" w:hAnsi="Calibri"/>
                <w:color w:val="000000"/>
                <w:spacing w:val="0"/>
                <w:sz w:val="22"/>
                <w:szCs w:val="22"/>
                <w:lang w:eastAsia="en-GB"/>
              </w:rPr>
            </w:pPr>
            <w:ins w:id="1792"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793" w:author="Wright, Phil" w:date="2017-12-08T12:03:00Z"/>
                <w:rFonts w:ascii="Calibri" w:hAnsi="Calibri"/>
                <w:color w:val="000000"/>
                <w:spacing w:val="0"/>
                <w:sz w:val="22"/>
                <w:szCs w:val="22"/>
                <w:lang w:eastAsia="en-GB"/>
              </w:rPr>
            </w:pPr>
            <w:ins w:id="1794"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795" w:author="Wright, Phil" w:date="2017-12-08T12:03:00Z"/>
                <w:rFonts w:ascii="Calibri" w:hAnsi="Calibri"/>
                <w:color w:val="000000"/>
                <w:spacing w:val="0"/>
                <w:sz w:val="22"/>
                <w:szCs w:val="22"/>
                <w:lang w:eastAsia="en-GB"/>
              </w:rPr>
            </w:pPr>
            <w:ins w:id="179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797" w:author="Wright, Phil" w:date="2017-12-08T12:03:00Z"/>
                <w:rFonts w:ascii="Calibri" w:hAnsi="Calibri"/>
                <w:color w:val="000000"/>
                <w:spacing w:val="0"/>
                <w:sz w:val="22"/>
                <w:szCs w:val="22"/>
                <w:lang w:eastAsia="en-GB"/>
              </w:rPr>
            </w:pPr>
            <w:ins w:id="179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799" w:author="Wright, Phil" w:date="2017-12-08T12:03:00Z"/>
                <w:rFonts w:ascii="Calibri" w:hAnsi="Calibri"/>
                <w:color w:val="000000"/>
                <w:spacing w:val="0"/>
                <w:sz w:val="22"/>
                <w:szCs w:val="22"/>
                <w:lang w:eastAsia="en-GB"/>
              </w:rPr>
            </w:pPr>
            <w:ins w:id="1800" w:author="Wright, Phil" w:date="2017-12-08T12:03:00Z">
              <w:r w:rsidRPr="002E0EE3">
                <w:rPr>
                  <w:rFonts w:ascii="Calibri" w:hAnsi="Calibri"/>
                  <w:color w:val="000000"/>
                  <w:spacing w:val="0"/>
                  <w:sz w:val="22"/>
                  <w:szCs w:val="22"/>
                  <w:lang w:eastAsia="en-GB"/>
                </w:rPr>
                <w:t>n/a</w:t>
              </w:r>
            </w:ins>
          </w:p>
        </w:tc>
        <w:tc>
          <w:tcPr>
            <w:tcW w:w="325" w:type="pct"/>
            <w:tcBorders>
              <w:top w:val="single" w:sz="8" w:space="0" w:color="auto"/>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801" w:author="Wright, Phil" w:date="2017-12-08T12:03:00Z"/>
                <w:rFonts w:ascii="Calibri" w:hAnsi="Calibri"/>
                <w:color w:val="000000"/>
                <w:spacing w:val="0"/>
                <w:sz w:val="22"/>
                <w:szCs w:val="22"/>
                <w:lang w:eastAsia="en-GB"/>
              </w:rPr>
            </w:pPr>
            <w:ins w:id="1802"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1803" w:author="Wright, Phil" w:date="2017-12-08T12:03:00Z"/>
        </w:trPr>
        <w:tc>
          <w:tcPr>
            <w:tcW w:w="241"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04" w:author="Wright, Phil" w:date="2017-12-08T12:03:00Z"/>
                <w:rFonts w:ascii="Calibri" w:hAnsi="Calibri"/>
                <w:color w:val="000000"/>
                <w:spacing w:val="0"/>
                <w:sz w:val="22"/>
                <w:szCs w:val="22"/>
                <w:lang w:eastAsia="en-GB"/>
              </w:rPr>
            </w:pPr>
            <w:ins w:id="1805" w:author="Wright, Phil" w:date="2017-12-08T12:03:00Z">
              <w:r w:rsidRPr="002E0EE3">
                <w:rPr>
                  <w:rFonts w:ascii="Calibri" w:hAnsi="Calibri"/>
                  <w:color w:val="000000"/>
                  <w:spacing w:val="0"/>
                  <w:sz w:val="22"/>
                  <w:szCs w:val="22"/>
                  <w:lang w:eastAsia="en-GB"/>
                </w:rPr>
                <w:t>14</w:t>
              </w:r>
            </w:ins>
          </w:p>
        </w:tc>
        <w:tc>
          <w:tcPr>
            <w:tcW w:w="481"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rPr>
                <w:ins w:id="1806" w:author="Wright, Phil" w:date="2017-12-08T12:03:00Z"/>
                <w:rFonts w:ascii="Calibri" w:hAnsi="Calibri"/>
                <w:color w:val="000000"/>
                <w:spacing w:val="0"/>
                <w:sz w:val="22"/>
                <w:szCs w:val="22"/>
                <w:lang w:eastAsia="en-GB"/>
              </w:rPr>
            </w:pPr>
            <w:ins w:id="1807" w:author="Wright, Phil" w:date="2017-12-08T12:03:00Z">
              <w:r w:rsidRPr="002E0EE3">
                <w:rPr>
                  <w:rFonts w:ascii="Calibri" w:hAnsi="Calibri"/>
                  <w:color w:val="000000"/>
                  <w:spacing w:val="0"/>
                  <w:sz w:val="22"/>
                  <w:szCs w:val="22"/>
                  <w:lang w:eastAsia="en-GB"/>
                </w:rPr>
                <w:t xml:space="preserve">Courier </w:t>
              </w:r>
              <w:r w:rsidRPr="002E0EE3">
                <w:rPr>
                  <w:rFonts w:ascii="Calibri" w:hAnsi="Calibri"/>
                  <w:color w:val="000000"/>
                  <w:spacing w:val="0"/>
                  <w:sz w:val="22"/>
                  <w:szCs w:val="22"/>
                  <w:lang w:eastAsia="en-GB"/>
                </w:rPr>
                <w:lastRenderedPageBreak/>
                <w:t>collection status updates</w:t>
              </w:r>
            </w:ins>
          </w:p>
        </w:tc>
        <w:tc>
          <w:tcPr>
            <w:tcW w:w="467"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rPr>
                <w:ins w:id="1808" w:author="Wright, Phil" w:date="2017-12-08T12:03:00Z"/>
                <w:rFonts w:ascii="Calibri" w:hAnsi="Calibri"/>
                <w:color w:val="000000"/>
                <w:spacing w:val="0"/>
                <w:sz w:val="22"/>
                <w:szCs w:val="22"/>
                <w:lang w:eastAsia="en-GB"/>
              </w:rPr>
            </w:pPr>
            <w:ins w:id="1809" w:author="Wright, Phil" w:date="2017-12-08T12:03:00Z">
              <w:r w:rsidRPr="002E0EE3">
                <w:rPr>
                  <w:rFonts w:ascii="Calibri" w:hAnsi="Calibri"/>
                  <w:color w:val="000000"/>
                  <w:spacing w:val="0"/>
                  <w:sz w:val="22"/>
                  <w:szCs w:val="22"/>
                  <w:lang w:eastAsia="en-GB"/>
                </w:rPr>
                <w:lastRenderedPageBreak/>
                <w:t>My Claims</w:t>
              </w:r>
            </w:ins>
          </w:p>
        </w:tc>
        <w:tc>
          <w:tcPr>
            <w:tcW w:w="636" w:type="pct"/>
            <w:tcBorders>
              <w:top w:val="nil"/>
              <w:left w:val="nil"/>
              <w:bottom w:val="nil"/>
              <w:right w:val="single" w:sz="8" w:space="0" w:color="auto"/>
            </w:tcBorders>
            <w:shd w:val="clear" w:color="auto" w:fill="auto"/>
            <w:vAlign w:val="center"/>
            <w:hideMark/>
          </w:tcPr>
          <w:p w:rsidR="002E0EE3" w:rsidRPr="002E0EE3" w:rsidRDefault="002E0EE3" w:rsidP="002E0EE3">
            <w:pPr>
              <w:rPr>
                <w:ins w:id="1810" w:author="Wright, Phil" w:date="2017-12-08T12:03:00Z"/>
                <w:rFonts w:ascii="Calibri" w:hAnsi="Calibri"/>
                <w:color w:val="000000"/>
                <w:spacing w:val="0"/>
                <w:sz w:val="22"/>
                <w:szCs w:val="22"/>
                <w:lang w:eastAsia="en-GB"/>
              </w:rPr>
            </w:pPr>
            <w:ins w:id="1811" w:author="Wright, Phil" w:date="2017-12-08T12:03:00Z">
              <w:r w:rsidRPr="002E0EE3">
                <w:rPr>
                  <w:rFonts w:ascii="Calibri" w:hAnsi="Calibri"/>
                  <w:color w:val="000000"/>
                  <w:spacing w:val="0"/>
                  <w:sz w:val="22"/>
                  <w:szCs w:val="22"/>
                  <w:lang w:eastAsia="en-GB"/>
                </w:rPr>
                <w:t>Arrive at depot</w:t>
              </w:r>
            </w:ins>
          </w:p>
        </w:tc>
        <w:tc>
          <w:tcPr>
            <w:tcW w:w="271"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12" w:author="Wright, Phil" w:date="2017-12-08T12:03:00Z"/>
                <w:rFonts w:ascii="Calibri" w:hAnsi="Calibri"/>
                <w:color w:val="000000"/>
                <w:spacing w:val="0"/>
                <w:sz w:val="22"/>
                <w:szCs w:val="22"/>
                <w:lang w:eastAsia="en-GB"/>
              </w:rPr>
            </w:pPr>
            <w:ins w:id="1813" w:author="Wright, Phil" w:date="2017-12-08T12:03:00Z">
              <w:r w:rsidRPr="002E0EE3">
                <w:rPr>
                  <w:rFonts w:ascii="Calibri" w:hAnsi="Calibri"/>
                  <w:color w:val="000000"/>
                  <w:spacing w:val="0"/>
                  <w:sz w:val="22"/>
                  <w:szCs w:val="22"/>
                  <w:lang w:eastAsia="en-GB"/>
                </w:rPr>
                <w:t>Yes</w:t>
              </w:r>
            </w:ins>
          </w:p>
        </w:tc>
        <w:tc>
          <w:tcPr>
            <w:tcW w:w="349"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14" w:author="Wright, Phil" w:date="2017-12-08T12:03:00Z"/>
                <w:rFonts w:ascii="Calibri" w:hAnsi="Calibri"/>
                <w:color w:val="000000"/>
                <w:spacing w:val="0"/>
                <w:sz w:val="22"/>
                <w:szCs w:val="22"/>
                <w:lang w:eastAsia="en-GB"/>
              </w:rPr>
            </w:pPr>
            <w:ins w:id="1815" w:author="Wright, Phil" w:date="2017-12-08T12:03:00Z">
              <w:r w:rsidRPr="002E0EE3">
                <w:rPr>
                  <w:rFonts w:ascii="Calibri" w:hAnsi="Calibri"/>
                  <w:color w:val="000000"/>
                  <w:spacing w:val="0"/>
                  <w:sz w:val="22"/>
                  <w:szCs w:val="22"/>
                  <w:lang w:eastAsia="en-GB"/>
                </w:rPr>
                <w:t>Email</w:t>
              </w:r>
            </w:ins>
          </w:p>
        </w:tc>
        <w:tc>
          <w:tcPr>
            <w:tcW w:w="269"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16" w:author="Wright, Phil" w:date="2017-12-08T12:03:00Z"/>
                <w:rFonts w:ascii="Calibri" w:hAnsi="Calibri"/>
                <w:color w:val="000000"/>
                <w:spacing w:val="0"/>
                <w:sz w:val="22"/>
                <w:szCs w:val="22"/>
                <w:lang w:eastAsia="en-GB"/>
              </w:rPr>
            </w:pPr>
            <w:ins w:id="1817" w:author="Wright, Phil" w:date="2017-12-08T12:03:00Z">
              <w:r w:rsidRPr="002E0EE3">
                <w:rPr>
                  <w:rFonts w:ascii="Calibri" w:hAnsi="Calibri"/>
                  <w:color w:val="000000"/>
                  <w:spacing w:val="0"/>
                  <w:sz w:val="22"/>
                  <w:szCs w:val="22"/>
                  <w:lang w:eastAsia="en-GB"/>
                </w:rPr>
                <w:t>SMS</w:t>
              </w:r>
            </w:ins>
          </w:p>
        </w:tc>
        <w:tc>
          <w:tcPr>
            <w:tcW w:w="269"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18" w:author="Wright, Phil" w:date="2017-12-08T12:03:00Z"/>
                <w:rFonts w:ascii="Calibri" w:hAnsi="Calibri"/>
                <w:color w:val="000000"/>
                <w:spacing w:val="0"/>
                <w:sz w:val="22"/>
                <w:szCs w:val="22"/>
                <w:lang w:eastAsia="en-GB"/>
              </w:rPr>
            </w:pPr>
            <w:ins w:id="1819" w:author="Wright, Phil" w:date="2017-12-08T12:03:00Z">
              <w:r w:rsidRPr="002E0EE3">
                <w:rPr>
                  <w:rFonts w:ascii="Calibri" w:hAnsi="Calibri"/>
                  <w:color w:val="000000"/>
                  <w:spacing w:val="0"/>
                  <w:sz w:val="22"/>
                  <w:szCs w:val="22"/>
                  <w:lang w:eastAsia="en-GB"/>
                </w:rPr>
                <w:t>n/a</w:t>
              </w:r>
            </w:ins>
          </w:p>
        </w:tc>
        <w:tc>
          <w:tcPr>
            <w:tcW w:w="269"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20" w:author="Wright, Phil" w:date="2017-12-08T12:03:00Z"/>
                <w:rFonts w:ascii="Calibri" w:hAnsi="Calibri"/>
                <w:color w:val="000000"/>
                <w:spacing w:val="0"/>
                <w:sz w:val="22"/>
                <w:szCs w:val="22"/>
                <w:lang w:eastAsia="en-GB"/>
              </w:rPr>
            </w:pPr>
            <w:ins w:id="1821" w:author="Wright, Phil" w:date="2017-12-08T12:03:00Z">
              <w:r w:rsidRPr="002E0EE3">
                <w:rPr>
                  <w:rFonts w:ascii="Calibri" w:hAnsi="Calibri"/>
                  <w:color w:val="000000"/>
                  <w:spacing w:val="0"/>
                  <w:sz w:val="22"/>
                  <w:szCs w:val="22"/>
                  <w:lang w:eastAsia="en-GB"/>
                </w:rPr>
                <w:t>Email</w:t>
              </w:r>
            </w:ins>
          </w:p>
        </w:tc>
        <w:tc>
          <w:tcPr>
            <w:tcW w:w="269"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22" w:author="Wright, Phil" w:date="2017-12-08T12:03:00Z"/>
                <w:rFonts w:ascii="Calibri" w:hAnsi="Calibri"/>
                <w:color w:val="000000"/>
                <w:spacing w:val="0"/>
                <w:sz w:val="22"/>
                <w:szCs w:val="22"/>
                <w:lang w:eastAsia="en-GB"/>
              </w:rPr>
            </w:pPr>
            <w:ins w:id="1823" w:author="Wright, Phil" w:date="2017-12-08T12:03:00Z">
              <w:r w:rsidRPr="002E0EE3">
                <w:rPr>
                  <w:rFonts w:ascii="Calibri" w:hAnsi="Calibri"/>
                  <w:color w:val="000000"/>
                  <w:spacing w:val="0"/>
                  <w:sz w:val="22"/>
                  <w:szCs w:val="22"/>
                  <w:lang w:eastAsia="en-GB"/>
                </w:rPr>
                <w:t>SMS</w:t>
              </w:r>
            </w:ins>
          </w:p>
        </w:tc>
        <w:tc>
          <w:tcPr>
            <w:tcW w:w="269" w:type="pct"/>
            <w:vMerge w:val="restart"/>
            <w:tcBorders>
              <w:top w:val="nil"/>
              <w:left w:val="single" w:sz="8" w:space="0" w:color="auto"/>
              <w:bottom w:val="single" w:sz="8" w:space="0" w:color="000000"/>
              <w:right w:val="nil"/>
            </w:tcBorders>
            <w:shd w:val="clear" w:color="auto" w:fill="auto"/>
            <w:vAlign w:val="center"/>
            <w:hideMark/>
          </w:tcPr>
          <w:p w:rsidR="002E0EE3" w:rsidRPr="002E0EE3" w:rsidRDefault="002E0EE3" w:rsidP="002E0EE3">
            <w:pPr>
              <w:jc w:val="center"/>
              <w:rPr>
                <w:ins w:id="1824" w:author="Wright, Phil" w:date="2017-12-08T12:03:00Z"/>
                <w:rFonts w:ascii="Calibri" w:hAnsi="Calibri"/>
                <w:color w:val="000000"/>
                <w:spacing w:val="0"/>
                <w:sz w:val="22"/>
                <w:szCs w:val="22"/>
                <w:lang w:eastAsia="en-GB"/>
              </w:rPr>
            </w:pPr>
            <w:ins w:id="1825" w:author="Wright, Phil" w:date="2017-12-08T12:03:00Z">
              <w:r w:rsidRPr="002E0EE3">
                <w:rPr>
                  <w:rFonts w:ascii="Calibri" w:hAnsi="Calibri"/>
                  <w:color w:val="000000"/>
                  <w:spacing w:val="0"/>
                  <w:sz w:val="22"/>
                  <w:szCs w:val="22"/>
                  <w:lang w:eastAsia="en-GB"/>
                </w:rPr>
                <w:t>n/a</w:t>
              </w:r>
            </w:ins>
          </w:p>
        </w:tc>
        <w:tc>
          <w:tcPr>
            <w:tcW w:w="349"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26" w:author="Wright, Phil" w:date="2017-12-08T12:03:00Z"/>
                <w:rFonts w:ascii="Calibri" w:hAnsi="Calibri"/>
                <w:color w:val="000000"/>
                <w:spacing w:val="0"/>
                <w:sz w:val="22"/>
                <w:szCs w:val="22"/>
                <w:lang w:eastAsia="en-GB"/>
              </w:rPr>
            </w:pPr>
            <w:ins w:id="1827" w:author="Wright, Phil" w:date="2017-12-08T12:03:00Z">
              <w:r w:rsidRPr="002E0EE3">
                <w:rPr>
                  <w:rFonts w:ascii="Calibri" w:hAnsi="Calibri"/>
                  <w:color w:val="000000"/>
                  <w:spacing w:val="0"/>
                  <w:sz w:val="22"/>
                  <w:szCs w:val="22"/>
                  <w:lang w:eastAsia="en-GB"/>
                </w:rPr>
                <w:t>Email</w:t>
              </w:r>
            </w:ins>
          </w:p>
        </w:tc>
        <w:tc>
          <w:tcPr>
            <w:tcW w:w="269" w:type="pct"/>
            <w:vMerge w:val="restart"/>
            <w:tcBorders>
              <w:top w:val="nil"/>
              <w:left w:val="single" w:sz="8" w:space="0" w:color="auto"/>
              <w:bottom w:val="single" w:sz="8" w:space="0" w:color="000000"/>
              <w:right w:val="single" w:sz="8" w:space="0" w:color="auto"/>
            </w:tcBorders>
            <w:shd w:val="clear" w:color="auto" w:fill="auto"/>
            <w:vAlign w:val="center"/>
            <w:hideMark/>
          </w:tcPr>
          <w:p w:rsidR="002E0EE3" w:rsidRPr="002E0EE3" w:rsidRDefault="002E0EE3" w:rsidP="002E0EE3">
            <w:pPr>
              <w:jc w:val="center"/>
              <w:rPr>
                <w:ins w:id="1828" w:author="Wright, Phil" w:date="2017-12-08T12:03:00Z"/>
                <w:rFonts w:ascii="Calibri" w:hAnsi="Calibri"/>
                <w:color w:val="000000"/>
                <w:spacing w:val="0"/>
                <w:sz w:val="22"/>
                <w:szCs w:val="22"/>
                <w:lang w:eastAsia="en-GB"/>
              </w:rPr>
            </w:pPr>
            <w:ins w:id="1829" w:author="Wright, Phil" w:date="2017-12-08T12:03:00Z">
              <w:r w:rsidRPr="002E0EE3">
                <w:rPr>
                  <w:rFonts w:ascii="Calibri" w:hAnsi="Calibri"/>
                  <w:color w:val="000000"/>
                  <w:spacing w:val="0"/>
                  <w:sz w:val="22"/>
                  <w:szCs w:val="22"/>
                  <w:lang w:eastAsia="en-GB"/>
                </w:rPr>
                <w:t>SMS</w:t>
              </w:r>
            </w:ins>
          </w:p>
        </w:tc>
        <w:tc>
          <w:tcPr>
            <w:tcW w:w="269" w:type="pct"/>
            <w:vMerge w:val="restart"/>
            <w:tcBorders>
              <w:top w:val="nil"/>
              <w:left w:val="single" w:sz="8" w:space="0" w:color="auto"/>
              <w:bottom w:val="single" w:sz="8" w:space="0" w:color="000000"/>
              <w:right w:val="nil"/>
            </w:tcBorders>
            <w:shd w:val="clear" w:color="auto" w:fill="auto"/>
            <w:vAlign w:val="center"/>
            <w:hideMark/>
          </w:tcPr>
          <w:p w:rsidR="002E0EE3" w:rsidRPr="002E0EE3" w:rsidRDefault="002E0EE3" w:rsidP="002E0EE3">
            <w:pPr>
              <w:jc w:val="center"/>
              <w:rPr>
                <w:ins w:id="1830" w:author="Wright, Phil" w:date="2017-12-08T12:03:00Z"/>
                <w:rFonts w:ascii="Calibri" w:hAnsi="Calibri"/>
                <w:color w:val="000000"/>
                <w:spacing w:val="0"/>
                <w:sz w:val="22"/>
                <w:szCs w:val="22"/>
                <w:lang w:eastAsia="en-GB"/>
              </w:rPr>
            </w:pPr>
            <w:ins w:id="1831" w:author="Wright, Phil" w:date="2017-12-08T12:03:00Z">
              <w:r w:rsidRPr="002E0EE3">
                <w:rPr>
                  <w:rFonts w:ascii="Calibri" w:hAnsi="Calibri"/>
                  <w:color w:val="000000"/>
                  <w:spacing w:val="0"/>
                  <w:sz w:val="22"/>
                  <w:szCs w:val="22"/>
                  <w:lang w:eastAsia="en-GB"/>
                </w:rPr>
                <w:t>n/a</w:t>
              </w:r>
            </w:ins>
          </w:p>
        </w:tc>
        <w:tc>
          <w:tcPr>
            <w:tcW w:w="325" w:type="pct"/>
            <w:vMerge w:val="restart"/>
            <w:tcBorders>
              <w:top w:val="nil"/>
              <w:left w:val="single" w:sz="8" w:space="0" w:color="auto"/>
              <w:bottom w:val="single" w:sz="8" w:space="0" w:color="000000"/>
              <w:right w:val="single" w:sz="8" w:space="0" w:color="auto"/>
            </w:tcBorders>
            <w:shd w:val="clear" w:color="auto" w:fill="auto"/>
            <w:vAlign w:val="bottom"/>
            <w:hideMark/>
          </w:tcPr>
          <w:p w:rsidR="002E0EE3" w:rsidRPr="002E0EE3" w:rsidRDefault="002E0EE3" w:rsidP="002E0EE3">
            <w:pPr>
              <w:rPr>
                <w:ins w:id="1832" w:author="Wright, Phil" w:date="2017-12-08T12:03:00Z"/>
                <w:rFonts w:ascii="Calibri" w:hAnsi="Calibri"/>
                <w:color w:val="000000"/>
                <w:spacing w:val="0"/>
                <w:sz w:val="22"/>
                <w:szCs w:val="22"/>
                <w:lang w:eastAsia="en-GB"/>
              </w:rPr>
            </w:pPr>
            <w:ins w:id="1833" w:author="Wright, Phil" w:date="2017-12-08T12:03:00Z">
              <w:r w:rsidRPr="002E0EE3">
                <w:rPr>
                  <w:rFonts w:ascii="Calibri" w:hAnsi="Calibri"/>
                  <w:color w:val="000000"/>
                  <w:spacing w:val="0"/>
                  <w:sz w:val="22"/>
                  <w:szCs w:val="22"/>
                  <w:lang w:eastAsia="en-GB"/>
                </w:rPr>
                <w:t xml:space="preserve">Item </w:t>
              </w:r>
              <w:r w:rsidRPr="002E0EE3">
                <w:rPr>
                  <w:rFonts w:ascii="Calibri" w:hAnsi="Calibri"/>
                  <w:color w:val="000000"/>
                  <w:spacing w:val="0"/>
                  <w:sz w:val="22"/>
                  <w:szCs w:val="22"/>
                  <w:lang w:eastAsia="en-GB"/>
                </w:rPr>
                <w:lastRenderedPageBreak/>
                <w:t>arrived at depot for repair/ Awaiting parts</w:t>
              </w:r>
            </w:ins>
          </w:p>
        </w:tc>
      </w:tr>
      <w:tr w:rsidR="002E0EE3" w:rsidRPr="002E0EE3" w:rsidTr="002E0EE3">
        <w:trPr>
          <w:trHeight w:val="630"/>
          <w:ins w:id="1834" w:author="Wright, Phil" w:date="2017-12-08T12:03:00Z"/>
        </w:trPr>
        <w:tc>
          <w:tcPr>
            <w:tcW w:w="241"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35" w:author="Wright, Phil" w:date="2017-12-08T12:03:00Z"/>
                <w:rFonts w:ascii="Calibri" w:hAnsi="Calibri"/>
                <w:color w:val="000000"/>
                <w:spacing w:val="0"/>
                <w:sz w:val="22"/>
                <w:szCs w:val="22"/>
                <w:lang w:eastAsia="en-GB"/>
              </w:rPr>
            </w:pPr>
          </w:p>
        </w:tc>
        <w:tc>
          <w:tcPr>
            <w:tcW w:w="481"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36" w:author="Wright, Phil" w:date="2017-12-08T12:03:00Z"/>
                <w:rFonts w:ascii="Calibri" w:hAnsi="Calibri"/>
                <w:color w:val="000000"/>
                <w:spacing w:val="0"/>
                <w:sz w:val="22"/>
                <w:szCs w:val="22"/>
                <w:lang w:eastAsia="en-GB"/>
              </w:rPr>
            </w:pPr>
          </w:p>
        </w:tc>
        <w:tc>
          <w:tcPr>
            <w:tcW w:w="467"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37" w:author="Wright, Phil" w:date="2017-12-08T12:03:00Z"/>
                <w:rFonts w:ascii="Calibri" w:hAnsi="Calibri"/>
                <w:color w:val="000000"/>
                <w:spacing w:val="0"/>
                <w:sz w:val="22"/>
                <w:szCs w:val="22"/>
                <w:lang w:eastAsia="en-GB"/>
              </w:rPr>
            </w:pPr>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838" w:author="Wright, Phil" w:date="2017-12-08T12:03:00Z"/>
                <w:rFonts w:ascii="Calibri" w:hAnsi="Calibri"/>
                <w:color w:val="000000"/>
                <w:spacing w:val="0"/>
                <w:sz w:val="22"/>
                <w:szCs w:val="22"/>
                <w:lang w:eastAsia="en-GB"/>
              </w:rPr>
            </w:pPr>
            <w:ins w:id="1839" w:author="Wright, Phil" w:date="2017-12-08T12:03:00Z">
              <w:r w:rsidRPr="002E0EE3">
                <w:rPr>
                  <w:rFonts w:ascii="Calibri" w:hAnsi="Calibri"/>
                  <w:color w:val="000000"/>
                  <w:spacing w:val="0"/>
                  <w:sz w:val="22"/>
                  <w:szCs w:val="22"/>
                  <w:lang w:eastAsia="en-GB"/>
                </w:rPr>
                <w:t>Arrived at Back to Base location for repair.  RG for Dr Dree headphones and tablets only</w:t>
              </w:r>
            </w:ins>
          </w:p>
        </w:tc>
        <w:tc>
          <w:tcPr>
            <w:tcW w:w="271"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40" w:author="Wright, Phil" w:date="2017-12-08T12:03:00Z"/>
                <w:rFonts w:ascii="Calibri" w:hAnsi="Calibri"/>
                <w:color w:val="000000"/>
                <w:spacing w:val="0"/>
                <w:sz w:val="22"/>
                <w:szCs w:val="22"/>
                <w:lang w:eastAsia="en-GB"/>
              </w:rPr>
            </w:pPr>
          </w:p>
        </w:tc>
        <w:tc>
          <w:tcPr>
            <w:tcW w:w="349"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41" w:author="Wright, Phil" w:date="2017-12-08T12:03:00Z"/>
                <w:rFonts w:ascii="Calibri" w:hAnsi="Calibri"/>
                <w:color w:val="000000"/>
                <w:spacing w:val="0"/>
                <w:sz w:val="22"/>
                <w:szCs w:val="22"/>
                <w:lang w:eastAsia="en-GB"/>
              </w:rPr>
            </w:pPr>
          </w:p>
        </w:tc>
        <w:tc>
          <w:tcPr>
            <w:tcW w:w="269"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42" w:author="Wright, Phil" w:date="2017-12-08T12:03:00Z"/>
                <w:rFonts w:ascii="Calibri" w:hAnsi="Calibri"/>
                <w:color w:val="000000"/>
                <w:spacing w:val="0"/>
                <w:sz w:val="22"/>
                <w:szCs w:val="22"/>
                <w:lang w:eastAsia="en-GB"/>
              </w:rPr>
            </w:pPr>
          </w:p>
        </w:tc>
        <w:tc>
          <w:tcPr>
            <w:tcW w:w="269"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43" w:author="Wright, Phil" w:date="2017-12-08T12:03:00Z"/>
                <w:rFonts w:ascii="Calibri" w:hAnsi="Calibri"/>
                <w:color w:val="000000"/>
                <w:spacing w:val="0"/>
                <w:sz w:val="22"/>
                <w:szCs w:val="22"/>
                <w:lang w:eastAsia="en-GB"/>
              </w:rPr>
            </w:pPr>
          </w:p>
        </w:tc>
        <w:tc>
          <w:tcPr>
            <w:tcW w:w="269"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44" w:author="Wright, Phil" w:date="2017-12-08T12:03:00Z"/>
                <w:rFonts w:ascii="Calibri" w:hAnsi="Calibri"/>
                <w:color w:val="000000"/>
                <w:spacing w:val="0"/>
                <w:sz w:val="22"/>
                <w:szCs w:val="22"/>
                <w:lang w:eastAsia="en-GB"/>
              </w:rPr>
            </w:pPr>
          </w:p>
        </w:tc>
        <w:tc>
          <w:tcPr>
            <w:tcW w:w="269"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45" w:author="Wright, Phil" w:date="2017-12-08T12:03:00Z"/>
                <w:rFonts w:ascii="Calibri" w:hAnsi="Calibri"/>
                <w:color w:val="000000"/>
                <w:spacing w:val="0"/>
                <w:sz w:val="22"/>
                <w:szCs w:val="22"/>
                <w:lang w:eastAsia="en-GB"/>
              </w:rPr>
            </w:pPr>
          </w:p>
        </w:tc>
        <w:tc>
          <w:tcPr>
            <w:tcW w:w="269" w:type="pct"/>
            <w:vMerge/>
            <w:tcBorders>
              <w:top w:val="nil"/>
              <w:left w:val="single" w:sz="8" w:space="0" w:color="auto"/>
              <w:bottom w:val="single" w:sz="8" w:space="0" w:color="000000"/>
              <w:right w:val="nil"/>
            </w:tcBorders>
            <w:vAlign w:val="center"/>
            <w:hideMark/>
          </w:tcPr>
          <w:p w:rsidR="002E0EE3" w:rsidRPr="002E0EE3" w:rsidRDefault="002E0EE3" w:rsidP="002E0EE3">
            <w:pPr>
              <w:rPr>
                <w:ins w:id="1846" w:author="Wright, Phil" w:date="2017-12-08T12:03:00Z"/>
                <w:rFonts w:ascii="Calibri" w:hAnsi="Calibri"/>
                <w:color w:val="000000"/>
                <w:spacing w:val="0"/>
                <w:sz w:val="22"/>
                <w:szCs w:val="22"/>
                <w:lang w:eastAsia="en-GB"/>
              </w:rPr>
            </w:pPr>
          </w:p>
        </w:tc>
        <w:tc>
          <w:tcPr>
            <w:tcW w:w="349"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47" w:author="Wright, Phil" w:date="2017-12-08T12:03:00Z"/>
                <w:rFonts w:ascii="Calibri" w:hAnsi="Calibri"/>
                <w:color w:val="000000"/>
                <w:spacing w:val="0"/>
                <w:sz w:val="22"/>
                <w:szCs w:val="22"/>
                <w:lang w:eastAsia="en-GB"/>
              </w:rPr>
            </w:pPr>
          </w:p>
        </w:tc>
        <w:tc>
          <w:tcPr>
            <w:tcW w:w="269"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48" w:author="Wright, Phil" w:date="2017-12-08T12:03:00Z"/>
                <w:rFonts w:ascii="Calibri" w:hAnsi="Calibri"/>
                <w:color w:val="000000"/>
                <w:spacing w:val="0"/>
                <w:sz w:val="22"/>
                <w:szCs w:val="22"/>
                <w:lang w:eastAsia="en-GB"/>
              </w:rPr>
            </w:pPr>
          </w:p>
        </w:tc>
        <w:tc>
          <w:tcPr>
            <w:tcW w:w="269" w:type="pct"/>
            <w:vMerge/>
            <w:tcBorders>
              <w:top w:val="nil"/>
              <w:left w:val="single" w:sz="8" w:space="0" w:color="auto"/>
              <w:bottom w:val="single" w:sz="8" w:space="0" w:color="000000"/>
              <w:right w:val="nil"/>
            </w:tcBorders>
            <w:vAlign w:val="center"/>
            <w:hideMark/>
          </w:tcPr>
          <w:p w:rsidR="002E0EE3" w:rsidRPr="002E0EE3" w:rsidRDefault="002E0EE3" w:rsidP="002E0EE3">
            <w:pPr>
              <w:rPr>
                <w:ins w:id="1849" w:author="Wright, Phil" w:date="2017-12-08T12:03:00Z"/>
                <w:rFonts w:ascii="Calibri" w:hAnsi="Calibri"/>
                <w:color w:val="000000"/>
                <w:spacing w:val="0"/>
                <w:sz w:val="22"/>
                <w:szCs w:val="22"/>
                <w:lang w:eastAsia="en-GB"/>
              </w:rPr>
            </w:pPr>
          </w:p>
        </w:tc>
        <w:tc>
          <w:tcPr>
            <w:tcW w:w="325" w:type="pct"/>
            <w:vMerge/>
            <w:tcBorders>
              <w:top w:val="nil"/>
              <w:left w:val="single" w:sz="8" w:space="0" w:color="auto"/>
              <w:bottom w:val="single" w:sz="8" w:space="0" w:color="000000"/>
              <w:right w:val="single" w:sz="8" w:space="0" w:color="auto"/>
            </w:tcBorders>
            <w:vAlign w:val="center"/>
            <w:hideMark/>
          </w:tcPr>
          <w:p w:rsidR="002E0EE3" w:rsidRPr="002E0EE3" w:rsidRDefault="002E0EE3" w:rsidP="002E0EE3">
            <w:pPr>
              <w:rPr>
                <w:ins w:id="1850" w:author="Wright, Phil" w:date="2017-12-08T12:03:00Z"/>
                <w:rFonts w:ascii="Calibri" w:hAnsi="Calibri"/>
                <w:color w:val="000000"/>
                <w:spacing w:val="0"/>
                <w:sz w:val="22"/>
                <w:szCs w:val="22"/>
                <w:lang w:eastAsia="en-GB"/>
              </w:rPr>
            </w:pPr>
          </w:p>
        </w:tc>
      </w:tr>
      <w:tr w:rsidR="002E0EE3" w:rsidRPr="002E0EE3" w:rsidTr="002E0EE3">
        <w:trPr>
          <w:trHeight w:val="615"/>
          <w:ins w:id="1851"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852" w:author="Wright, Phil" w:date="2017-12-08T12:03:00Z"/>
                <w:rFonts w:ascii="Calibri" w:hAnsi="Calibri"/>
                <w:color w:val="000000"/>
                <w:spacing w:val="0"/>
                <w:sz w:val="22"/>
                <w:szCs w:val="22"/>
                <w:lang w:eastAsia="en-GB"/>
              </w:rPr>
            </w:pPr>
            <w:ins w:id="1853" w:author="Wright, Phil" w:date="2017-12-08T12:03:00Z">
              <w:r w:rsidRPr="002E0EE3">
                <w:rPr>
                  <w:rFonts w:ascii="Calibri" w:hAnsi="Calibri"/>
                  <w:color w:val="000000"/>
                  <w:spacing w:val="0"/>
                  <w:sz w:val="22"/>
                  <w:szCs w:val="22"/>
                  <w:lang w:eastAsia="en-GB"/>
                </w:rPr>
                <w:lastRenderedPageBreak/>
                <w:t>15</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854" w:author="Wright, Phil" w:date="2017-12-08T12:03:00Z"/>
                <w:rFonts w:ascii="Calibri" w:hAnsi="Calibri"/>
                <w:color w:val="000000"/>
                <w:spacing w:val="0"/>
                <w:sz w:val="22"/>
                <w:szCs w:val="22"/>
                <w:lang w:eastAsia="en-GB"/>
              </w:rPr>
            </w:pPr>
            <w:ins w:id="1855" w:author="Wright, Phil" w:date="2017-12-08T12:03:00Z">
              <w:r w:rsidRPr="002E0EE3">
                <w:rPr>
                  <w:rFonts w:ascii="Calibri" w:hAnsi="Calibri"/>
                  <w:color w:val="000000"/>
                  <w:spacing w:val="0"/>
                  <w:sz w:val="22"/>
                  <w:szCs w:val="22"/>
                  <w:lang w:eastAsia="en-GB"/>
                </w:rPr>
                <w:t>Courier collection repair status updates</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856" w:author="Wright, Phil" w:date="2017-12-08T12:03:00Z"/>
                <w:rFonts w:ascii="Calibri" w:hAnsi="Calibri"/>
                <w:color w:val="000000"/>
                <w:spacing w:val="0"/>
                <w:sz w:val="22"/>
                <w:szCs w:val="22"/>
                <w:lang w:eastAsia="en-GB"/>
              </w:rPr>
            </w:pPr>
            <w:ins w:id="1857"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858" w:author="Wright, Phil" w:date="2017-12-08T12:03:00Z"/>
                <w:rFonts w:ascii="Calibri" w:hAnsi="Calibri"/>
                <w:color w:val="000000"/>
                <w:spacing w:val="0"/>
                <w:sz w:val="22"/>
                <w:szCs w:val="22"/>
                <w:lang w:eastAsia="en-GB"/>
              </w:rPr>
            </w:pPr>
            <w:ins w:id="1859" w:author="Wright, Phil" w:date="2017-12-08T12:03:00Z">
              <w:r w:rsidRPr="002E0EE3">
                <w:rPr>
                  <w:rFonts w:ascii="Calibri" w:hAnsi="Calibri"/>
                  <w:color w:val="000000"/>
                  <w:spacing w:val="0"/>
                  <w:sz w:val="22"/>
                  <w:szCs w:val="22"/>
                  <w:lang w:eastAsia="en-GB"/>
                </w:rPr>
                <w:t>With Back to base engineer with ETA for repair.  RG for Dr Dree headphones and tablets only</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60" w:author="Wright, Phil" w:date="2017-12-08T12:03:00Z"/>
                <w:rFonts w:ascii="Calibri" w:hAnsi="Calibri"/>
                <w:color w:val="000000"/>
                <w:spacing w:val="0"/>
                <w:sz w:val="22"/>
                <w:szCs w:val="22"/>
                <w:lang w:eastAsia="en-GB"/>
              </w:rPr>
            </w:pPr>
            <w:ins w:id="1861"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62" w:author="Wright, Phil" w:date="2017-12-08T12:03:00Z"/>
                <w:rFonts w:ascii="Calibri" w:hAnsi="Calibri"/>
                <w:color w:val="000000"/>
                <w:spacing w:val="0"/>
                <w:sz w:val="22"/>
                <w:szCs w:val="22"/>
                <w:lang w:eastAsia="en-GB"/>
              </w:rPr>
            </w:pPr>
            <w:ins w:id="1863"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64" w:author="Wright, Phil" w:date="2017-12-08T12:03:00Z"/>
                <w:rFonts w:ascii="Calibri" w:hAnsi="Calibri"/>
                <w:color w:val="000000"/>
                <w:spacing w:val="0"/>
                <w:sz w:val="22"/>
                <w:szCs w:val="22"/>
                <w:lang w:eastAsia="en-GB"/>
              </w:rPr>
            </w:pPr>
            <w:ins w:id="1865"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66" w:author="Wright, Phil" w:date="2017-12-08T12:03:00Z"/>
                <w:rFonts w:ascii="Calibri" w:hAnsi="Calibri"/>
                <w:color w:val="000000"/>
                <w:spacing w:val="0"/>
                <w:sz w:val="22"/>
                <w:szCs w:val="22"/>
                <w:lang w:eastAsia="en-GB"/>
              </w:rPr>
            </w:pPr>
            <w:ins w:id="186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68" w:author="Wright, Phil" w:date="2017-12-08T12:03:00Z"/>
                <w:rFonts w:ascii="Calibri" w:hAnsi="Calibri"/>
                <w:color w:val="000000"/>
                <w:spacing w:val="0"/>
                <w:sz w:val="22"/>
                <w:szCs w:val="22"/>
                <w:lang w:eastAsia="en-GB"/>
              </w:rPr>
            </w:pPr>
            <w:ins w:id="1869"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70" w:author="Wright, Phil" w:date="2017-12-08T12:03:00Z"/>
                <w:rFonts w:ascii="Calibri" w:hAnsi="Calibri"/>
                <w:color w:val="000000"/>
                <w:spacing w:val="0"/>
                <w:sz w:val="22"/>
                <w:szCs w:val="22"/>
                <w:lang w:eastAsia="en-GB"/>
              </w:rPr>
            </w:pPr>
            <w:ins w:id="1871"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872" w:author="Wright, Phil" w:date="2017-12-08T12:03:00Z"/>
                <w:rFonts w:ascii="Calibri" w:hAnsi="Calibri"/>
                <w:color w:val="000000"/>
                <w:spacing w:val="0"/>
                <w:sz w:val="22"/>
                <w:szCs w:val="22"/>
                <w:lang w:eastAsia="en-GB"/>
              </w:rPr>
            </w:pPr>
            <w:ins w:id="1873"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874" w:author="Wright, Phil" w:date="2017-12-08T12:03:00Z"/>
                <w:rFonts w:ascii="Calibri" w:hAnsi="Calibri"/>
                <w:color w:val="000000"/>
                <w:spacing w:val="0"/>
                <w:sz w:val="22"/>
                <w:szCs w:val="22"/>
                <w:lang w:eastAsia="en-GB"/>
              </w:rPr>
            </w:pPr>
            <w:ins w:id="1875"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76" w:author="Wright, Phil" w:date="2017-12-08T12:03:00Z"/>
                <w:rFonts w:ascii="Calibri" w:hAnsi="Calibri"/>
                <w:color w:val="000000"/>
                <w:spacing w:val="0"/>
                <w:sz w:val="22"/>
                <w:szCs w:val="22"/>
                <w:lang w:eastAsia="en-GB"/>
              </w:rPr>
            </w:pPr>
            <w:ins w:id="1877"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878" w:author="Wright, Phil" w:date="2017-12-08T12:03:00Z"/>
                <w:rFonts w:ascii="Calibri" w:hAnsi="Calibri"/>
                <w:color w:val="000000"/>
                <w:spacing w:val="0"/>
                <w:sz w:val="22"/>
                <w:szCs w:val="22"/>
                <w:lang w:eastAsia="en-GB"/>
              </w:rPr>
            </w:pPr>
            <w:ins w:id="1879"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880" w:author="Wright, Phil" w:date="2017-12-08T12:03:00Z"/>
                <w:rFonts w:ascii="Calibri" w:hAnsi="Calibri"/>
                <w:color w:val="000000"/>
                <w:spacing w:val="0"/>
                <w:sz w:val="22"/>
                <w:szCs w:val="22"/>
                <w:lang w:eastAsia="en-GB"/>
              </w:rPr>
            </w:pPr>
            <w:ins w:id="1881" w:author="Wright, Phil" w:date="2017-12-08T12:03:00Z">
              <w:r w:rsidRPr="002E0EE3">
                <w:rPr>
                  <w:rFonts w:ascii="Calibri" w:hAnsi="Calibri"/>
                  <w:color w:val="000000"/>
                  <w:spacing w:val="0"/>
                  <w:sz w:val="22"/>
                  <w:szCs w:val="22"/>
                  <w:lang w:eastAsia="en-GB"/>
                </w:rPr>
                <w:t>Item arrived at depot for repair</w:t>
              </w:r>
            </w:ins>
          </w:p>
        </w:tc>
      </w:tr>
      <w:tr w:rsidR="002E0EE3" w:rsidRPr="002E0EE3" w:rsidTr="002E0EE3">
        <w:trPr>
          <w:trHeight w:val="315"/>
          <w:ins w:id="1882"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883" w:author="Wright, Phil" w:date="2017-12-08T12:03:00Z"/>
                <w:rFonts w:ascii="Calibri" w:hAnsi="Calibri"/>
                <w:color w:val="000000"/>
                <w:spacing w:val="0"/>
                <w:sz w:val="22"/>
                <w:szCs w:val="22"/>
                <w:lang w:eastAsia="en-GB"/>
              </w:rPr>
            </w:pPr>
            <w:ins w:id="1884" w:author="Wright, Phil" w:date="2017-12-08T12:03:00Z">
              <w:r w:rsidRPr="002E0EE3">
                <w:rPr>
                  <w:rFonts w:ascii="Calibri" w:hAnsi="Calibri"/>
                  <w:color w:val="000000"/>
                  <w:spacing w:val="0"/>
                  <w:sz w:val="22"/>
                  <w:szCs w:val="22"/>
                  <w:lang w:eastAsia="en-GB"/>
                </w:rPr>
                <w:t>16</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885" w:author="Wright, Phil" w:date="2017-12-08T12:03:00Z"/>
                <w:rFonts w:ascii="Calibri" w:hAnsi="Calibri"/>
                <w:color w:val="000000"/>
                <w:spacing w:val="0"/>
                <w:sz w:val="22"/>
                <w:szCs w:val="22"/>
                <w:lang w:eastAsia="en-GB"/>
              </w:rPr>
            </w:pPr>
            <w:ins w:id="1886" w:author="Wright, Phil" w:date="2017-12-08T12:03:00Z">
              <w:r w:rsidRPr="002E0EE3">
                <w:rPr>
                  <w:rFonts w:ascii="Calibri" w:hAnsi="Calibri"/>
                  <w:color w:val="000000"/>
                  <w:spacing w:val="0"/>
                  <w:sz w:val="22"/>
                  <w:szCs w:val="22"/>
                  <w:lang w:eastAsia="en-GB"/>
                </w:rPr>
                <w:t>Courier collection repair status updates</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887" w:author="Wright, Phil" w:date="2017-12-08T12:03:00Z"/>
                <w:rFonts w:ascii="Calibri" w:hAnsi="Calibri"/>
                <w:color w:val="000000"/>
                <w:spacing w:val="0"/>
                <w:sz w:val="22"/>
                <w:szCs w:val="22"/>
                <w:lang w:eastAsia="en-GB"/>
              </w:rPr>
            </w:pPr>
            <w:ins w:id="1888"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889" w:author="Wright, Phil" w:date="2017-12-08T12:03:00Z"/>
                <w:rFonts w:ascii="Calibri" w:hAnsi="Calibri"/>
                <w:color w:val="000000"/>
                <w:spacing w:val="0"/>
                <w:sz w:val="22"/>
                <w:szCs w:val="22"/>
                <w:lang w:eastAsia="en-GB"/>
              </w:rPr>
            </w:pPr>
            <w:ins w:id="1890" w:author="Wright, Phil" w:date="2017-12-08T12:03:00Z">
              <w:r w:rsidRPr="002E0EE3">
                <w:rPr>
                  <w:rFonts w:ascii="Calibri" w:hAnsi="Calibri"/>
                  <w:color w:val="000000"/>
                  <w:spacing w:val="0"/>
                  <w:sz w:val="22"/>
                  <w:szCs w:val="22"/>
                  <w:lang w:eastAsia="en-GB"/>
                </w:rPr>
                <w:t>Repair complete.  RG for Dr Dree headphones and tablets only</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91" w:author="Wright, Phil" w:date="2017-12-08T12:03:00Z"/>
                <w:rFonts w:ascii="Calibri" w:hAnsi="Calibri"/>
                <w:color w:val="000000"/>
                <w:spacing w:val="0"/>
                <w:sz w:val="22"/>
                <w:szCs w:val="22"/>
                <w:lang w:eastAsia="en-GB"/>
              </w:rPr>
            </w:pPr>
            <w:ins w:id="1892"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93" w:author="Wright, Phil" w:date="2017-12-08T12:03:00Z"/>
                <w:rFonts w:ascii="Calibri" w:hAnsi="Calibri"/>
                <w:color w:val="000000"/>
                <w:spacing w:val="0"/>
                <w:sz w:val="22"/>
                <w:szCs w:val="22"/>
                <w:lang w:eastAsia="en-GB"/>
              </w:rPr>
            </w:pPr>
            <w:ins w:id="1894"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95" w:author="Wright, Phil" w:date="2017-12-08T12:03:00Z"/>
                <w:rFonts w:ascii="Calibri" w:hAnsi="Calibri"/>
                <w:color w:val="000000"/>
                <w:spacing w:val="0"/>
                <w:sz w:val="22"/>
                <w:szCs w:val="22"/>
                <w:lang w:eastAsia="en-GB"/>
              </w:rPr>
            </w:pPr>
            <w:ins w:id="1896"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97" w:author="Wright, Phil" w:date="2017-12-08T12:03:00Z"/>
                <w:rFonts w:ascii="Calibri" w:hAnsi="Calibri"/>
                <w:color w:val="000000"/>
                <w:spacing w:val="0"/>
                <w:sz w:val="22"/>
                <w:szCs w:val="22"/>
                <w:lang w:eastAsia="en-GB"/>
              </w:rPr>
            </w:pPr>
            <w:ins w:id="189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899" w:author="Wright, Phil" w:date="2017-12-08T12:03:00Z"/>
                <w:rFonts w:ascii="Calibri" w:hAnsi="Calibri"/>
                <w:color w:val="000000"/>
                <w:spacing w:val="0"/>
                <w:sz w:val="22"/>
                <w:szCs w:val="22"/>
                <w:lang w:eastAsia="en-GB"/>
              </w:rPr>
            </w:pPr>
            <w:ins w:id="1900"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01" w:author="Wright, Phil" w:date="2017-12-08T12:03:00Z"/>
                <w:rFonts w:ascii="Calibri" w:hAnsi="Calibri"/>
                <w:color w:val="000000"/>
                <w:spacing w:val="0"/>
                <w:sz w:val="22"/>
                <w:szCs w:val="22"/>
                <w:lang w:eastAsia="en-GB"/>
              </w:rPr>
            </w:pPr>
            <w:ins w:id="1902"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903" w:author="Wright, Phil" w:date="2017-12-08T12:03:00Z"/>
                <w:rFonts w:ascii="Calibri" w:hAnsi="Calibri"/>
                <w:color w:val="000000"/>
                <w:spacing w:val="0"/>
                <w:sz w:val="22"/>
                <w:szCs w:val="22"/>
                <w:lang w:eastAsia="en-GB"/>
              </w:rPr>
            </w:pPr>
            <w:ins w:id="1904"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905" w:author="Wright, Phil" w:date="2017-12-08T12:03:00Z"/>
                <w:rFonts w:ascii="Calibri" w:hAnsi="Calibri"/>
                <w:color w:val="000000"/>
                <w:spacing w:val="0"/>
                <w:sz w:val="22"/>
                <w:szCs w:val="22"/>
                <w:lang w:eastAsia="en-GB"/>
              </w:rPr>
            </w:pPr>
            <w:ins w:id="1906"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07" w:author="Wright, Phil" w:date="2017-12-08T12:03:00Z"/>
                <w:rFonts w:ascii="Calibri" w:hAnsi="Calibri"/>
                <w:color w:val="000000"/>
                <w:spacing w:val="0"/>
                <w:sz w:val="22"/>
                <w:szCs w:val="22"/>
                <w:lang w:eastAsia="en-GB"/>
              </w:rPr>
            </w:pPr>
            <w:ins w:id="1908"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909" w:author="Wright, Phil" w:date="2017-12-08T12:03:00Z"/>
                <w:rFonts w:ascii="Calibri" w:hAnsi="Calibri"/>
                <w:color w:val="000000"/>
                <w:spacing w:val="0"/>
                <w:sz w:val="22"/>
                <w:szCs w:val="22"/>
                <w:lang w:eastAsia="en-GB"/>
              </w:rPr>
            </w:pPr>
            <w:ins w:id="1910"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911" w:author="Wright, Phil" w:date="2017-12-08T12:03:00Z"/>
                <w:rFonts w:ascii="Calibri" w:hAnsi="Calibri"/>
                <w:color w:val="000000"/>
                <w:spacing w:val="0"/>
                <w:sz w:val="22"/>
                <w:szCs w:val="22"/>
                <w:lang w:eastAsia="en-GB"/>
              </w:rPr>
            </w:pPr>
            <w:ins w:id="1912" w:author="Wright, Phil" w:date="2017-12-08T12:03:00Z">
              <w:r w:rsidRPr="002E0EE3">
                <w:rPr>
                  <w:rFonts w:ascii="Calibri" w:hAnsi="Calibri"/>
                  <w:color w:val="000000"/>
                  <w:spacing w:val="0"/>
                  <w:sz w:val="22"/>
                  <w:szCs w:val="22"/>
                  <w:lang w:eastAsia="en-GB"/>
                </w:rPr>
                <w:t>Item arrived at depot for repair</w:t>
              </w:r>
            </w:ins>
          </w:p>
        </w:tc>
      </w:tr>
      <w:tr w:rsidR="002E0EE3" w:rsidRPr="002E0EE3" w:rsidTr="002E0EE3">
        <w:trPr>
          <w:trHeight w:val="315"/>
          <w:ins w:id="1913"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914" w:author="Wright, Phil" w:date="2017-12-08T12:03:00Z"/>
                <w:rFonts w:ascii="Calibri" w:hAnsi="Calibri"/>
                <w:color w:val="000000"/>
                <w:spacing w:val="0"/>
                <w:sz w:val="22"/>
                <w:szCs w:val="22"/>
                <w:lang w:eastAsia="en-GB"/>
              </w:rPr>
            </w:pPr>
            <w:ins w:id="1915" w:author="Wright, Phil" w:date="2017-12-08T12:03:00Z">
              <w:r w:rsidRPr="002E0EE3">
                <w:rPr>
                  <w:rFonts w:ascii="Calibri" w:hAnsi="Calibri"/>
                  <w:color w:val="000000"/>
                  <w:spacing w:val="0"/>
                  <w:sz w:val="22"/>
                  <w:szCs w:val="22"/>
                  <w:lang w:eastAsia="en-GB"/>
                </w:rPr>
                <w:t>17</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16" w:author="Wright, Phil" w:date="2017-12-08T12:03:00Z"/>
                <w:rFonts w:ascii="Calibri" w:hAnsi="Calibri"/>
                <w:color w:val="000000"/>
                <w:spacing w:val="0"/>
                <w:sz w:val="22"/>
                <w:szCs w:val="22"/>
                <w:lang w:eastAsia="en-GB"/>
              </w:rPr>
            </w:pPr>
            <w:ins w:id="1917" w:author="Wright, Phil" w:date="2017-12-08T12:03:00Z">
              <w:r w:rsidRPr="002E0EE3">
                <w:rPr>
                  <w:rFonts w:ascii="Calibri" w:hAnsi="Calibri"/>
                  <w:color w:val="000000"/>
                  <w:spacing w:val="0"/>
                  <w:sz w:val="22"/>
                  <w:szCs w:val="22"/>
                  <w:lang w:eastAsia="en-GB"/>
                </w:rPr>
                <w:t>Courier collection repair status updates</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18" w:author="Wright, Phil" w:date="2017-12-08T12:03:00Z"/>
                <w:rFonts w:ascii="Calibri" w:hAnsi="Calibri"/>
                <w:color w:val="000000"/>
                <w:spacing w:val="0"/>
                <w:sz w:val="22"/>
                <w:szCs w:val="22"/>
                <w:lang w:eastAsia="en-GB"/>
              </w:rPr>
            </w:pPr>
            <w:ins w:id="1919"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20" w:author="Wright, Phil" w:date="2017-12-08T12:03:00Z"/>
                <w:rFonts w:ascii="Calibri" w:hAnsi="Calibri"/>
                <w:color w:val="000000"/>
                <w:spacing w:val="0"/>
                <w:sz w:val="22"/>
                <w:szCs w:val="22"/>
                <w:lang w:eastAsia="en-GB"/>
              </w:rPr>
            </w:pPr>
            <w:ins w:id="1921" w:author="Wright, Phil" w:date="2017-12-08T12:03:00Z">
              <w:r w:rsidRPr="002E0EE3">
                <w:rPr>
                  <w:rFonts w:ascii="Calibri" w:hAnsi="Calibri"/>
                  <w:color w:val="000000"/>
                  <w:spacing w:val="0"/>
                  <w:sz w:val="22"/>
                  <w:szCs w:val="22"/>
                  <w:lang w:eastAsia="en-GB"/>
                </w:rPr>
                <w:t>Dispatched back with ETA.  RG for Dr Dree headphones and tablets only</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22" w:author="Wright, Phil" w:date="2017-12-08T12:03:00Z"/>
                <w:rFonts w:ascii="Calibri" w:hAnsi="Calibri"/>
                <w:color w:val="000000"/>
                <w:spacing w:val="0"/>
                <w:sz w:val="22"/>
                <w:szCs w:val="22"/>
                <w:lang w:eastAsia="en-GB"/>
              </w:rPr>
            </w:pPr>
            <w:ins w:id="1923"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24" w:author="Wright, Phil" w:date="2017-12-08T12:03:00Z"/>
                <w:rFonts w:ascii="Calibri" w:hAnsi="Calibri"/>
                <w:color w:val="000000"/>
                <w:spacing w:val="0"/>
                <w:sz w:val="22"/>
                <w:szCs w:val="22"/>
                <w:lang w:eastAsia="en-GB"/>
              </w:rPr>
            </w:pPr>
            <w:ins w:id="1925"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26" w:author="Wright, Phil" w:date="2017-12-08T12:03:00Z"/>
                <w:rFonts w:ascii="Calibri" w:hAnsi="Calibri"/>
                <w:color w:val="000000"/>
                <w:spacing w:val="0"/>
                <w:sz w:val="22"/>
                <w:szCs w:val="22"/>
                <w:lang w:eastAsia="en-GB"/>
              </w:rPr>
            </w:pPr>
            <w:ins w:id="1927"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28" w:author="Wright, Phil" w:date="2017-12-08T12:03:00Z"/>
                <w:rFonts w:ascii="Calibri" w:hAnsi="Calibri"/>
                <w:color w:val="000000"/>
                <w:spacing w:val="0"/>
                <w:sz w:val="22"/>
                <w:szCs w:val="22"/>
                <w:lang w:eastAsia="en-GB"/>
              </w:rPr>
            </w:pPr>
            <w:ins w:id="192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30" w:author="Wright, Phil" w:date="2017-12-08T12:03:00Z"/>
                <w:rFonts w:ascii="Calibri" w:hAnsi="Calibri"/>
                <w:color w:val="000000"/>
                <w:spacing w:val="0"/>
                <w:sz w:val="22"/>
                <w:szCs w:val="22"/>
                <w:lang w:eastAsia="en-GB"/>
              </w:rPr>
            </w:pPr>
            <w:ins w:id="1931"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32" w:author="Wright, Phil" w:date="2017-12-08T12:03:00Z"/>
                <w:rFonts w:ascii="Calibri" w:hAnsi="Calibri"/>
                <w:color w:val="000000"/>
                <w:spacing w:val="0"/>
                <w:sz w:val="22"/>
                <w:szCs w:val="22"/>
                <w:lang w:eastAsia="en-GB"/>
              </w:rPr>
            </w:pPr>
            <w:ins w:id="1933"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934" w:author="Wright, Phil" w:date="2017-12-08T12:03:00Z"/>
                <w:rFonts w:ascii="Calibri" w:hAnsi="Calibri"/>
                <w:color w:val="000000"/>
                <w:spacing w:val="0"/>
                <w:sz w:val="22"/>
                <w:szCs w:val="22"/>
                <w:lang w:eastAsia="en-GB"/>
              </w:rPr>
            </w:pPr>
            <w:ins w:id="1935"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936" w:author="Wright, Phil" w:date="2017-12-08T12:03:00Z"/>
                <w:rFonts w:ascii="Calibri" w:hAnsi="Calibri"/>
                <w:color w:val="000000"/>
                <w:spacing w:val="0"/>
                <w:sz w:val="22"/>
                <w:szCs w:val="22"/>
                <w:lang w:eastAsia="en-GB"/>
              </w:rPr>
            </w:pPr>
            <w:ins w:id="1937" w:author="Wright, Phil" w:date="2017-12-08T12:03:00Z">
              <w:r w:rsidRPr="002E0EE3">
                <w:rPr>
                  <w:rFonts w:ascii="Calibri" w:hAnsi="Calibri"/>
                  <w:color w:val="000000"/>
                  <w:spacing w:val="0"/>
                  <w:sz w:val="22"/>
                  <w:szCs w:val="22"/>
                  <w:lang w:eastAsia="en-GB"/>
                </w:rPr>
                <w:t>Email</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38" w:author="Wright, Phil" w:date="2017-12-08T12:03:00Z"/>
                <w:rFonts w:ascii="Calibri" w:hAnsi="Calibri"/>
                <w:color w:val="000000"/>
                <w:spacing w:val="0"/>
                <w:sz w:val="22"/>
                <w:szCs w:val="22"/>
                <w:lang w:eastAsia="en-GB"/>
              </w:rPr>
            </w:pPr>
            <w:ins w:id="1939" w:author="Wright, Phil" w:date="2017-12-08T12:03:00Z">
              <w:r w:rsidRPr="002E0EE3">
                <w:rPr>
                  <w:rFonts w:ascii="Calibri" w:hAnsi="Calibri"/>
                  <w:color w:val="000000"/>
                  <w:spacing w:val="0"/>
                  <w:sz w:val="22"/>
                  <w:szCs w:val="22"/>
                  <w:lang w:eastAsia="en-GB"/>
                </w:rPr>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940" w:author="Wright, Phil" w:date="2017-12-08T12:03:00Z"/>
                <w:rFonts w:ascii="Calibri" w:hAnsi="Calibri"/>
                <w:color w:val="000000"/>
                <w:spacing w:val="0"/>
                <w:sz w:val="22"/>
                <w:szCs w:val="22"/>
                <w:lang w:eastAsia="en-GB"/>
              </w:rPr>
            </w:pPr>
            <w:ins w:id="1941"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942" w:author="Wright, Phil" w:date="2017-12-08T12:03:00Z"/>
                <w:rFonts w:ascii="Calibri" w:hAnsi="Calibri"/>
                <w:color w:val="000000"/>
                <w:spacing w:val="0"/>
                <w:sz w:val="22"/>
                <w:szCs w:val="22"/>
                <w:lang w:eastAsia="en-GB"/>
              </w:rPr>
            </w:pPr>
            <w:ins w:id="1943" w:author="Wright, Phil" w:date="2017-12-08T12:03:00Z">
              <w:r w:rsidRPr="002E0EE3">
                <w:rPr>
                  <w:rFonts w:ascii="Calibri" w:hAnsi="Calibri"/>
                  <w:color w:val="000000"/>
                  <w:spacing w:val="0"/>
                  <w:sz w:val="22"/>
                  <w:szCs w:val="22"/>
                  <w:lang w:eastAsia="en-GB"/>
                </w:rPr>
                <w:t>Courier booked for delivery</w:t>
              </w:r>
            </w:ins>
          </w:p>
        </w:tc>
      </w:tr>
      <w:tr w:rsidR="002E0EE3" w:rsidRPr="002E0EE3" w:rsidTr="002E0EE3">
        <w:trPr>
          <w:trHeight w:val="315"/>
          <w:ins w:id="1944"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945" w:author="Wright, Phil" w:date="2017-12-08T12:03:00Z"/>
                <w:rFonts w:ascii="Calibri" w:hAnsi="Calibri"/>
                <w:color w:val="000000"/>
                <w:spacing w:val="0"/>
                <w:sz w:val="22"/>
                <w:szCs w:val="22"/>
                <w:lang w:eastAsia="en-GB"/>
              </w:rPr>
            </w:pPr>
            <w:ins w:id="1946" w:author="Wright, Phil" w:date="2017-12-08T12:03:00Z">
              <w:r w:rsidRPr="002E0EE3">
                <w:rPr>
                  <w:rFonts w:ascii="Calibri" w:hAnsi="Calibri"/>
                  <w:color w:val="000000"/>
                  <w:spacing w:val="0"/>
                  <w:sz w:val="22"/>
                  <w:szCs w:val="22"/>
                  <w:lang w:eastAsia="en-GB"/>
                </w:rPr>
                <w:t>18</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47" w:author="Wright, Phil" w:date="2017-12-08T12:03:00Z"/>
                <w:rFonts w:ascii="Calibri" w:hAnsi="Calibri"/>
                <w:color w:val="000000"/>
                <w:spacing w:val="0"/>
                <w:sz w:val="22"/>
                <w:szCs w:val="22"/>
                <w:lang w:eastAsia="en-GB"/>
              </w:rPr>
            </w:pPr>
            <w:ins w:id="1948" w:author="Wright, Phil" w:date="2017-12-08T12:03:00Z">
              <w:r w:rsidRPr="002E0EE3">
                <w:rPr>
                  <w:rFonts w:ascii="Calibri" w:hAnsi="Calibri"/>
                  <w:color w:val="000000"/>
                  <w:spacing w:val="0"/>
                  <w:sz w:val="22"/>
                  <w:szCs w:val="22"/>
                  <w:lang w:eastAsia="en-GB"/>
                </w:rPr>
                <w:t>Job complete</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49" w:author="Wright, Phil" w:date="2017-12-08T12:03:00Z"/>
                <w:rFonts w:ascii="Calibri" w:hAnsi="Calibri"/>
                <w:color w:val="000000"/>
                <w:spacing w:val="0"/>
                <w:sz w:val="22"/>
                <w:szCs w:val="22"/>
                <w:lang w:eastAsia="en-GB"/>
              </w:rPr>
            </w:pPr>
            <w:ins w:id="1950"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51" w:author="Wright, Phil" w:date="2017-12-08T12:03:00Z"/>
                <w:rFonts w:ascii="Calibri" w:hAnsi="Calibri"/>
                <w:color w:val="000000"/>
                <w:spacing w:val="0"/>
                <w:sz w:val="22"/>
                <w:szCs w:val="22"/>
                <w:lang w:eastAsia="en-GB"/>
              </w:rPr>
            </w:pPr>
            <w:ins w:id="1952" w:author="Wright, Phil" w:date="2017-12-08T12:03:00Z">
              <w:r w:rsidRPr="002E0EE3">
                <w:rPr>
                  <w:rFonts w:ascii="Calibri" w:hAnsi="Calibri"/>
                  <w:color w:val="000000"/>
                  <w:spacing w:val="0"/>
                  <w:sz w:val="22"/>
                  <w:szCs w:val="22"/>
                  <w:lang w:eastAsia="en-GB"/>
                </w:rPr>
                <w:t>Confirmation of job complete. RG for Dr Dree headphones and tablets only</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53" w:author="Wright, Phil" w:date="2017-12-08T12:03:00Z"/>
                <w:rFonts w:ascii="Calibri" w:hAnsi="Calibri"/>
                <w:color w:val="000000"/>
                <w:spacing w:val="0"/>
                <w:sz w:val="22"/>
                <w:szCs w:val="22"/>
                <w:lang w:eastAsia="en-GB"/>
              </w:rPr>
            </w:pPr>
            <w:ins w:id="1954"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55" w:author="Wright, Phil" w:date="2017-12-08T12:03:00Z"/>
                <w:rFonts w:ascii="Calibri" w:hAnsi="Calibri"/>
                <w:color w:val="000000"/>
                <w:spacing w:val="0"/>
                <w:sz w:val="22"/>
                <w:szCs w:val="22"/>
                <w:lang w:eastAsia="en-GB"/>
              </w:rPr>
            </w:pPr>
            <w:ins w:id="1956" w:author="Wright, Phil" w:date="2017-12-08T12:03:00Z">
              <w:r w:rsidRPr="002E0EE3">
                <w:rPr>
                  <w:rFonts w:ascii="Calibri" w:hAnsi="Calibri"/>
                  <w:color w:val="000000"/>
                  <w:spacing w:val="0"/>
                  <w:sz w:val="22"/>
                  <w:szCs w:val="22"/>
                  <w:lang w:eastAsia="en-GB"/>
                </w:rPr>
                <w:t xml:space="preserve">Email </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57" w:author="Wright, Phil" w:date="2017-12-08T12:03:00Z"/>
                <w:rFonts w:ascii="Calibri" w:hAnsi="Calibri"/>
                <w:color w:val="000000"/>
                <w:spacing w:val="0"/>
                <w:sz w:val="22"/>
                <w:szCs w:val="22"/>
                <w:lang w:eastAsia="en-GB"/>
              </w:rPr>
            </w:pPr>
            <w:ins w:id="195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59" w:author="Wright, Phil" w:date="2017-12-08T12:03:00Z"/>
                <w:rFonts w:ascii="Calibri" w:hAnsi="Calibri"/>
                <w:color w:val="000000"/>
                <w:spacing w:val="0"/>
                <w:sz w:val="22"/>
                <w:szCs w:val="22"/>
                <w:lang w:eastAsia="en-GB"/>
              </w:rPr>
            </w:pPr>
            <w:ins w:id="196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61" w:author="Wright, Phil" w:date="2017-12-08T12:03:00Z"/>
                <w:rFonts w:ascii="Calibri" w:hAnsi="Calibri"/>
                <w:color w:val="000000"/>
                <w:spacing w:val="0"/>
                <w:sz w:val="22"/>
                <w:szCs w:val="22"/>
                <w:lang w:eastAsia="en-GB"/>
              </w:rPr>
            </w:pPr>
            <w:ins w:id="1962" w:author="Wright, Phil" w:date="2017-12-08T12:03:00Z">
              <w:r w:rsidRPr="002E0EE3">
                <w:rPr>
                  <w:rFonts w:ascii="Calibri" w:hAnsi="Calibri"/>
                  <w:color w:val="000000"/>
                  <w:spacing w:val="0"/>
                  <w:sz w:val="22"/>
                  <w:szCs w:val="22"/>
                  <w:lang w:eastAsia="en-GB"/>
                </w:rPr>
                <w:t xml:space="preserve">Email </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63" w:author="Wright, Phil" w:date="2017-12-08T12:03:00Z"/>
                <w:rFonts w:ascii="Calibri" w:hAnsi="Calibri"/>
                <w:color w:val="000000"/>
                <w:spacing w:val="0"/>
                <w:sz w:val="22"/>
                <w:szCs w:val="22"/>
                <w:lang w:eastAsia="en-GB"/>
              </w:rPr>
            </w:pPr>
            <w:ins w:id="196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965" w:author="Wright, Phil" w:date="2017-12-08T12:03:00Z"/>
                <w:rFonts w:ascii="Calibri" w:hAnsi="Calibri"/>
                <w:color w:val="000000"/>
                <w:spacing w:val="0"/>
                <w:sz w:val="22"/>
                <w:szCs w:val="22"/>
                <w:lang w:eastAsia="en-GB"/>
              </w:rPr>
            </w:pPr>
            <w:ins w:id="1966"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967" w:author="Wright, Phil" w:date="2017-12-08T12:03:00Z"/>
                <w:rFonts w:ascii="Calibri" w:hAnsi="Calibri"/>
                <w:color w:val="000000"/>
                <w:spacing w:val="0"/>
                <w:sz w:val="22"/>
                <w:szCs w:val="22"/>
                <w:lang w:eastAsia="en-GB"/>
              </w:rPr>
            </w:pPr>
            <w:ins w:id="1968" w:author="Wright, Phil" w:date="2017-12-08T12:03:00Z">
              <w:r w:rsidRPr="002E0EE3">
                <w:rPr>
                  <w:rFonts w:ascii="Calibri" w:hAnsi="Calibri"/>
                  <w:color w:val="000000"/>
                  <w:spacing w:val="0"/>
                  <w:sz w:val="22"/>
                  <w:szCs w:val="22"/>
                  <w:lang w:eastAsia="en-GB"/>
                </w:rPr>
                <w:t xml:space="preserve">Email </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69" w:author="Wright, Phil" w:date="2017-12-08T12:03:00Z"/>
                <w:rFonts w:ascii="Calibri" w:hAnsi="Calibri"/>
                <w:color w:val="000000"/>
                <w:spacing w:val="0"/>
                <w:sz w:val="22"/>
                <w:szCs w:val="22"/>
                <w:lang w:eastAsia="en-GB"/>
              </w:rPr>
            </w:pPr>
            <w:ins w:id="197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971" w:author="Wright, Phil" w:date="2017-12-08T12:03:00Z"/>
                <w:rFonts w:ascii="Calibri" w:hAnsi="Calibri"/>
                <w:color w:val="000000"/>
                <w:spacing w:val="0"/>
                <w:sz w:val="22"/>
                <w:szCs w:val="22"/>
                <w:lang w:eastAsia="en-GB"/>
              </w:rPr>
            </w:pPr>
            <w:ins w:id="1972"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1973" w:author="Wright, Phil" w:date="2017-12-08T12:03:00Z"/>
                <w:rFonts w:ascii="Calibri" w:hAnsi="Calibri"/>
                <w:color w:val="000000"/>
                <w:spacing w:val="0"/>
                <w:sz w:val="22"/>
                <w:szCs w:val="22"/>
                <w:lang w:eastAsia="en-GB"/>
              </w:rPr>
            </w:pPr>
            <w:ins w:id="1974" w:author="Wright, Phil" w:date="2017-12-08T12:03:00Z">
              <w:r w:rsidRPr="002E0EE3">
                <w:rPr>
                  <w:rFonts w:ascii="Calibri" w:hAnsi="Calibri"/>
                  <w:color w:val="000000"/>
                  <w:spacing w:val="0"/>
                  <w:sz w:val="22"/>
                  <w:szCs w:val="22"/>
                  <w:lang w:eastAsia="en-GB"/>
                </w:rPr>
                <w:t>Job complete</w:t>
              </w:r>
            </w:ins>
          </w:p>
        </w:tc>
      </w:tr>
      <w:tr w:rsidR="002E0EE3" w:rsidRPr="002E0EE3" w:rsidTr="002E0EE3">
        <w:trPr>
          <w:trHeight w:val="315"/>
          <w:ins w:id="1975"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976" w:author="Wright, Phil" w:date="2017-12-08T12:03:00Z"/>
                <w:rFonts w:ascii="Calibri" w:hAnsi="Calibri"/>
                <w:color w:val="000000"/>
                <w:spacing w:val="0"/>
                <w:sz w:val="22"/>
                <w:szCs w:val="22"/>
                <w:lang w:eastAsia="en-GB"/>
              </w:rPr>
            </w:pPr>
            <w:ins w:id="1977" w:author="Wright, Phil" w:date="2017-12-08T12:03:00Z">
              <w:r w:rsidRPr="002E0EE3">
                <w:rPr>
                  <w:rFonts w:ascii="Calibri" w:hAnsi="Calibri"/>
                  <w:color w:val="000000"/>
                  <w:spacing w:val="0"/>
                  <w:sz w:val="22"/>
                  <w:szCs w:val="22"/>
                  <w:lang w:eastAsia="en-GB"/>
                </w:rPr>
                <w:t>19</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78" w:author="Wright, Phil" w:date="2017-12-08T12:03:00Z"/>
                <w:rFonts w:ascii="Calibri" w:hAnsi="Calibri"/>
                <w:color w:val="000000"/>
                <w:spacing w:val="0"/>
                <w:sz w:val="22"/>
                <w:szCs w:val="22"/>
                <w:lang w:eastAsia="en-GB"/>
              </w:rPr>
            </w:pPr>
            <w:ins w:id="1979" w:author="Wright, Phil" w:date="2017-12-08T12:03:00Z">
              <w:r w:rsidRPr="002E0EE3">
                <w:rPr>
                  <w:rFonts w:ascii="Calibri" w:hAnsi="Calibri"/>
                  <w:color w:val="000000"/>
                  <w:spacing w:val="0"/>
                  <w:sz w:val="22"/>
                  <w:szCs w:val="22"/>
                  <w:lang w:eastAsia="en-GB"/>
                </w:rPr>
                <w:t xml:space="preserve">BER </w:t>
              </w:r>
              <w:r w:rsidRPr="002E0EE3">
                <w:rPr>
                  <w:rFonts w:ascii="Calibri" w:hAnsi="Calibri"/>
                  <w:color w:val="000000"/>
                  <w:spacing w:val="0"/>
                  <w:sz w:val="22"/>
                  <w:szCs w:val="22"/>
                  <w:lang w:eastAsia="en-GB"/>
                </w:rPr>
                <w:lastRenderedPageBreak/>
                <w:t>notification</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80" w:author="Wright, Phil" w:date="2017-12-08T12:03:00Z"/>
                <w:rFonts w:ascii="Calibri" w:hAnsi="Calibri"/>
                <w:color w:val="000000"/>
                <w:spacing w:val="0"/>
                <w:sz w:val="22"/>
                <w:szCs w:val="22"/>
                <w:lang w:eastAsia="en-GB"/>
              </w:rPr>
            </w:pPr>
            <w:ins w:id="1981" w:author="Wright, Phil" w:date="2017-12-08T12:03:00Z">
              <w:r w:rsidRPr="002E0EE3">
                <w:rPr>
                  <w:rFonts w:ascii="Calibri" w:hAnsi="Calibri"/>
                  <w:color w:val="000000"/>
                  <w:spacing w:val="0"/>
                  <w:sz w:val="22"/>
                  <w:szCs w:val="22"/>
                  <w:lang w:eastAsia="en-GB"/>
                </w:rPr>
                <w:lastRenderedPageBreak/>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1982" w:author="Wright, Phil" w:date="2017-12-08T12:03:00Z"/>
                <w:rFonts w:ascii="Calibri" w:hAnsi="Calibri"/>
                <w:color w:val="000000"/>
                <w:spacing w:val="0"/>
                <w:sz w:val="22"/>
                <w:szCs w:val="22"/>
                <w:lang w:eastAsia="en-GB"/>
              </w:rPr>
            </w:pPr>
            <w:ins w:id="1983" w:author="Wright, Phil" w:date="2017-12-08T12:03:00Z">
              <w:r w:rsidRPr="002E0EE3">
                <w:rPr>
                  <w:rFonts w:ascii="Calibri" w:hAnsi="Calibri"/>
                  <w:color w:val="000000"/>
                  <w:spacing w:val="0"/>
                  <w:sz w:val="22"/>
                  <w:szCs w:val="22"/>
                  <w:lang w:eastAsia="en-GB"/>
                </w:rPr>
                <w:t xml:space="preserve">Advising the </w:t>
              </w:r>
              <w:r w:rsidRPr="002E0EE3">
                <w:rPr>
                  <w:rFonts w:ascii="Calibri" w:hAnsi="Calibri"/>
                  <w:color w:val="000000"/>
                  <w:spacing w:val="0"/>
                  <w:sz w:val="22"/>
                  <w:szCs w:val="22"/>
                  <w:lang w:eastAsia="en-GB"/>
                </w:rPr>
                <w:lastRenderedPageBreak/>
                <w:t xml:space="preserve">customer to </w:t>
              </w:r>
              <w:bookmarkStart w:id="1984" w:name="_GoBack"/>
              <w:bookmarkEnd w:id="1984"/>
              <w:r w:rsidRPr="002E0EE3">
                <w:rPr>
                  <w:rFonts w:ascii="Calibri" w:hAnsi="Calibri"/>
                  <w:color w:val="000000"/>
                  <w:spacing w:val="0"/>
                  <w:sz w:val="22"/>
                  <w:szCs w:val="22"/>
                  <w:lang w:eastAsia="en-GB"/>
                </w:rPr>
                <w:t>contact us to arrange BER</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85" w:author="Wright, Phil" w:date="2017-12-08T12:03:00Z"/>
                <w:rFonts w:ascii="Calibri" w:hAnsi="Calibri"/>
                <w:color w:val="000000"/>
                <w:spacing w:val="0"/>
                <w:sz w:val="22"/>
                <w:szCs w:val="22"/>
                <w:lang w:eastAsia="en-GB"/>
              </w:rPr>
            </w:pPr>
            <w:ins w:id="1986" w:author="Wright, Phil" w:date="2017-12-08T12:03:00Z">
              <w:r w:rsidRPr="002E0EE3">
                <w:rPr>
                  <w:rFonts w:ascii="Calibri" w:hAnsi="Calibri"/>
                  <w:color w:val="000000"/>
                  <w:spacing w:val="0"/>
                  <w:sz w:val="22"/>
                  <w:szCs w:val="22"/>
                  <w:lang w:eastAsia="en-GB"/>
                </w:rPr>
                <w:lastRenderedPageBreak/>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87" w:author="Wright, Phil" w:date="2017-12-08T12:03:00Z"/>
                <w:rFonts w:ascii="Calibri" w:hAnsi="Calibri"/>
                <w:color w:val="000000"/>
                <w:spacing w:val="0"/>
                <w:sz w:val="22"/>
                <w:szCs w:val="22"/>
                <w:lang w:eastAsia="en-GB"/>
              </w:rPr>
            </w:pPr>
            <w:ins w:id="1988" w:author="Wright, Phil" w:date="2017-12-08T12:03:00Z">
              <w:r w:rsidRPr="002E0EE3">
                <w:rPr>
                  <w:rFonts w:ascii="Calibri" w:hAnsi="Calibri"/>
                  <w:color w:val="000000"/>
                  <w:spacing w:val="0"/>
                  <w:sz w:val="22"/>
                  <w:szCs w:val="22"/>
                  <w:lang w:eastAsia="en-GB"/>
                </w:rPr>
                <w:t>Telepho</w:t>
              </w:r>
              <w:r w:rsidRPr="002E0EE3">
                <w:rPr>
                  <w:rFonts w:ascii="Calibri" w:hAnsi="Calibri"/>
                  <w:color w:val="000000"/>
                  <w:spacing w:val="0"/>
                  <w:sz w:val="22"/>
                  <w:szCs w:val="22"/>
                  <w:lang w:eastAsia="en-GB"/>
                </w:rPr>
                <w:lastRenderedPageBreak/>
                <w:t>ne</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89" w:author="Wright, Phil" w:date="2017-12-08T12:03:00Z"/>
                <w:rFonts w:ascii="Calibri" w:hAnsi="Calibri"/>
                <w:color w:val="000000"/>
                <w:spacing w:val="0"/>
                <w:sz w:val="22"/>
                <w:szCs w:val="22"/>
                <w:lang w:eastAsia="en-GB"/>
              </w:rPr>
            </w:pPr>
            <w:ins w:id="1990" w:author="Wright, Phil" w:date="2017-12-08T12:03:00Z">
              <w:r w:rsidRPr="002E0EE3">
                <w:rPr>
                  <w:rFonts w:ascii="Calibri" w:hAnsi="Calibri"/>
                  <w:color w:val="000000"/>
                  <w:spacing w:val="0"/>
                  <w:sz w:val="22"/>
                  <w:szCs w:val="22"/>
                  <w:lang w:eastAsia="en-GB"/>
                </w:rPr>
                <w:lastRenderedPageBreak/>
                <w:t>SMS</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91" w:author="Wright, Phil" w:date="2017-12-08T12:03:00Z"/>
                <w:rFonts w:ascii="Calibri" w:hAnsi="Calibri"/>
                <w:color w:val="000000"/>
                <w:spacing w:val="0"/>
                <w:sz w:val="22"/>
                <w:szCs w:val="22"/>
                <w:lang w:eastAsia="en-GB"/>
              </w:rPr>
            </w:pPr>
            <w:ins w:id="1992" w:author="Wright, Phil" w:date="2017-12-08T12:03:00Z">
              <w:r w:rsidRPr="002E0EE3">
                <w:rPr>
                  <w:rFonts w:ascii="Calibri" w:hAnsi="Calibri"/>
                  <w:color w:val="000000"/>
                  <w:spacing w:val="0"/>
                  <w:sz w:val="22"/>
                  <w:szCs w:val="22"/>
                  <w:lang w:eastAsia="en-GB"/>
                </w:rPr>
                <w:t xml:space="preserve">Email </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93" w:author="Wright, Phil" w:date="2017-12-08T12:03:00Z"/>
                <w:rFonts w:ascii="Calibri" w:hAnsi="Calibri"/>
                <w:color w:val="000000"/>
                <w:spacing w:val="0"/>
                <w:sz w:val="22"/>
                <w:szCs w:val="22"/>
                <w:lang w:eastAsia="en-GB"/>
              </w:rPr>
            </w:pPr>
            <w:ins w:id="199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1995" w:author="Wright, Phil" w:date="2017-12-08T12:03:00Z"/>
                <w:rFonts w:ascii="Calibri" w:hAnsi="Calibri"/>
                <w:color w:val="000000"/>
                <w:spacing w:val="0"/>
                <w:sz w:val="22"/>
                <w:szCs w:val="22"/>
                <w:lang w:eastAsia="en-GB"/>
              </w:rPr>
            </w:pPr>
            <w:ins w:id="199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1997" w:author="Wright, Phil" w:date="2017-12-08T12:03:00Z"/>
                <w:rFonts w:ascii="Calibri" w:hAnsi="Calibri"/>
                <w:color w:val="000000"/>
                <w:spacing w:val="0"/>
                <w:sz w:val="22"/>
                <w:szCs w:val="22"/>
                <w:lang w:eastAsia="en-GB"/>
              </w:rPr>
            </w:pPr>
            <w:ins w:id="1998"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1999" w:author="Wright, Phil" w:date="2017-12-08T12:03:00Z"/>
                <w:rFonts w:ascii="Calibri" w:hAnsi="Calibri"/>
                <w:color w:val="000000"/>
                <w:spacing w:val="0"/>
                <w:sz w:val="22"/>
                <w:szCs w:val="22"/>
                <w:lang w:eastAsia="en-GB"/>
              </w:rPr>
            </w:pPr>
            <w:ins w:id="2000" w:author="Wright, Phil" w:date="2017-12-08T12:03:00Z">
              <w:r w:rsidRPr="002E0EE3">
                <w:rPr>
                  <w:rFonts w:ascii="Calibri" w:hAnsi="Calibri"/>
                  <w:color w:val="000000"/>
                  <w:spacing w:val="0"/>
                  <w:sz w:val="22"/>
                  <w:szCs w:val="22"/>
                  <w:lang w:eastAsia="en-GB"/>
                </w:rPr>
                <w:t>Telepho</w:t>
              </w:r>
              <w:r w:rsidRPr="002E0EE3">
                <w:rPr>
                  <w:rFonts w:ascii="Calibri" w:hAnsi="Calibri"/>
                  <w:color w:val="000000"/>
                  <w:spacing w:val="0"/>
                  <w:sz w:val="22"/>
                  <w:szCs w:val="22"/>
                  <w:lang w:eastAsia="en-GB"/>
                </w:rPr>
                <w:lastRenderedPageBreak/>
                <w:t>ne</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01" w:author="Wright, Phil" w:date="2017-12-08T12:03:00Z"/>
                <w:rFonts w:ascii="Calibri" w:hAnsi="Calibri"/>
                <w:color w:val="000000"/>
                <w:spacing w:val="0"/>
                <w:sz w:val="22"/>
                <w:szCs w:val="22"/>
                <w:lang w:eastAsia="en-GB"/>
              </w:rPr>
            </w:pPr>
            <w:ins w:id="2002" w:author="Wright, Phil" w:date="2017-12-08T12:03:00Z">
              <w:r w:rsidRPr="002E0EE3">
                <w:rPr>
                  <w:rFonts w:ascii="Calibri" w:hAnsi="Calibri"/>
                  <w:color w:val="000000"/>
                  <w:spacing w:val="0"/>
                  <w:sz w:val="22"/>
                  <w:szCs w:val="22"/>
                  <w:lang w:eastAsia="en-GB"/>
                </w:rPr>
                <w:lastRenderedPageBreak/>
                <w:t>SMS</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003" w:author="Wright, Phil" w:date="2017-12-08T12:03:00Z"/>
                <w:rFonts w:ascii="Calibri" w:hAnsi="Calibri"/>
                <w:color w:val="000000"/>
                <w:spacing w:val="0"/>
                <w:sz w:val="22"/>
                <w:szCs w:val="22"/>
                <w:lang w:eastAsia="en-GB"/>
              </w:rPr>
            </w:pPr>
            <w:ins w:id="2004" w:author="Wright, Phil" w:date="2017-12-08T12:03:00Z">
              <w:r w:rsidRPr="002E0EE3">
                <w:rPr>
                  <w:rFonts w:ascii="Calibri" w:hAnsi="Calibri"/>
                  <w:color w:val="000000"/>
                  <w:spacing w:val="0"/>
                  <w:sz w:val="22"/>
                  <w:szCs w:val="22"/>
                  <w:lang w:eastAsia="en-GB"/>
                </w:rPr>
                <w:t xml:space="preserve">Email </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005" w:author="Wright, Phil" w:date="2017-12-08T12:03:00Z"/>
                <w:rFonts w:ascii="Calibri" w:hAnsi="Calibri"/>
                <w:color w:val="000000"/>
                <w:spacing w:val="0"/>
                <w:sz w:val="22"/>
                <w:szCs w:val="22"/>
                <w:lang w:eastAsia="en-GB"/>
              </w:rPr>
            </w:pPr>
            <w:ins w:id="2006" w:author="Wright, Phil" w:date="2017-12-08T12:03:00Z">
              <w:r w:rsidRPr="002E0EE3">
                <w:rPr>
                  <w:rFonts w:ascii="Calibri" w:hAnsi="Calibri"/>
                  <w:color w:val="000000"/>
                  <w:spacing w:val="0"/>
                  <w:sz w:val="22"/>
                  <w:szCs w:val="22"/>
                  <w:lang w:eastAsia="en-GB"/>
                </w:rPr>
                <w:t xml:space="preserve">Item to </w:t>
              </w:r>
              <w:r w:rsidRPr="002E0EE3">
                <w:rPr>
                  <w:rFonts w:ascii="Calibri" w:hAnsi="Calibri"/>
                  <w:color w:val="000000"/>
                  <w:spacing w:val="0"/>
                  <w:sz w:val="22"/>
                  <w:szCs w:val="22"/>
                  <w:lang w:eastAsia="en-GB"/>
                </w:rPr>
                <w:lastRenderedPageBreak/>
                <w:t>be replaced</w:t>
              </w:r>
            </w:ins>
          </w:p>
        </w:tc>
      </w:tr>
      <w:tr w:rsidR="002E0EE3" w:rsidRPr="002E0EE3" w:rsidTr="002E0EE3">
        <w:trPr>
          <w:trHeight w:val="315"/>
          <w:ins w:id="2007"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008" w:author="Wright, Phil" w:date="2017-12-08T12:03:00Z"/>
                <w:rFonts w:ascii="Calibri" w:hAnsi="Calibri"/>
                <w:color w:val="000000"/>
                <w:spacing w:val="0"/>
                <w:sz w:val="22"/>
                <w:szCs w:val="22"/>
                <w:lang w:eastAsia="en-GB"/>
              </w:rPr>
            </w:pPr>
            <w:ins w:id="2009" w:author="Wright, Phil" w:date="2017-12-08T12:03:00Z">
              <w:r w:rsidRPr="002E0EE3">
                <w:rPr>
                  <w:rFonts w:ascii="Calibri" w:hAnsi="Calibri"/>
                  <w:color w:val="000000"/>
                  <w:spacing w:val="0"/>
                  <w:sz w:val="22"/>
                  <w:szCs w:val="22"/>
                  <w:lang w:eastAsia="en-GB"/>
                </w:rPr>
                <w:lastRenderedPageBreak/>
                <w:t>20</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10" w:author="Wright, Phil" w:date="2017-12-08T12:03:00Z"/>
                <w:rFonts w:ascii="Calibri" w:hAnsi="Calibri"/>
                <w:color w:val="000000"/>
                <w:spacing w:val="0"/>
                <w:sz w:val="22"/>
                <w:szCs w:val="22"/>
                <w:lang w:eastAsia="en-GB"/>
              </w:rPr>
            </w:pPr>
            <w:ins w:id="2011" w:author="Wright, Phil" w:date="2017-12-08T12:03:00Z">
              <w:r w:rsidRPr="002E0EE3">
                <w:rPr>
                  <w:rFonts w:ascii="Calibri" w:hAnsi="Calibri"/>
                  <w:color w:val="000000"/>
                  <w:spacing w:val="0"/>
                  <w:sz w:val="22"/>
                  <w:szCs w:val="22"/>
                  <w:lang w:eastAsia="en-GB"/>
                </w:rPr>
                <w:t>Repudiated claim</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12" w:author="Wright, Phil" w:date="2017-12-08T12:03:00Z"/>
                <w:rFonts w:ascii="Calibri" w:hAnsi="Calibri"/>
                <w:color w:val="000000"/>
                <w:spacing w:val="0"/>
                <w:sz w:val="22"/>
                <w:szCs w:val="22"/>
                <w:lang w:eastAsia="en-GB"/>
              </w:rPr>
            </w:pPr>
            <w:ins w:id="2013" w:author="Wright, Phil" w:date="2017-12-08T12:03:00Z">
              <w:r w:rsidRPr="002E0EE3">
                <w:rPr>
                  <w:rFonts w:ascii="Calibri" w:hAnsi="Calibri"/>
                  <w:color w:val="000000"/>
                  <w:spacing w:val="0"/>
                  <w:sz w:val="22"/>
                  <w:szCs w:val="22"/>
                  <w:lang w:eastAsia="en-GB"/>
                </w:rPr>
                <w:t>My Claims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14" w:author="Wright, Phil" w:date="2017-12-08T12:03:00Z"/>
                <w:rFonts w:ascii="Calibri" w:hAnsi="Calibri"/>
                <w:color w:val="000000"/>
                <w:spacing w:val="0"/>
                <w:sz w:val="22"/>
                <w:szCs w:val="22"/>
                <w:lang w:eastAsia="en-GB"/>
              </w:rPr>
            </w:pPr>
            <w:ins w:id="2015" w:author="Wright, Phil" w:date="2017-12-08T12:03:00Z">
              <w:r w:rsidRPr="002E0EE3">
                <w:rPr>
                  <w:rFonts w:ascii="Calibri" w:hAnsi="Calibri"/>
                  <w:color w:val="000000"/>
                  <w:spacing w:val="0"/>
                  <w:sz w:val="22"/>
                  <w:szCs w:val="22"/>
                  <w:lang w:eastAsia="en-GB"/>
                </w:rPr>
                <w:t>Confirm repudiation and Inform the customer on who to contact</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16" w:author="Wright, Phil" w:date="2017-12-08T12:03:00Z"/>
                <w:rFonts w:ascii="Calibri" w:hAnsi="Calibri"/>
                <w:color w:val="000000"/>
                <w:spacing w:val="0"/>
                <w:sz w:val="22"/>
                <w:szCs w:val="22"/>
                <w:lang w:eastAsia="en-GB"/>
              </w:rPr>
            </w:pPr>
            <w:ins w:id="2017"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18" w:author="Wright, Phil" w:date="2017-12-08T12:03:00Z"/>
                <w:rFonts w:ascii="Calibri" w:hAnsi="Calibri"/>
                <w:color w:val="000000"/>
                <w:spacing w:val="0"/>
                <w:sz w:val="22"/>
                <w:szCs w:val="22"/>
                <w:lang w:eastAsia="en-GB"/>
              </w:rPr>
            </w:pPr>
            <w:ins w:id="2019"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20" w:author="Wright, Phil" w:date="2017-12-08T12:03:00Z"/>
                <w:rFonts w:ascii="Calibri" w:hAnsi="Calibri"/>
                <w:color w:val="000000"/>
                <w:spacing w:val="0"/>
                <w:sz w:val="22"/>
                <w:szCs w:val="22"/>
                <w:lang w:eastAsia="en-GB"/>
              </w:rPr>
            </w:pPr>
            <w:ins w:id="2021"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22" w:author="Wright, Phil" w:date="2017-12-08T12:03:00Z"/>
                <w:rFonts w:ascii="Calibri" w:hAnsi="Calibri"/>
                <w:color w:val="000000"/>
                <w:spacing w:val="0"/>
                <w:sz w:val="22"/>
                <w:szCs w:val="22"/>
                <w:lang w:eastAsia="en-GB"/>
              </w:rPr>
            </w:pPr>
            <w:ins w:id="202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24" w:author="Wright, Phil" w:date="2017-12-08T12:03:00Z"/>
                <w:rFonts w:ascii="Calibri" w:hAnsi="Calibri"/>
                <w:color w:val="000000"/>
                <w:spacing w:val="0"/>
                <w:sz w:val="22"/>
                <w:szCs w:val="22"/>
                <w:lang w:eastAsia="en-GB"/>
              </w:rPr>
            </w:pPr>
            <w:ins w:id="2025"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26" w:author="Wright, Phil" w:date="2017-12-08T12:03:00Z"/>
                <w:rFonts w:ascii="Calibri" w:hAnsi="Calibri"/>
                <w:color w:val="000000"/>
                <w:spacing w:val="0"/>
                <w:sz w:val="22"/>
                <w:szCs w:val="22"/>
                <w:lang w:eastAsia="en-GB"/>
              </w:rPr>
            </w:pPr>
            <w:ins w:id="202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028" w:author="Wright, Phil" w:date="2017-12-08T12:03:00Z"/>
                <w:rFonts w:ascii="Calibri" w:hAnsi="Calibri"/>
                <w:color w:val="000000"/>
                <w:spacing w:val="0"/>
                <w:sz w:val="22"/>
                <w:szCs w:val="22"/>
                <w:lang w:eastAsia="en-GB"/>
              </w:rPr>
            </w:pPr>
            <w:ins w:id="2029"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030" w:author="Wright, Phil" w:date="2017-12-08T12:03:00Z"/>
                <w:rFonts w:ascii="Calibri" w:hAnsi="Calibri"/>
                <w:color w:val="000000"/>
                <w:spacing w:val="0"/>
                <w:sz w:val="22"/>
                <w:szCs w:val="22"/>
                <w:lang w:eastAsia="en-GB"/>
              </w:rPr>
            </w:pPr>
            <w:ins w:id="2031"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32" w:author="Wright, Phil" w:date="2017-12-08T12:03:00Z"/>
                <w:rFonts w:ascii="Calibri" w:hAnsi="Calibri"/>
                <w:color w:val="000000"/>
                <w:spacing w:val="0"/>
                <w:sz w:val="22"/>
                <w:szCs w:val="22"/>
                <w:lang w:eastAsia="en-GB"/>
              </w:rPr>
            </w:pPr>
            <w:ins w:id="203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034" w:author="Wright, Phil" w:date="2017-12-08T12:03:00Z"/>
                <w:rFonts w:ascii="Calibri" w:hAnsi="Calibri"/>
                <w:color w:val="000000"/>
                <w:spacing w:val="0"/>
                <w:sz w:val="22"/>
                <w:szCs w:val="22"/>
                <w:lang w:eastAsia="en-GB"/>
              </w:rPr>
            </w:pPr>
            <w:ins w:id="2035"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036" w:author="Wright, Phil" w:date="2017-12-08T12:03:00Z"/>
                <w:rFonts w:ascii="Calibri" w:hAnsi="Calibri"/>
                <w:color w:val="000000"/>
                <w:spacing w:val="0"/>
                <w:sz w:val="22"/>
                <w:szCs w:val="22"/>
                <w:lang w:eastAsia="en-GB"/>
              </w:rPr>
            </w:pPr>
            <w:ins w:id="2037"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2038"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039" w:author="Wright, Phil" w:date="2017-12-08T12:03:00Z"/>
                <w:rFonts w:ascii="Calibri" w:hAnsi="Calibri"/>
                <w:color w:val="000000"/>
                <w:spacing w:val="0"/>
                <w:sz w:val="22"/>
                <w:szCs w:val="22"/>
                <w:lang w:eastAsia="en-GB"/>
              </w:rPr>
            </w:pPr>
            <w:ins w:id="2040" w:author="Wright, Phil" w:date="2017-12-08T12:03:00Z">
              <w:r w:rsidRPr="002E0EE3">
                <w:rPr>
                  <w:rFonts w:ascii="Calibri" w:hAnsi="Calibri"/>
                  <w:color w:val="000000"/>
                  <w:spacing w:val="0"/>
                  <w:sz w:val="22"/>
                  <w:szCs w:val="22"/>
                  <w:lang w:eastAsia="en-GB"/>
                </w:rPr>
                <w:t>21</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41" w:author="Wright, Phil" w:date="2017-12-08T12:03:00Z"/>
                <w:rFonts w:ascii="Calibri" w:hAnsi="Calibri"/>
                <w:color w:val="000000"/>
                <w:spacing w:val="0"/>
                <w:sz w:val="22"/>
                <w:szCs w:val="22"/>
                <w:lang w:eastAsia="en-GB"/>
              </w:rPr>
            </w:pPr>
            <w:ins w:id="2042" w:author="Wright, Phil" w:date="2017-12-08T12:03:00Z">
              <w:r w:rsidRPr="002E0EE3">
                <w:rPr>
                  <w:rFonts w:ascii="Calibri" w:hAnsi="Calibri"/>
                  <w:color w:val="000000"/>
                  <w:spacing w:val="0"/>
                  <w:sz w:val="22"/>
                  <w:szCs w:val="22"/>
                  <w:lang w:eastAsia="en-GB"/>
                </w:rPr>
                <w:t>Survey</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43" w:author="Wright, Phil" w:date="2017-12-08T12:03:00Z"/>
                <w:rFonts w:ascii="Calibri" w:hAnsi="Calibri"/>
                <w:color w:val="000000"/>
                <w:spacing w:val="0"/>
                <w:sz w:val="22"/>
                <w:szCs w:val="22"/>
                <w:lang w:eastAsia="en-GB"/>
              </w:rPr>
            </w:pPr>
            <w:ins w:id="2044" w:author="Wright, Phil" w:date="2017-12-08T12:03:00Z">
              <w:r w:rsidRPr="002E0EE3">
                <w:rPr>
                  <w:rFonts w:ascii="Calibri" w:hAnsi="Calibri"/>
                  <w:color w:val="000000"/>
                  <w:spacing w:val="0"/>
                  <w:sz w:val="22"/>
                  <w:szCs w:val="22"/>
                  <w:lang w:eastAsia="en-GB"/>
                </w:rPr>
                <w:t>Communication</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45" w:author="Wright, Phil" w:date="2017-12-08T12:03:00Z"/>
                <w:rFonts w:ascii="Calibri" w:hAnsi="Calibri"/>
                <w:color w:val="000000"/>
                <w:spacing w:val="0"/>
                <w:sz w:val="22"/>
                <w:szCs w:val="22"/>
                <w:lang w:eastAsia="en-GB"/>
              </w:rPr>
            </w:pPr>
            <w:ins w:id="2046" w:author="Wright, Phil" w:date="2017-12-08T12:03:00Z">
              <w:r w:rsidRPr="002E0EE3">
                <w:rPr>
                  <w:rFonts w:ascii="Calibri" w:hAnsi="Calibri"/>
                  <w:color w:val="000000"/>
                  <w:spacing w:val="0"/>
                  <w:sz w:val="22"/>
                  <w:szCs w:val="22"/>
                  <w:lang w:eastAsia="en-GB"/>
                </w:rPr>
                <w:t>End of repair</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47" w:author="Wright, Phil" w:date="2017-12-08T12:03:00Z"/>
                <w:rFonts w:ascii="Calibri" w:hAnsi="Calibri"/>
                <w:color w:val="000000"/>
                <w:spacing w:val="0"/>
                <w:sz w:val="22"/>
                <w:szCs w:val="22"/>
                <w:lang w:eastAsia="en-GB"/>
              </w:rPr>
            </w:pPr>
            <w:ins w:id="2048"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49" w:author="Wright, Phil" w:date="2017-12-08T12:03:00Z"/>
                <w:rFonts w:ascii="Calibri" w:hAnsi="Calibri"/>
                <w:color w:val="000000"/>
                <w:spacing w:val="0"/>
                <w:sz w:val="22"/>
                <w:szCs w:val="22"/>
                <w:lang w:eastAsia="en-GB"/>
              </w:rPr>
            </w:pPr>
            <w:ins w:id="2050" w:author="Wright, Phil" w:date="2017-12-08T12:03:00Z">
              <w:r w:rsidRPr="002E0EE3">
                <w:rPr>
                  <w:rFonts w:ascii="Calibri" w:hAnsi="Calibri"/>
                  <w:color w:val="000000"/>
                  <w:spacing w:val="0"/>
                  <w:sz w:val="22"/>
                  <w:szCs w:val="22"/>
                  <w:lang w:eastAsia="en-GB"/>
                </w:rPr>
                <w:t xml:space="preserve">Email </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51" w:author="Wright, Phil" w:date="2017-12-08T12:03:00Z"/>
                <w:rFonts w:ascii="Calibri" w:hAnsi="Calibri"/>
                <w:color w:val="000000"/>
                <w:spacing w:val="0"/>
                <w:sz w:val="22"/>
                <w:szCs w:val="22"/>
                <w:lang w:eastAsia="en-GB"/>
              </w:rPr>
            </w:pPr>
            <w:ins w:id="2052"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53" w:author="Wright, Phil" w:date="2017-12-08T12:03:00Z"/>
                <w:rFonts w:ascii="Calibri" w:hAnsi="Calibri"/>
                <w:color w:val="000000"/>
                <w:spacing w:val="0"/>
                <w:sz w:val="22"/>
                <w:szCs w:val="22"/>
                <w:lang w:eastAsia="en-GB"/>
              </w:rPr>
            </w:pPr>
            <w:ins w:id="205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55" w:author="Wright, Phil" w:date="2017-12-08T12:03:00Z"/>
                <w:rFonts w:ascii="Calibri" w:hAnsi="Calibri"/>
                <w:color w:val="000000"/>
                <w:spacing w:val="0"/>
                <w:sz w:val="22"/>
                <w:szCs w:val="22"/>
                <w:lang w:eastAsia="en-GB"/>
              </w:rPr>
            </w:pPr>
            <w:ins w:id="2056" w:author="Wright, Phil" w:date="2017-12-08T12:03:00Z">
              <w:r w:rsidRPr="002E0EE3">
                <w:rPr>
                  <w:rFonts w:ascii="Calibri" w:hAnsi="Calibri"/>
                  <w:color w:val="000000"/>
                  <w:spacing w:val="0"/>
                  <w:sz w:val="22"/>
                  <w:szCs w:val="22"/>
                  <w:lang w:eastAsia="en-GB"/>
                </w:rPr>
                <w:t xml:space="preserve">Email </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57" w:author="Wright, Phil" w:date="2017-12-08T12:03:00Z"/>
                <w:rFonts w:ascii="Calibri" w:hAnsi="Calibri"/>
                <w:color w:val="000000"/>
                <w:spacing w:val="0"/>
                <w:sz w:val="22"/>
                <w:szCs w:val="22"/>
                <w:lang w:eastAsia="en-GB"/>
              </w:rPr>
            </w:pPr>
            <w:ins w:id="205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059" w:author="Wright, Phil" w:date="2017-12-08T12:03:00Z"/>
                <w:rFonts w:ascii="Calibri" w:hAnsi="Calibri"/>
                <w:color w:val="000000"/>
                <w:spacing w:val="0"/>
                <w:sz w:val="22"/>
                <w:szCs w:val="22"/>
                <w:lang w:eastAsia="en-GB"/>
              </w:rPr>
            </w:pPr>
            <w:ins w:id="2060"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061" w:author="Wright, Phil" w:date="2017-12-08T12:03:00Z"/>
                <w:rFonts w:ascii="Calibri" w:hAnsi="Calibri"/>
                <w:color w:val="000000"/>
                <w:spacing w:val="0"/>
                <w:sz w:val="22"/>
                <w:szCs w:val="22"/>
                <w:lang w:eastAsia="en-GB"/>
              </w:rPr>
            </w:pPr>
            <w:ins w:id="2062" w:author="Wright, Phil" w:date="2017-12-08T12:03:00Z">
              <w:r w:rsidRPr="002E0EE3">
                <w:rPr>
                  <w:rFonts w:ascii="Calibri" w:hAnsi="Calibri"/>
                  <w:color w:val="000000"/>
                  <w:spacing w:val="0"/>
                  <w:sz w:val="22"/>
                  <w:szCs w:val="22"/>
                  <w:lang w:eastAsia="en-GB"/>
                </w:rPr>
                <w:t xml:space="preserve">Email </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63" w:author="Wright, Phil" w:date="2017-12-08T12:03:00Z"/>
                <w:rFonts w:ascii="Calibri" w:hAnsi="Calibri"/>
                <w:color w:val="000000"/>
                <w:spacing w:val="0"/>
                <w:sz w:val="22"/>
                <w:szCs w:val="22"/>
                <w:lang w:eastAsia="en-GB"/>
              </w:rPr>
            </w:pPr>
            <w:ins w:id="206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065" w:author="Wright, Phil" w:date="2017-12-08T12:03:00Z"/>
                <w:rFonts w:ascii="Calibri" w:hAnsi="Calibri"/>
                <w:color w:val="000000"/>
                <w:spacing w:val="0"/>
                <w:sz w:val="22"/>
                <w:szCs w:val="22"/>
                <w:lang w:eastAsia="en-GB"/>
              </w:rPr>
            </w:pPr>
            <w:ins w:id="2066"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067" w:author="Wright, Phil" w:date="2017-12-08T12:03:00Z"/>
                <w:rFonts w:ascii="Calibri" w:hAnsi="Calibri"/>
                <w:color w:val="000000"/>
                <w:spacing w:val="0"/>
                <w:sz w:val="22"/>
                <w:szCs w:val="22"/>
                <w:lang w:eastAsia="en-GB"/>
              </w:rPr>
            </w:pPr>
            <w:ins w:id="2068"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2069"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070" w:author="Wright, Phil" w:date="2017-12-08T12:03:00Z"/>
                <w:rFonts w:ascii="Calibri" w:hAnsi="Calibri"/>
                <w:color w:val="000000"/>
                <w:spacing w:val="0"/>
                <w:sz w:val="22"/>
                <w:szCs w:val="22"/>
                <w:lang w:eastAsia="en-GB"/>
              </w:rPr>
            </w:pPr>
            <w:ins w:id="2071" w:author="Wright, Phil" w:date="2017-12-08T12:03:00Z">
              <w:r w:rsidRPr="002E0EE3">
                <w:rPr>
                  <w:rFonts w:ascii="Calibri" w:hAnsi="Calibri"/>
                  <w:color w:val="000000"/>
                  <w:spacing w:val="0"/>
                  <w:sz w:val="22"/>
                  <w:szCs w:val="22"/>
                  <w:lang w:eastAsia="en-GB"/>
                </w:rPr>
                <w:t>N/A</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72" w:author="Wright, Phil" w:date="2017-12-08T12:03:00Z"/>
                <w:rFonts w:ascii="Calibri" w:hAnsi="Calibri"/>
                <w:color w:val="000000"/>
                <w:spacing w:val="0"/>
                <w:sz w:val="22"/>
                <w:szCs w:val="22"/>
                <w:lang w:eastAsia="en-GB"/>
              </w:rPr>
            </w:pPr>
            <w:ins w:id="2073" w:author="Wright, Phil" w:date="2017-12-08T12:03:00Z">
              <w:r w:rsidRPr="002E0EE3">
                <w:rPr>
                  <w:rFonts w:ascii="Calibri" w:hAnsi="Calibri"/>
                  <w:color w:val="000000"/>
                  <w:spacing w:val="0"/>
                  <w:sz w:val="22"/>
                  <w:szCs w:val="22"/>
                  <w:lang w:eastAsia="en-GB"/>
                </w:rPr>
                <w:t>Complaint Acknowledgement</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74" w:author="Wright, Phil" w:date="2017-12-08T12:03:00Z"/>
                <w:rFonts w:ascii="Calibri" w:hAnsi="Calibri"/>
                <w:color w:val="000000"/>
                <w:spacing w:val="0"/>
                <w:sz w:val="22"/>
                <w:szCs w:val="22"/>
                <w:lang w:eastAsia="en-GB"/>
              </w:rPr>
            </w:pPr>
            <w:ins w:id="2075" w:author="Wright, Phil" w:date="2017-12-08T12:03:00Z">
              <w:r w:rsidRPr="002E0EE3">
                <w:rPr>
                  <w:rFonts w:ascii="Calibri" w:hAnsi="Calibri"/>
                  <w:color w:val="000000"/>
                  <w:spacing w:val="0"/>
                  <w:sz w:val="22"/>
                  <w:szCs w:val="22"/>
                  <w:lang w:eastAsia="en-GB"/>
                </w:rPr>
                <w:t>Complaints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076" w:author="Wright, Phil" w:date="2017-12-08T12:03:00Z"/>
                <w:rFonts w:ascii="Calibri" w:hAnsi="Calibri"/>
                <w:color w:val="000000"/>
                <w:spacing w:val="0"/>
                <w:sz w:val="22"/>
                <w:szCs w:val="22"/>
                <w:lang w:eastAsia="en-GB"/>
              </w:rPr>
            </w:pPr>
            <w:ins w:id="2077" w:author="Wright, Phil" w:date="2017-12-08T12:03:00Z">
              <w:r w:rsidRPr="002E0EE3">
                <w:rPr>
                  <w:rFonts w:ascii="Calibri" w:hAnsi="Calibri"/>
                  <w:color w:val="000000"/>
                  <w:spacing w:val="0"/>
                  <w:sz w:val="22"/>
                  <w:szCs w:val="22"/>
                  <w:lang w:eastAsia="en-GB"/>
                </w:rPr>
                <w:t>Confirm we have received complaint and what happens next steps</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78" w:author="Wright, Phil" w:date="2017-12-08T12:03:00Z"/>
                <w:rFonts w:ascii="Calibri" w:hAnsi="Calibri"/>
                <w:color w:val="000000"/>
                <w:spacing w:val="0"/>
                <w:sz w:val="22"/>
                <w:szCs w:val="22"/>
                <w:lang w:eastAsia="en-GB"/>
              </w:rPr>
            </w:pPr>
            <w:ins w:id="2079"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80" w:author="Wright, Phil" w:date="2017-12-08T12:03:00Z"/>
                <w:rFonts w:ascii="Calibri" w:hAnsi="Calibri"/>
                <w:color w:val="000000"/>
                <w:spacing w:val="0"/>
                <w:sz w:val="22"/>
                <w:szCs w:val="22"/>
                <w:lang w:eastAsia="en-GB"/>
              </w:rPr>
            </w:pPr>
            <w:ins w:id="2081"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82" w:author="Wright, Phil" w:date="2017-12-08T12:03:00Z"/>
                <w:rFonts w:ascii="Calibri" w:hAnsi="Calibri"/>
                <w:color w:val="000000"/>
                <w:spacing w:val="0"/>
                <w:sz w:val="22"/>
                <w:szCs w:val="22"/>
                <w:lang w:eastAsia="en-GB"/>
              </w:rPr>
            </w:pPr>
            <w:ins w:id="208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84" w:author="Wright, Phil" w:date="2017-12-08T12:03:00Z"/>
                <w:rFonts w:ascii="Calibri" w:hAnsi="Calibri"/>
                <w:color w:val="000000"/>
                <w:spacing w:val="0"/>
                <w:sz w:val="22"/>
                <w:szCs w:val="22"/>
                <w:lang w:eastAsia="en-GB"/>
              </w:rPr>
            </w:pPr>
            <w:ins w:id="208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86" w:author="Wright, Phil" w:date="2017-12-08T12:03:00Z"/>
                <w:rFonts w:ascii="Calibri" w:hAnsi="Calibri"/>
                <w:color w:val="000000"/>
                <w:spacing w:val="0"/>
                <w:sz w:val="22"/>
                <w:szCs w:val="22"/>
                <w:lang w:eastAsia="en-GB"/>
              </w:rPr>
            </w:pPr>
            <w:ins w:id="2087"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88" w:author="Wright, Phil" w:date="2017-12-08T12:03:00Z"/>
                <w:rFonts w:ascii="Calibri" w:hAnsi="Calibri"/>
                <w:color w:val="000000"/>
                <w:spacing w:val="0"/>
                <w:sz w:val="22"/>
                <w:szCs w:val="22"/>
                <w:lang w:eastAsia="en-GB"/>
              </w:rPr>
            </w:pPr>
            <w:ins w:id="208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090" w:author="Wright, Phil" w:date="2017-12-08T12:03:00Z"/>
                <w:rFonts w:ascii="Calibri" w:hAnsi="Calibri"/>
                <w:color w:val="000000"/>
                <w:spacing w:val="0"/>
                <w:sz w:val="22"/>
                <w:szCs w:val="22"/>
                <w:lang w:eastAsia="en-GB"/>
              </w:rPr>
            </w:pPr>
            <w:ins w:id="2091"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092" w:author="Wright, Phil" w:date="2017-12-08T12:03:00Z"/>
                <w:rFonts w:ascii="Calibri" w:hAnsi="Calibri"/>
                <w:color w:val="000000"/>
                <w:spacing w:val="0"/>
                <w:sz w:val="22"/>
                <w:szCs w:val="22"/>
                <w:lang w:eastAsia="en-GB"/>
              </w:rPr>
            </w:pPr>
            <w:ins w:id="2093"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094" w:author="Wright, Phil" w:date="2017-12-08T12:03:00Z"/>
                <w:rFonts w:ascii="Calibri" w:hAnsi="Calibri"/>
                <w:color w:val="000000"/>
                <w:spacing w:val="0"/>
                <w:sz w:val="22"/>
                <w:szCs w:val="22"/>
                <w:lang w:eastAsia="en-GB"/>
              </w:rPr>
            </w:pPr>
            <w:ins w:id="209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096" w:author="Wright, Phil" w:date="2017-12-08T12:03:00Z"/>
                <w:rFonts w:ascii="Calibri" w:hAnsi="Calibri"/>
                <w:color w:val="000000"/>
                <w:spacing w:val="0"/>
                <w:sz w:val="22"/>
                <w:szCs w:val="22"/>
                <w:lang w:eastAsia="en-GB"/>
              </w:rPr>
            </w:pPr>
            <w:ins w:id="2097"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098" w:author="Wright, Phil" w:date="2017-12-08T12:03:00Z"/>
                <w:rFonts w:ascii="Calibri" w:hAnsi="Calibri"/>
                <w:color w:val="000000"/>
                <w:spacing w:val="0"/>
                <w:sz w:val="22"/>
                <w:szCs w:val="22"/>
                <w:lang w:eastAsia="en-GB"/>
              </w:rPr>
            </w:pPr>
            <w:ins w:id="2099"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2100"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101" w:author="Wright, Phil" w:date="2017-12-08T12:03:00Z"/>
                <w:rFonts w:ascii="Calibri" w:hAnsi="Calibri"/>
                <w:color w:val="000000"/>
                <w:spacing w:val="0"/>
                <w:sz w:val="22"/>
                <w:szCs w:val="22"/>
                <w:lang w:eastAsia="en-GB"/>
              </w:rPr>
            </w:pPr>
            <w:ins w:id="2102" w:author="Wright, Phil" w:date="2017-12-08T12:03:00Z">
              <w:r w:rsidRPr="002E0EE3">
                <w:rPr>
                  <w:rFonts w:ascii="Calibri" w:hAnsi="Calibri"/>
                  <w:color w:val="000000"/>
                  <w:spacing w:val="0"/>
                  <w:sz w:val="22"/>
                  <w:szCs w:val="22"/>
                  <w:lang w:eastAsia="en-GB"/>
                </w:rPr>
                <w:t>N/A</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03" w:author="Wright, Phil" w:date="2017-12-08T12:03:00Z"/>
                <w:rFonts w:ascii="Calibri" w:hAnsi="Calibri"/>
                <w:color w:val="000000"/>
                <w:spacing w:val="0"/>
                <w:sz w:val="22"/>
                <w:szCs w:val="22"/>
                <w:lang w:eastAsia="en-GB"/>
              </w:rPr>
            </w:pPr>
            <w:ins w:id="2104" w:author="Wright, Phil" w:date="2017-12-08T12:03:00Z">
              <w:r w:rsidRPr="002E0EE3">
                <w:rPr>
                  <w:rFonts w:ascii="Calibri" w:hAnsi="Calibri"/>
                  <w:color w:val="000000"/>
                  <w:spacing w:val="0"/>
                  <w:sz w:val="22"/>
                  <w:szCs w:val="22"/>
                  <w:lang w:eastAsia="en-GB"/>
                </w:rPr>
                <w:t>Complaint Update 4 week</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05" w:author="Wright, Phil" w:date="2017-12-08T12:03:00Z"/>
                <w:rFonts w:ascii="Calibri" w:hAnsi="Calibri"/>
                <w:color w:val="000000"/>
                <w:spacing w:val="0"/>
                <w:sz w:val="22"/>
                <w:szCs w:val="22"/>
                <w:lang w:eastAsia="en-GB"/>
              </w:rPr>
            </w:pPr>
            <w:ins w:id="2106" w:author="Wright, Phil" w:date="2017-12-08T12:03:00Z">
              <w:r w:rsidRPr="002E0EE3">
                <w:rPr>
                  <w:rFonts w:ascii="Calibri" w:hAnsi="Calibri"/>
                  <w:color w:val="000000"/>
                  <w:spacing w:val="0"/>
                  <w:sz w:val="22"/>
                  <w:szCs w:val="22"/>
                  <w:lang w:eastAsia="en-GB"/>
                </w:rPr>
                <w:t>Complaints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07" w:author="Wright, Phil" w:date="2017-12-08T12:03:00Z"/>
                <w:rFonts w:ascii="Calibri" w:hAnsi="Calibri"/>
                <w:color w:val="000000"/>
                <w:spacing w:val="0"/>
                <w:sz w:val="22"/>
                <w:szCs w:val="22"/>
                <w:lang w:eastAsia="en-GB"/>
              </w:rPr>
            </w:pPr>
            <w:ins w:id="2108" w:author="Wright, Phil" w:date="2017-12-08T12:03:00Z">
              <w:r w:rsidRPr="002E0EE3">
                <w:rPr>
                  <w:rFonts w:ascii="Calibri" w:hAnsi="Calibri"/>
                  <w:color w:val="000000"/>
                  <w:spacing w:val="0"/>
                  <w:sz w:val="22"/>
                  <w:szCs w:val="22"/>
                  <w:lang w:eastAsia="en-GB"/>
                </w:rPr>
                <w:t>Keeping the customer informed as per Shop Direct processes</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09" w:author="Wright, Phil" w:date="2017-12-08T12:03:00Z"/>
                <w:rFonts w:ascii="Calibri" w:hAnsi="Calibri"/>
                <w:color w:val="000000"/>
                <w:spacing w:val="0"/>
                <w:sz w:val="22"/>
                <w:szCs w:val="22"/>
                <w:lang w:eastAsia="en-GB"/>
              </w:rPr>
            </w:pPr>
            <w:ins w:id="2110"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11" w:author="Wright, Phil" w:date="2017-12-08T12:03:00Z"/>
                <w:rFonts w:ascii="Calibri" w:hAnsi="Calibri"/>
                <w:color w:val="000000"/>
                <w:spacing w:val="0"/>
                <w:sz w:val="22"/>
                <w:szCs w:val="22"/>
                <w:lang w:eastAsia="en-GB"/>
              </w:rPr>
            </w:pPr>
            <w:ins w:id="2112"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13" w:author="Wright, Phil" w:date="2017-12-08T12:03:00Z"/>
                <w:rFonts w:ascii="Calibri" w:hAnsi="Calibri"/>
                <w:color w:val="000000"/>
                <w:spacing w:val="0"/>
                <w:sz w:val="22"/>
                <w:szCs w:val="22"/>
                <w:lang w:eastAsia="en-GB"/>
              </w:rPr>
            </w:pPr>
            <w:ins w:id="211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15" w:author="Wright, Phil" w:date="2017-12-08T12:03:00Z"/>
                <w:rFonts w:ascii="Calibri" w:hAnsi="Calibri"/>
                <w:color w:val="000000"/>
                <w:spacing w:val="0"/>
                <w:sz w:val="22"/>
                <w:szCs w:val="22"/>
                <w:lang w:eastAsia="en-GB"/>
              </w:rPr>
            </w:pPr>
            <w:ins w:id="211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17" w:author="Wright, Phil" w:date="2017-12-08T12:03:00Z"/>
                <w:rFonts w:ascii="Calibri" w:hAnsi="Calibri"/>
                <w:color w:val="000000"/>
                <w:spacing w:val="0"/>
                <w:sz w:val="22"/>
                <w:szCs w:val="22"/>
                <w:lang w:eastAsia="en-GB"/>
              </w:rPr>
            </w:pPr>
            <w:ins w:id="2118"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19" w:author="Wright, Phil" w:date="2017-12-08T12:03:00Z"/>
                <w:rFonts w:ascii="Calibri" w:hAnsi="Calibri"/>
                <w:color w:val="000000"/>
                <w:spacing w:val="0"/>
                <w:sz w:val="22"/>
                <w:szCs w:val="22"/>
                <w:lang w:eastAsia="en-GB"/>
              </w:rPr>
            </w:pPr>
            <w:ins w:id="212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121" w:author="Wright, Phil" w:date="2017-12-08T12:03:00Z"/>
                <w:rFonts w:ascii="Calibri" w:hAnsi="Calibri"/>
                <w:color w:val="000000"/>
                <w:spacing w:val="0"/>
                <w:sz w:val="22"/>
                <w:szCs w:val="22"/>
                <w:lang w:eastAsia="en-GB"/>
              </w:rPr>
            </w:pPr>
            <w:ins w:id="2122"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123" w:author="Wright, Phil" w:date="2017-12-08T12:03:00Z"/>
                <w:rFonts w:ascii="Calibri" w:hAnsi="Calibri"/>
                <w:color w:val="000000"/>
                <w:spacing w:val="0"/>
                <w:sz w:val="22"/>
                <w:szCs w:val="22"/>
                <w:lang w:eastAsia="en-GB"/>
              </w:rPr>
            </w:pPr>
            <w:ins w:id="2124"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25" w:author="Wright, Phil" w:date="2017-12-08T12:03:00Z"/>
                <w:rFonts w:ascii="Calibri" w:hAnsi="Calibri"/>
                <w:color w:val="000000"/>
                <w:spacing w:val="0"/>
                <w:sz w:val="22"/>
                <w:szCs w:val="22"/>
                <w:lang w:eastAsia="en-GB"/>
              </w:rPr>
            </w:pPr>
            <w:ins w:id="212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127" w:author="Wright, Phil" w:date="2017-12-08T12:03:00Z"/>
                <w:rFonts w:ascii="Calibri" w:hAnsi="Calibri"/>
                <w:color w:val="000000"/>
                <w:spacing w:val="0"/>
                <w:sz w:val="22"/>
                <w:szCs w:val="22"/>
                <w:lang w:eastAsia="en-GB"/>
              </w:rPr>
            </w:pPr>
            <w:ins w:id="2128"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129" w:author="Wright, Phil" w:date="2017-12-08T12:03:00Z"/>
                <w:rFonts w:ascii="Calibri" w:hAnsi="Calibri"/>
                <w:color w:val="000000"/>
                <w:spacing w:val="0"/>
                <w:sz w:val="22"/>
                <w:szCs w:val="22"/>
                <w:lang w:eastAsia="en-GB"/>
              </w:rPr>
            </w:pPr>
            <w:ins w:id="2130"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2131"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132" w:author="Wright, Phil" w:date="2017-12-08T12:03:00Z"/>
                <w:rFonts w:ascii="Calibri" w:hAnsi="Calibri"/>
                <w:color w:val="000000"/>
                <w:spacing w:val="0"/>
                <w:sz w:val="22"/>
                <w:szCs w:val="22"/>
                <w:lang w:eastAsia="en-GB"/>
              </w:rPr>
            </w:pPr>
            <w:ins w:id="2133" w:author="Wright, Phil" w:date="2017-12-08T12:03:00Z">
              <w:r w:rsidRPr="002E0EE3">
                <w:rPr>
                  <w:rFonts w:ascii="Calibri" w:hAnsi="Calibri"/>
                  <w:color w:val="000000"/>
                  <w:spacing w:val="0"/>
                  <w:sz w:val="22"/>
                  <w:szCs w:val="22"/>
                  <w:lang w:eastAsia="en-GB"/>
                </w:rPr>
                <w:t>N/A</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34" w:author="Wright, Phil" w:date="2017-12-08T12:03:00Z"/>
                <w:rFonts w:ascii="Calibri" w:hAnsi="Calibri"/>
                <w:color w:val="000000"/>
                <w:spacing w:val="0"/>
                <w:sz w:val="22"/>
                <w:szCs w:val="22"/>
                <w:lang w:eastAsia="en-GB"/>
              </w:rPr>
            </w:pPr>
            <w:ins w:id="2135" w:author="Wright, Phil" w:date="2017-12-08T12:03:00Z">
              <w:r w:rsidRPr="002E0EE3">
                <w:rPr>
                  <w:rFonts w:ascii="Calibri" w:hAnsi="Calibri"/>
                  <w:color w:val="000000"/>
                  <w:spacing w:val="0"/>
                  <w:sz w:val="22"/>
                  <w:szCs w:val="22"/>
                  <w:lang w:eastAsia="en-GB"/>
                </w:rPr>
                <w:t>Complaint Update 8 week</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36" w:author="Wright, Phil" w:date="2017-12-08T12:03:00Z"/>
                <w:rFonts w:ascii="Calibri" w:hAnsi="Calibri"/>
                <w:color w:val="000000"/>
                <w:spacing w:val="0"/>
                <w:sz w:val="22"/>
                <w:szCs w:val="22"/>
                <w:lang w:eastAsia="en-GB"/>
              </w:rPr>
            </w:pPr>
            <w:ins w:id="2137" w:author="Wright, Phil" w:date="2017-12-08T12:03:00Z">
              <w:r w:rsidRPr="002E0EE3">
                <w:rPr>
                  <w:rFonts w:ascii="Calibri" w:hAnsi="Calibri"/>
                  <w:color w:val="000000"/>
                  <w:spacing w:val="0"/>
                  <w:sz w:val="22"/>
                  <w:szCs w:val="22"/>
                  <w:lang w:eastAsia="en-GB"/>
                </w:rPr>
                <w:t>Complaints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38" w:author="Wright, Phil" w:date="2017-12-08T12:03:00Z"/>
                <w:rFonts w:ascii="Calibri" w:hAnsi="Calibri"/>
                <w:color w:val="000000"/>
                <w:spacing w:val="0"/>
                <w:sz w:val="22"/>
                <w:szCs w:val="22"/>
                <w:lang w:eastAsia="en-GB"/>
              </w:rPr>
            </w:pPr>
            <w:ins w:id="2139" w:author="Wright, Phil" w:date="2017-12-08T12:03:00Z">
              <w:r w:rsidRPr="002E0EE3">
                <w:rPr>
                  <w:rFonts w:ascii="Calibri" w:hAnsi="Calibri"/>
                  <w:color w:val="000000"/>
                  <w:spacing w:val="0"/>
                  <w:sz w:val="22"/>
                  <w:szCs w:val="22"/>
                  <w:lang w:eastAsia="en-GB"/>
                </w:rPr>
                <w:t>Keeping the customer informed as per Shop Direct processes</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40" w:author="Wright, Phil" w:date="2017-12-08T12:03:00Z"/>
                <w:rFonts w:ascii="Calibri" w:hAnsi="Calibri"/>
                <w:color w:val="000000"/>
                <w:spacing w:val="0"/>
                <w:sz w:val="22"/>
                <w:szCs w:val="22"/>
                <w:lang w:eastAsia="en-GB"/>
              </w:rPr>
            </w:pPr>
            <w:ins w:id="2141"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42" w:author="Wright, Phil" w:date="2017-12-08T12:03:00Z"/>
                <w:rFonts w:ascii="Calibri" w:hAnsi="Calibri"/>
                <w:color w:val="000000"/>
                <w:spacing w:val="0"/>
                <w:sz w:val="22"/>
                <w:szCs w:val="22"/>
                <w:lang w:eastAsia="en-GB"/>
              </w:rPr>
            </w:pPr>
            <w:ins w:id="2143"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44" w:author="Wright, Phil" w:date="2017-12-08T12:03:00Z"/>
                <w:rFonts w:ascii="Calibri" w:hAnsi="Calibri"/>
                <w:color w:val="000000"/>
                <w:spacing w:val="0"/>
                <w:sz w:val="22"/>
                <w:szCs w:val="22"/>
                <w:lang w:eastAsia="en-GB"/>
              </w:rPr>
            </w:pPr>
            <w:ins w:id="2145"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46" w:author="Wright, Phil" w:date="2017-12-08T12:03:00Z"/>
                <w:rFonts w:ascii="Calibri" w:hAnsi="Calibri"/>
                <w:color w:val="000000"/>
                <w:spacing w:val="0"/>
                <w:sz w:val="22"/>
                <w:szCs w:val="22"/>
                <w:lang w:eastAsia="en-GB"/>
              </w:rPr>
            </w:pPr>
            <w:ins w:id="214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48" w:author="Wright, Phil" w:date="2017-12-08T12:03:00Z"/>
                <w:rFonts w:ascii="Calibri" w:hAnsi="Calibri"/>
                <w:color w:val="000000"/>
                <w:spacing w:val="0"/>
                <w:sz w:val="22"/>
                <w:szCs w:val="22"/>
                <w:lang w:eastAsia="en-GB"/>
              </w:rPr>
            </w:pPr>
            <w:ins w:id="2149"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50" w:author="Wright, Phil" w:date="2017-12-08T12:03:00Z"/>
                <w:rFonts w:ascii="Calibri" w:hAnsi="Calibri"/>
                <w:color w:val="000000"/>
                <w:spacing w:val="0"/>
                <w:sz w:val="22"/>
                <w:szCs w:val="22"/>
                <w:lang w:eastAsia="en-GB"/>
              </w:rPr>
            </w:pPr>
            <w:ins w:id="2151"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152" w:author="Wright, Phil" w:date="2017-12-08T12:03:00Z"/>
                <w:rFonts w:ascii="Calibri" w:hAnsi="Calibri"/>
                <w:color w:val="000000"/>
                <w:spacing w:val="0"/>
                <w:sz w:val="22"/>
                <w:szCs w:val="22"/>
                <w:lang w:eastAsia="en-GB"/>
              </w:rPr>
            </w:pPr>
            <w:ins w:id="2153"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154" w:author="Wright, Phil" w:date="2017-12-08T12:03:00Z"/>
                <w:rFonts w:ascii="Calibri" w:hAnsi="Calibri"/>
                <w:color w:val="000000"/>
                <w:spacing w:val="0"/>
                <w:sz w:val="22"/>
                <w:szCs w:val="22"/>
                <w:lang w:eastAsia="en-GB"/>
              </w:rPr>
            </w:pPr>
            <w:ins w:id="2155"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56" w:author="Wright, Phil" w:date="2017-12-08T12:03:00Z"/>
                <w:rFonts w:ascii="Calibri" w:hAnsi="Calibri"/>
                <w:color w:val="000000"/>
                <w:spacing w:val="0"/>
                <w:sz w:val="22"/>
                <w:szCs w:val="22"/>
                <w:lang w:eastAsia="en-GB"/>
              </w:rPr>
            </w:pPr>
            <w:ins w:id="215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158" w:author="Wright, Phil" w:date="2017-12-08T12:03:00Z"/>
                <w:rFonts w:ascii="Calibri" w:hAnsi="Calibri"/>
                <w:color w:val="000000"/>
                <w:spacing w:val="0"/>
                <w:sz w:val="22"/>
                <w:szCs w:val="22"/>
                <w:lang w:eastAsia="en-GB"/>
              </w:rPr>
            </w:pPr>
            <w:ins w:id="2159"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160" w:author="Wright, Phil" w:date="2017-12-08T12:03:00Z"/>
                <w:rFonts w:ascii="Calibri" w:hAnsi="Calibri"/>
                <w:color w:val="000000"/>
                <w:spacing w:val="0"/>
                <w:sz w:val="22"/>
                <w:szCs w:val="22"/>
                <w:lang w:eastAsia="en-GB"/>
              </w:rPr>
            </w:pPr>
            <w:ins w:id="2161"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2162"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163" w:author="Wright, Phil" w:date="2017-12-08T12:03:00Z"/>
                <w:rFonts w:ascii="Calibri" w:hAnsi="Calibri"/>
                <w:color w:val="000000"/>
                <w:spacing w:val="0"/>
                <w:sz w:val="22"/>
                <w:szCs w:val="22"/>
                <w:lang w:eastAsia="en-GB"/>
              </w:rPr>
            </w:pPr>
            <w:ins w:id="2164" w:author="Wright, Phil" w:date="2017-12-08T12:03:00Z">
              <w:r w:rsidRPr="002E0EE3">
                <w:rPr>
                  <w:rFonts w:ascii="Calibri" w:hAnsi="Calibri"/>
                  <w:color w:val="000000"/>
                  <w:spacing w:val="0"/>
                  <w:sz w:val="22"/>
                  <w:szCs w:val="22"/>
                  <w:lang w:eastAsia="en-GB"/>
                </w:rPr>
                <w:t>N/A</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65" w:author="Wright, Phil" w:date="2017-12-08T12:03:00Z"/>
                <w:rFonts w:ascii="Calibri" w:hAnsi="Calibri"/>
                <w:color w:val="000000"/>
                <w:spacing w:val="0"/>
                <w:sz w:val="22"/>
                <w:szCs w:val="22"/>
                <w:lang w:eastAsia="en-GB"/>
              </w:rPr>
            </w:pPr>
            <w:ins w:id="2166" w:author="Wright, Phil" w:date="2017-12-08T12:03:00Z">
              <w:r w:rsidRPr="002E0EE3">
                <w:rPr>
                  <w:rFonts w:ascii="Calibri" w:hAnsi="Calibri"/>
                  <w:color w:val="000000"/>
                  <w:spacing w:val="0"/>
                  <w:sz w:val="22"/>
                  <w:szCs w:val="22"/>
                  <w:lang w:eastAsia="en-GB"/>
                </w:rPr>
                <w:t>Complaint Update 12 week</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67" w:author="Wright, Phil" w:date="2017-12-08T12:03:00Z"/>
                <w:rFonts w:ascii="Calibri" w:hAnsi="Calibri"/>
                <w:color w:val="000000"/>
                <w:spacing w:val="0"/>
                <w:sz w:val="22"/>
                <w:szCs w:val="22"/>
                <w:lang w:eastAsia="en-GB"/>
              </w:rPr>
            </w:pPr>
            <w:ins w:id="2168" w:author="Wright, Phil" w:date="2017-12-08T12:03:00Z">
              <w:r w:rsidRPr="002E0EE3">
                <w:rPr>
                  <w:rFonts w:ascii="Calibri" w:hAnsi="Calibri"/>
                  <w:color w:val="000000"/>
                  <w:spacing w:val="0"/>
                  <w:sz w:val="22"/>
                  <w:szCs w:val="22"/>
                  <w:lang w:eastAsia="en-GB"/>
                </w:rPr>
                <w:t>Complaints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69" w:author="Wright, Phil" w:date="2017-12-08T12:03:00Z"/>
                <w:rFonts w:ascii="Calibri" w:hAnsi="Calibri"/>
                <w:color w:val="000000"/>
                <w:spacing w:val="0"/>
                <w:sz w:val="22"/>
                <w:szCs w:val="22"/>
                <w:lang w:eastAsia="en-GB"/>
              </w:rPr>
            </w:pPr>
            <w:ins w:id="2170" w:author="Wright, Phil" w:date="2017-12-08T12:03:00Z">
              <w:r w:rsidRPr="002E0EE3">
                <w:rPr>
                  <w:rFonts w:ascii="Calibri" w:hAnsi="Calibri"/>
                  <w:color w:val="000000"/>
                  <w:spacing w:val="0"/>
                  <w:sz w:val="22"/>
                  <w:szCs w:val="22"/>
                  <w:lang w:eastAsia="en-GB"/>
                </w:rPr>
                <w:t>Keeping the customer informed as per Shop Direct processes</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71" w:author="Wright, Phil" w:date="2017-12-08T12:03:00Z"/>
                <w:rFonts w:ascii="Calibri" w:hAnsi="Calibri"/>
                <w:color w:val="000000"/>
                <w:spacing w:val="0"/>
                <w:sz w:val="22"/>
                <w:szCs w:val="22"/>
                <w:lang w:eastAsia="en-GB"/>
              </w:rPr>
            </w:pPr>
            <w:ins w:id="2172"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73" w:author="Wright, Phil" w:date="2017-12-08T12:03:00Z"/>
                <w:rFonts w:ascii="Calibri" w:hAnsi="Calibri"/>
                <w:color w:val="000000"/>
                <w:spacing w:val="0"/>
                <w:sz w:val="22"/>
                <w:szCs w:val="22"/>
                <w:lang w:eastAsia="en-GB"/>
              </w:rPr>
            </w:pPr>
            <w:ins w:id="2174"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75" w:author="Wright, Phil" w:date="2017-12-08T12:03:00Z"/>
                <w:rFonts w:ascii="Calibri" w:hAnsi="Calibri"/>
                <w:color w:val="000000"/>
                <w:spacing w:val="0"/>
                <w:sz w:val="22"/>
                <w:szCs w:val="22"/>
                <w:lang w:eastAsia="en-GB"/>
              </w:rPr>
            </w:pPr>
            <w:ins w:id="2176"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77" w:author="Wright, Phil" w:date="2017-12-08T12:03:00Z"/>
                <w:rFonts w:ascii="Calibri" w:hAnsi="Calibri"/>
                <w:color w:val="000000"/>
                <w:spacing w:val="0"/>
                <w:sz w:val="22"/>
                <w:szCs w:val="22"/>
                <w:lang w:eastAsia="en-GB"/>
              </w:rPr>
            </w:pPr>
            <w:ins w:id="217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79" w:author="Wright, Phil" w:date="2017-12-08T12:03:00Z"/>
                <w:rFonts w:ascii="Calibri" w:hAnsi="Calibri"/>
                <w:color w:val="000000"/>
                <w:spacing w:val="0"/>
                <w:sz w:val="22"/>
                <w:szCs w:val="22"/>
                <w:lang w:eastAsia="en-GB"/>
              </w:rPr>
            </w:pPr>
            <w:ins w:id="2180"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81" w:author="Wright, Phil" w:date="2017-12-08T12:03:00Z"/>
                <w:rFonts w:ascii="Calibri" w:hAnsi="Calibri"/>
                <w:color w:val="000000"/>
                <w:spacing w:val="0"/>
                <w:sz w:val="22"/>
                <w:szCs w:val="22"/>
                <w:lang w:eastAsia="en-GB"/>
              </w:rPr>
            </w:pPr>
            <w:ins w:id="2182"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183" w:author="Wright, Phil" w:date="2017-12-08T12:03:00Z"/>
                <w:rFonts w:ascii="Calibri" w:hAnsi="Calibri"/>
                <w:color w:val="000000"/>
                <w:spacing w:val="0"/>
                <w:sz w:val="22"/>
                <w:szCs w:val="22"/>
                <w:lang w:eastAsia="en-GB"/>
              </w:rPr>
            </w:pPr>
            <w:ins w:id="2184"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185" w:author="Wright, Phil" w:date="2017-12-08T12:03:00Z"/>
                <w:rFonts w:ascii="Calibri" w:hAnsi="Calibri"/>
                <w:color w:val="000000"/>
                <w:spacing w:val="0"/>
                <w:sz w:val="22"/>
                <w:szCs w:val="22"/>
                <w:lang w:eastAsia="en-GB"/>
              </w:rPr>
            </w:pPr>
            <w:ins w:id="2186"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187" w:author="Wright, Phil" w:date="2017-12-08T12:03:00Z"/>
                <w:rFonts w:ascii="Calibri" w:hAnsi="Calibri"/>
                <w:color w:val="000000"/>
                <w:spacing w:val="0"/>
                <w:sz w:val="22"/>
                <w:szCs w:val="22"/>
                <w:lang w:eastAsia="en-GB"/>
              </w:rPr>
            </w:pPr>
            <w:ins w:id="218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189" w:author="Wright, Phil" w:date="2017-12-08T12:03:00Z"/>
                <w:rFonts w:ascii="Calibri" w:hAnsi="Calibri"/>
                <w:color w:val="000000"/>
                <w:spacing w:val="0"/>
                <w:sz w:val="22"/>
                <w:szCs w:val="22"/>
                <w:lang w:eastAsia="en-GB"/>
              </w:rPr>
            </w:pPr>
            <w:ins w:id="2190"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191" w:author="Wright, Phil" w:date="2017-12-08T12:03:00Z"/>
                <w:rFonts w:ascii="Calibri" w:hAnsi="Calibri"/>
                <w:color w:val="000000"/>
                <w:spacing w:val="0"/>
                <w:sz w:val="22"/>
                <w:szCs w:val="22"/>
                <w:lang w:eastAsia="en-GB"/>
              </w:rPr>
            </w:pPr>
            <w:ins w:id="2192"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315"/>
          <w:ins w:id="2193"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194" w:author="Wright, Phil" w:date="2017-12-08T12:03:00Z"/>
                <w:rFonts w:ascii="Calibri" w:hAnsi="Calibri"/>
                <w:color w:val="000000"/>
                <w:spacing w:val="0"/>
                <w:sz w:val="22"/>
                <w:szCs w:val="22"/>
                <w:lang w:eastAsia="en-GB"/>
              </w:rPr>
            </w:pPr>
            <w:ins w:id="2195" w:author="Wright, Phil" w:date="2017-12-08T12:03:00Z">
              <w:r w:rsidRPr="002E0EE3">
                <w:rPr>
                  <w:rFonts w:ascii="Calibri" w:hAnsi="Calibri"/>
                  <w:color w:val="000000"/>
                  <w:spacing w:val="0"/>
                  <w:sz w:val="22"/>
                  <w:szCs w:val="22"/>
                  <w:lang w:eastAsia="en-GB"/>
                </w:rPr>
                <w:lastRenderedPageBreak/>
                <w:t>N/A</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96" w:author="Wright, Phil" w:date="2017-12-08T12:03:00Z"/>
                <w:rFonts w:ascii="Calibri" w:hAnsi="Calibri"/>
                <w:color w:val="000000"/>
                <w:spacing w:val="0"/>
                <w:sz w:val="22"/>
                <w:szCs w:val="22"/>
                <w:lang w:eastAsia="en-GB"/>
              </w:rPr>
            </w:pPr>
            <w:ins w:id="2197" w:author="Wright, Phil" w:date="2017-12-08T12:03:00Z">
              <w:r w:rsidRPr="002E0EE3">
                <w:rPr>
                  <w:rFonts w:ascii="Calibri" w:hAnsi="Calibri"/>
                  <w:color w:val="000000"/>
                  <w:spacing w:val="0"/>
                  <w:sz w:val="22"/>
                  <w:szCs w:val="22"/>
                  <w:lang w:eastAsia="en-GB"/>
                </w:rPr>
                <w:t>Complaint Final Response</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198" w:author="Wright, Phil" w:date="2017-12-08T12:03:00Z"/>
                <w:rFonts w:ascii="Calibri" w:hAnsi="Calibri"/>
                <w:color w:val="000000"/>
                <w:spacing w:val="0"/>
                <w:sz w:val="22"/>
                <w:szCs w:val="22"/>
                <w:lang w:eastAsia="en-GB"/>
              </w:rPr>
            </w:pPr>
            <w:ins w:id="2199" w:author="Wright, Phil" w:date="2017-12-08T12:03:00Z">
              <w:r w:rsidRPr="002E0EE3">
                <w:rPr>
                  <w:rFonts w:ascii="Calibri" w:hAnsi="Calibri"/>
                  <w:color w:val="000000"/>
                  <w:spacing w:val="0"/>
                  <w:sz w:val="22"/>
                  <w:szCs w:val="22"/>
                  <w:lang w:eastAsia="en-GB"/>
                </w:rPr>
                <w:t>Complaints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200" w:author="Wright, Phil" w:date="2017-12-08T12:03:00Z"/>
                <w:rFonts w:ascii="Calibri" w:hAnsi="Calibri"/>
                <w:color w:val="000000"/>
                <w:spacing w:val="0"/>
                <w:sz w:val="22"/>
                <w:szCs w:val="22"/>
                <w:lang w:eastAsia="en-GB"/>
              </w:rPr>
            </w:pPr>
            <w:ins w:id="2201" w:author="Wright, Phil" w:date="2017-12-08T12:03:00Z">
              <w:r w:rsidRPr="002E0EE3">
                <w:rPr>
                  <w:rFonts w:ascii="Calibri" w:hAnsi="Calibri"/>
                  <w:color w:val="000000"/>
                  <w:spacing w:val="0"/>
                  <w:sz w:val="22"/>
                  <w:szCs w:val="22"/>
                  <w:lang w:eastAsia="en-GB"/>
                </w:rPr>
                <w:t>Final Response</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02" w:author="Wright, Phil" w:date="2017-12-08T12:03:00Z"/>
                <w:rFonts w:ascii="Calibri" w:hAnsi="Calibri"/>
                <w:color w:val="000000"/>
                <w:spacing w:val="0"/>
                <w:sz w:val="22"/>
                <w:szCs w:val="22"/>
                <w:lang w:eastAsia="en-GB"/>
              </w:rPr>
            </w:pPr>
            <w:ins w:id="2203"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04" w:author="Wright, Phil" w:date="2017-12-08T12:03:00Z"/>
                <w:rFonts w:ascii="Calibri" w:hAnsi="Calibri"/>
                <w:color w:val="000000"/>
                <w:spacing w:val="0"/>
                <w:sz w:val="22"/>
                <w:szCs w:val="22"/>
                <w:lang w:eastAsia="en-GB"/>
              </w:rPr>
            </w:pPr>
            <w:ins w:id="2205"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06" w:author="Wright, Phil" w:date="2017-12-08T12:03:00Z"/>
                <w:rFonts w:ascii="Calibri" w:hAnsi="Calibri"/>
                <w:color w:val="000000"/>
                <w:spacing w:val="0"/>
                <w:sz w:val="22"/>
                <w:szCs w:val="22"/>
                <w:lang w:eastAsia="en-GB"/>
              </w:rPr>
            </w:pPr>
            <w:ins w:id="2207"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08" w:author="Wright, Phil" w:date="2017-12-08T12:03:00Z"/>
                <w:rFonts w:ascii="Calibri" w:hAnsi="Calibri"/>
                <w:color w:val="000000"/>
                <w:spacing w:val="0"/>
                <w:sz w:val="22"/>
                <w:szCs w:val="22"/>
                <w:lang w:eastAsia="en-GB"/>
              </w:rPr>
            </w:pPr>
            <w:ins w:id="220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10" w:author="Wright, Phil" w:date="2017-12-08T12:03:00Z"/>
                <w:rFonts w:ascii="Calibri" w:hAnsi="Calibri"/>
                <w:color w:val="000000"/>
                <w:spacing w:val="0"/>
                <w:sz w:val="22"/>
                <w:szCs w:val="22"/>
                <w:lang w:eastAsia="en-GB"/>
              </w:rPr>
            </w:pPr>
            <w:ins w:id="2211"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12" w:author="Wright, Phil" w:date="2017-12-08T12:03:00Z"/>
                <w:rFonts w:ascii="Calibri" w:hAnsi="Calibri"/>
                <w:color w:val="000000"/>
                <w:spacing w:val="0"/>
                <w:sz w:val="22"/>
                <w:szCs w:val="22"/>
                <w:lang w:eastAsia="en-GB"/>
              </w:rPr>
            </w:pPr>
            <w:ins w:id="2213"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214" w:author="Wright, Phil" w:date="2017-12-08T12:03:00Z"/>
                <w:rFonts w:ascii="Calibri" w:hAnsi="Calibri"/>
                <w:color w:val="000000"/>
                <w:spacing w:val="0"/>
                <w:sz w:val="22"/>
                <w:szCs w:val="22"/>
                <w:lang w:eastAsia="en-GB"/>
              </w:rPr>
            </w:pPr>
            <w:ins w:id="2215"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216" w:author="Wright, Phil" w:date="2017-12-08T12:03:00Z"/>
                <w:rFonts w:ascii="Calibri" w:hAnsi="Calibri"/>
                <w:color w:val="000000"/>
                <w:spacing w:val="0"/>
                <w:sz w:val="22"/>
                <w:szCs w:val="22"/>
                <w:lang w:eastAsia="en-GB"/>
              </w:rPr>
            </w:pPr>
            <w:ins w:id="2217"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18" w:author="Wright, Phil" w:date="2017-12-08T12:03:00Z"/>
                <w:rFonts w:ascii="Calibri" w:hAnsi="Calibri"/>
                <w:color w:val="000000"/>
                <w:spacing w:val="0"/>
                <w:sz w:val="22"/>
                <w:szCs w:val="22"/>
                <w:lang w:eastAsia="en-GB"/>
              </w:rPr>
            </w:pPr>
            <w:ins w:id="2219"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220" w:author="Wright, Phil" w:date="2017-12-08T12:03:00Z"/>
                <w:rFonts w:ascii="Calibri" w:hAnsi="Calibri"/>
                <w:color w:val="000000"/>
                <w:spacing w:val="0"/>
                <w:sz w:val="22"/>
                <w:szCs w:val="22"/>
                <w:lang w:eastAsia="en-GB"/>
              </w:rPr>
            </w:pPr>
            <w:ins w:id="2221"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222" w:author="Wright, Phil" w:date="2017-12-08T12:03:00Z"/>
                <w:rFonts w:ascii="Calibri" w:hAnsi="Calibri"/>
                <w:color w:val="000000"/>
                <w:spacing w:val="0"/>
                <w:sz w:val="22"/>
                <w:szCs w:val="22"/>
                <w:lang w:eastAsia="en-GB"/>
              </w:rPr>
            </w:pPr>
            <w:ins w:id="2223" w:author="Wright, Phil" w:date="2017-12-08T12:03:00Z">
              <w:r w:rsidRPr="002E0EE3">
                <w:rPr>
                  <w:rFonts w:ascii="Calibri" w:hAnsi="Calibri"/>
                  <w:color w:val="000000"/>
                  <w:spacing w:val="0"/>
                  <w:sz w:val="22"/>
                  <w:szCs w:val="22"/>
                  <w:lang w:eastAsia="en-GB"/>
                </w:rPr>
                <w:t> </w:t>
              </w:r>
            </w:ins>
          </w:p>
        </w:tc>
      </w:tr>
      <w:tr w:rsidR="002E0EE3" w:rsidRPr="002E0EE3" w:rsidTr="002E0EE3">
        <w:trPr>
          <w:trHeight w:val="615"/>
          <w:ins w:id="2224" w:author="Wright, Phil" w:date="2017-12-08T12:03:00Z"/>
        </w:trPr>
        <w:tc>
          <w:tcPr>
            <w:tcW w:w="241"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225" w:author="Wright, Phil" w:date="2017-12-08T12:03:00Z"/>
                <w:rFonts w:ascii="Calibri" w:hAnsi="Calibri"/>
                <w:color w:val="000000"/>
                <w:spacing w:val="0"/>
                <w:sz w:val="22"/>
                <w:szCs w:val="22"/>
                <w:lang w:eastAsia="en-GB"/>
              </w:rPr>
            </w:pPr>
            <w:ins w:id="2226" w:author="Wright, Phil" w:date="2017-12-08T12:03:00Z">
              <w:r w:rsidRPr="002E0EE3">
                <w:rPr>
                  <w:rFonts w:ascii="Calibri" w:hAnsi="Calibri"/>
                  <w:color w:val="000000"/>
                  <w:spacing w:val="0"/>
                  <w:sz w:val="22"/>
                  <w:szCs w:val="22"/>
                  <w:lang w:eastAsia="en-GB"/>
                </w:rPr>
                <w:t>N/A</w:t>
              </w:r>
            </w:ins>
          </w:p>
        </w:tc>
        <w:tc>
          <w:tcPr>
            <w:tcW w:w="48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227" w:author="Wright, Phil" w:date="2017-12-08T12:03:00Z"/>
                <w:rFonts w:ascii="Calibri" w:hAnsi="Calibri"/>
                <w:color w:val="000000"/>
                <w:spacing w:val="0"/>
                <w:sz w:val="22"/>
                <w:szCs w:val="22"/>
                <w:lang w:eastAsia="en-GB"/>
              </w:rPr>
            </w:pPr>
            <w:ins w:id="2228" w:author="Wright, Phil" w:date="2017-12-08T12:03:00Z">
              <w:r w:rsidRPr="002E0EE3">
                <w:rPr>
                  <w:rFonts w:ascii="Calibri" w:hAnsi="Calibri"/>
                  <w:color w:val="000000"/>
                  <w:spacing w:val="0"/>
                  <w:sz w:val="22"/>
                  <w:szCs w:val="22"/>
                  <w:lang w:eastAsia="en-GB"/>
                </w:rPr>
                <w:t>Complaint resolution</w:t>
              </w:r>
            </w:ins>
          </w:p>
        </w:tc>
        <w:tc>
          <w:tcPr>
            <w:tcW w:w="467"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229" w:author="Wright, Phil" w:date="2017-12-08T12:03:00Z"/>
                <w:rFonts w:ascii="Calibri" w:hAnsi="Calibri"/>
                <w:color w:val="000000"/>
                <w:spacing w:val="0"/>
                <w:sz w:val="22"/>
                <w:szCs w:val="22"/>
                <w:lang w:eastAsia="en-GB"/>
              </w:rPr>
            </w:pPr>
            <w:ins w:id="2230" w:author="Wright, Phil" w:date="2017-12-08T12:03:00Z">
              <w:r w:rsidRPr="002E0EE3">
                <w:rPr>
                  <w:rFonts w:ascii="Calibri" w:hAnsi="Calibri"/>
                  <w:color w:val="000000"/>
                  <w:spacing w:val="0"/>
                  <w:sz w:val="22"/>
                  <w:szCs w:val="22"/>
                  <w:lang w:eastAsia="en-GB"/>
                </w:rPr>
                <w:t>Complaints</w:t>
              </w:r>
            </w:ins>
          </w:p>
        </w:tc>
        <w:tc>
          <w:tcPr>
            <w:tcW w:w="636"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rPr>
                <w:ins w:id="2231" w:author="Wright, Phil" w:date="2017-12-08T12:03:00Z"/>
                <w:rFonts w:ascii="Calibri" w:hAnsi="Calibri"/>
                <w:color w:val="000000"/>
                <w:spacing w:val="0"/>
                <w:sz w:val="22"/>
                <w:szCs w:val="22"/>
                <w:lang w:eastAsia="en-GB"/>
              </w:rPr>
            </w:pPr>
            <w:ins w:id="2232" w:author="Wright, Phil" w:date="2017-12-08T12:03:00Z">
              <w:r w:rsidRPr="002E0EE3">
                <w:rPr>
                  <w:rFonts w:ascii="Calibri" w:hAnsi="Calibri"/>
                  <w:color w:val="000000"/>
                  <w:spacing w:val="0"/>
                  <w:sz w:val="22"/>
                  <w:szCs w:val="22"/>
                  <w:lang w:eastAsia="en-GB"/>
                </w:rPr>
                <w:t>Send customer a notification of resolution and deliver it by phone, email and portal. But also can be notified by text that resolution is inbox</w:t>
              </w:r>
            </w:ins>
          </w:p>
        </w:tc>
        <w:tc>
          <w:tcPr>
            <w:tcW w:w="271"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33" w:author="Wright, Phil" w:date="2017-12-08T12:03:00Z"/>
                <w:rFonts w:ascii="Calibri" w:hAnsi="Calibri"/>
                <w:color w:val="000000"/>
                <w:spacing w:val="0"/>
                <w:sz w:val="22"/>
                <w:szCs w:val="22"/>
                <w:lang w:eastAsia="en-GB"/>
              </w:rPr>
            </w:pPr>
            <w:ins w:id="2234" w:author="Wright, Phil" w:date="2017-12-08T12:03:00Z">
              <w:r w:rsidRPr="002E0EE3">
                <w:rPr>
                  <w:rFonts w:ascii="Calibri" w:hAnsi="Calibri"/>
                  <w:color w:val="000000"/>
                  <w:spacing w:val="0"/>
                  <w:sz w:val="22"/>
                  <w:szCs w:val="22"/>
                  <w:lang w:eastAsia="en-GB"/>
                </w:rPr>
                <w:t>Yes</w:t>
              </w:r>
            </w:ins>
          </w:p>
        </w:tc>
        <w:tc>
          <w:tcPr>
            <w:tcW w:w="34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35" w:author="Wright, Phil" w:date="2017-12-08T12:03:00Z"/>
                <w:rFonts w:ascii="Calibri" w:hAnsi="Calibri"/>
                <w:color w:val="000000"/>
                <w:spacing w:val="0"/>
                <w:sz w:val="22"/>
                <w:szCs w:val="22"/>
                <w:lang w:eastAsia="en-GB"/>
              </w:rPr>
            </w:pPr>
            <w:ins w:id="2236"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37" w:author="Wright, Phil" w:date="2017-12-08T12:03:00Z"/>
                <w:rFonts w:ascii="Calibri" w:hAnsi="Calibri"/>
                <w:color w:val="000000"/>
                <w:spacing w:val="0"/>
                <w:sz w:val="22"/>
                <w:szCs w:val="22"/>
                <w:lang w:eastAsia="en-GB"/>
              </w:rPr>
            </w:pPr>
            <w:ins w:id="2238"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39" w:author="Wright, Phil" w:date="2017-12-08T12:03:00Z"/>
                <w:rFonts w:ascii="Calibri" w:hAnsi="Calibri"/>
                <w:color w:val="000000"/>
                <w:spacing w:val="0"/>
                <w:sz w:val="22"/>
                <w:szCs w:val="22"/>
                <w:lang w:eastAsia="en-GB"/>
              </w:rPr>
            </w:pPr>
            <w:ins w:id="224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41" w:author="Wright, Phil" w:date="2017-12-08T12:03:00Z"/>
                <w:rFonts w:ascii="Calibri" w:hAnsi="Calibri"/>
                <w:color w:val="000000"/>
                <w:spacing w:val="0"/>
                <w:sz w:val="22"/>
                <w:szCs w:val="22"/>
                <w:lang w:eastAsia="en-GB"/>
              </w:rPr>
            </w:pPr>
            <w:ins w:id="2242"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43" w:author="Wright, Phil" w:date="2017-12-08T12:03:00Z"/>
                <w:rFonts w:ascii="Calibri" w:hAnsi="Calibri"/>
                <w:color w:val="000000"/>
                <w:spacing w:val="0"/>
                <w:sz w:val="22"/>
                <w:szCs w:val="22"/>
                <w:lang w:eastAsia="en-GB"/>
              </w:rPr>
            </w:pPr>
            <w:ins w:id="2244"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245" w:author="Wright, Phil" w:date="2017-12-08T12:03:00Z"/>
                <w:rFonts w:ascii="Calibri" w:hAnsi="Calibri"/>
                <w:color w:val="000000"/>
                <w:spacing w:val="0"/>
                <w:sz w:val="22"/>
                <w:szCs w:val="22"/>
                <w:lang w:eastAsia="en-GB"/>
              </w:rPr>
            </w:pPr>
            <w:ins w:id="2246" w:author="Wright, Phil" w:date="2017-12-08T12:03:00Z">
              <w:r w:rsidRPr="002E0EE3">
                <w:rPr>
                  <w:rFonts w:ascii="Calibri" w:hAnsi="Calibri"/>
                  <w:color w:val="000000"/>
                  <w:spacing w:val="0"/>
                  <w:sz w:val="22"/>
                  <w:szCs w:val="22"/>
                  <w:lang w:eastAsia="en-GB"/>
                </w:rPr>
                <w:t>n/a</w:t>
              </w:r>
            </w:ins>
          </w:p>
        </w:tc>
        <w:tc>
          <w:tcPr>
            <w:tcW w:w="349" w:type="pct"/>
            <w:tcBorders>
              <w:top w:val="nil"/>
              <w:left w:val="single" w:sz="8" w:space="0" w:color="auto"/>
              <w:bottom w:val="single" w:sz="8" w:space="0" w:color="auto"/>
              <w:right w:val="single" w:sz="8" w:space="0" w:color="auto"/>
            </w:tcBorders>
            <w:shd w:val="clear" w:color="auto" w:fill="auto"/>
            <w:vAlign w:val="center"/>
            <w:hideMark/>
          </w:tcPr>
          <w:p w:rsidR="002E0EE3" w:rsidRPr="002E0EE3" w:rsidRDefault="002E0EE3" w:rsidP="002E0EE3">
            <w:pPr>
              <w:jc w:val="center"/>
              <w:rPr>
                <w:ins w:id="2247" w:author="Wright, Phil" w:date="2017-12-08T12:03:00Z"/>
                <w:rFonts w:ascii="Calibri" w:hAnsi="Calibri"/>
                <w:color w:val="000000"/>
                <w:spacing w:val="0"/>
                <w:sz w:val="22"/>
                <w:szCs w:val="22"/>
                <w:lang w:eastAsia="en-GB"/>
              </w:rPr>
            </w:pPr>
            <w:ins w:id="2248" w:author="Wright, Phil" w:date="2017-12-08T12:03:00Z">
              <w:r w:rsidRPr="002E0EE3">
                <w:rPr>
                  <w:rFonts w:ascii="Calibri" w:hAnsi="Calibri"/>
                  <w:color w:val="000000"/>
                  <w:spacing w:val="0"/>
                  <w:sz w:val="22"/>
                  <w:szCs w:val="22"/>
                  <w:lang w:eastAsia="en-GB"/>
                </w:rPr>
                <w:t>Letter</w:t>
              </w:r>
            </w:ins>
          </w:p>
        </w:tc>
        <w:tc>
          <w:tcPr>
            <w:tcW w:w="269" w:type="pct"/>
            <w:tcBorders>
              <w:top w:val="nil"/>
              <w:left w:val="nil"/>
              <w:bottom w:val="single" w:sz="8" w:space="0" w:color="auto"/>
              <w:right w:val="single" w:sz="8" w:space="0" w:color="auto"/>
            </w:tcBorders>
            <w:shd w:val="clear" w:color="auto" w:fill="auto"/>
            <w:vAlign w:val="center"/>
            <w:hideMark/>
          </w:tcPr>
          <w:p w:rsidR="002E0EE3" w:rsidRPr="002E0EE3" w:rsidRDefault="002E0EE3" w:rsidP="002E0EE3">
            <w:pPr>
              <w:jc w:val="center"/>
              <w:rPr>
                <w:ins w:id="2249" w:author="Wright, Phil" w:date="2017-12-08T12:03:00Z"/>
                <w:rFonts w:ascii="Calibri" w:hAnsi="Calibri"/>
                <w:color w:val="000000"/>
                <w:spacing w:val="0"/>
                <w:sz w:val="22"/>
                <w:szCs w:val="22"/>
                <w:lang w:eastAsia="en-GB"/>
              </w:rPr>
            </w:pPr>
            <w:ins w:id="2250" w:author="Wright, Phil" w:date="2017-12-08T12:03:00Z">
              <w:r w:rsidRPr="002E0EE3">
                <w:rPr>
                  <w:rFonts w:ascii="Calibri" w:hAnsi="Calibri"/>
                  <w:color w:val="000000"/>
                  <w:spacing w:val="0"/>
                  <w:sz w:val="22"/>
                  <w:szCs w:val="22"/>
                  <w:lang w:eastAsia="en-GB"/>
                </w:rPr>
                <w:t>n/a</w:t>
              </w:r>
            </w:ins>
          </w:p>
        </w:tc>
        <w:tc>
          <w:tcPr>
            <w:tcW w:w="269" w:type="pct"/>
            <w:tcBorders>
              <w:top w:val="nil"/>
              <w:left w:val="nil"/>
              <w:bottom w:val="single" w:sz="8" w:space="0" w:color="auto"/>
              <w:right w:val="nil"/>
            </w:tcBorders>
            <w:shd w:val="clear" w:color="auto" w:fill="auto"/>
            <w:vAlign w:val="center"/>
            <w:hideMark/>
          </w:tcPr>
          <w:p w:rsidR="002E0EE3" w:rsidRPr="002E0EE3" w:rsidRDefault="002E0EE3" w:rsidP="002E0EE3">
            <w:pPr>
              <w:jc w:val="center"/>
              <w:rPr>
                <w:ins w:id="2251" w:author="Wright, Phil" w:date="2017-12-08T12:03:00Z"/>
                <w:rFonts w:ascii="Calibri" w:hAnsi="Calibri"/>
                <w:color w:val="000000"/>
                <w:spacing w:val="0"/>
                <w:sz w:val="22"/>
                <w:szCs w:val="22"/>
                <w:lang w:eastAsia="en-GB"/>
              </w:rPr>
            </w:pPr>
            <w:ins w:id="2252" w:author="Wright, Phil" w:date="2017-12-08T12:03:00Z">
              <w:r w:rsidRPr="002E0EE3">
                <w:rPr>
                  <w:rFonts w:ascii="Calibri" w:hAnsi="Calibri"/>
                  <w:color w:val="000000"/>
                  <w:spacing w:val="0"/>
                  <w:sz w:val="22"/>
                  <w:szCs w:val="22"/>
                  <w:lang w:eastAsia="en-GB"/>
                </w:rPr>
                <w:t>n/a</w:t>
              </w:r>
            </w:ins>
          </w:p>
        </w:tc>
        <w:tc>
          <w:tcPr>
            <w:tcW w:w="325" w:type="pct"/>
            <w:tcBorders>
              <w:top w:val="nil"/>
              <w:left w:val="single" w:sz="8" w:space="0" w:color="auto"/>
              <w:bottom w:val="single" w:sz="8" w:space="0" w:color="auto"/>
              <w:right w:val="single" w:sz="8" w:space="0" w:color="auto"/>
            </w:tcBorders>
            <w:shd w:val="clear" w:color="auto" w:fill="auto"/>
            <w:vAlign w:val="bottom"/>
            <w:hideMark/>
          </w:tcPr>
          <w:p w:rsidR="002E0EE3" w:rsidRPr="002E0EE3" w:rsidRDefault="002E0EE3" w:rsidP="002E0EE3">
            <w:pPr>
              <w:rPr>
                <w:ins w:id="2253" w:author="Wright, Phil" w:date="2017-12-08T12:03:00Z"/>
                <w:rFonts w:ascii="Calibri" w:hAnsi="Calibri"/>
                <w:color w:val="000000"/>
                <w:spacing w:val="0"/>
                <w:sz w:val="22"/>
                <w:szCs w:val="22"/>
                <w:lang w:eastAsia="en-GB"/>
              </w:rPr>
            </w:pPr>
            <w:ins w:id="2254" w:author="Wright, Phil" w:date="2017-12-08T12:03:00Z">
              <w:r w:rsidRPr="002E0EE3">
                <w:rPr>
                  <w:rFonts w:ascii="Calibri" w:hAnsi="Calibri"/>
                  <w:color w:val="000000"/>
                  <w:spacing w:val="0"/>
                  <w:sz w:val="22"/>
                  <w:szCs w:val="22"/>
                  <w:lang w:eastAsia="en-GB"/>
                </w:rPr>
                <w:t> </w:t>
              </w:r>
            </w:ins>
          </w:p>
        </w:tc>
      </w:tr>
    </w:tbl>
    <w:p w:rsidR="00C0041F" w:rsidRPr="004A1441" w:rsidRDefault="00C0041F" w:rsidP="00A92334">
      <w:pPr>
        <w:pStyle w:val="BodyText"/>
        <w:rPr>
          <w:rFonts w:cs="Arial"/>
        </w:rPr>
      </w:pPr>
    </w:p>
    <w:p w:rsidR="00964CE9" w:rsidRPr="004A1441" w:rsidRDefault="00964CE9" w:rsidP="00A92334">
      <w:pPr>
        <w:pStyle w:val="BodyText"/>
        <w:sectPr w:rsidR="00964CE9" w:rsidRPr="004A1441" w:rsidSect="00964CE9">
          <w:pgSz w:w="16834" w:h="11909" w:orient="landscape" w:code="9"/>
          <w:pgMar w:top="1797" w:right="1440" w:bottom="1797" w:left="1440" w:header="964" w:footer="964" w:gutter="0"/>
          <w:cols w:space="720"/>
          <w:titlePg/>
        </w:sectPr>
      </w:pPr>
    </w:p>
    <w:p w:rsidR="00AA25E7" w:rsidRPr="004A1441" w:rsidRDefault="00AA25E7" w:rsidP="00A92334">
      <w:pPr>
        <w:pStyle w:val="BodyText"/>
      </w:pPr>
    </w:p>
    <w:p w:rsidR="00AA25E7" w:rsidRPr="004A1441" w:rsidRDefault="00AA25E7" w:rsidP="00A6470A">
      <w:pPr>
        <w:pStyle w:val="BodyText"/>
      </w:pPr>
    </w:p>
    <w:p w:rsidR="00BF4C9D" w:rsidRPr="004A1441" w:rsidRDefault="00BF4C9D" w:rsidP="00380865">
      <w:pPr>
        <w:pStyle w:val="Heading3"/>
      </w:pPr>
      <w:bookmarkStart w:id="2255" w:name="_Toc499216915"/>
      <w:r w:rsidRPr="004A1441">
        <w:t>Customer Surveys</w:t>
      </w:r>
      <w:bookmarkEnd w:id="2255"/>
    </w:p>
    <w:p w:rsidR="00BF4C9D" w:rsidRPr="004A1441" w:rsidRDefault="00BF4C9D" w:rsidP="00736FA8">
      <w:pPr>
        <w:pStyle w:val="BodyText"/>
        <w:ind w:left="360"/>
      </w:pPr>
      <w:r w:rsidRPr="004A1441">
        <w:t xml:space="preserve">After a request for service has been successfully completed, the customer will receive </w:t>
      </w:r>
      <w:r w:rsidR="007759CD" w:rsidRPr="004A1441">
        <w:t>an email requesting them to complete a satisfaction survey.</w:t>
      </w:r>
    </w:p>
    <w:p w:rsidR="007759CD" w:rsidRPr="004A1441" w:rsidRDefault="007759CD" w:rsidP="00736FA8">
      <w:pPr>
        <w:pStyle w:val="PlainText"/>
        <w:ind w:left="360"/>
        <w:rPr>
          <w:rFonts w:ascii="Arial" w:hAnsi="Arial"/>
          <w:spacing w:val="-5"/>
        </w:rPr>
      </w:pPr>
      <w:r w:rsidRPr="004A1441">
        <w:rPr>
          <w:rFonts w:ascii="Arial" w:hAnsi="Arial"/>
          <w:spacing w:val="-5"/>
        </w:rPr>
        <w:t>An html email will be created and this will be sent to the customer.  It contains a link for the customer to click that takes them to the online survey. When the customer reaches the survey page they choose a response to a range of questions by clicking the circle button next to each question.</w:t>
      </w:r>
    </w:p>
    <w:p w:rsidR="007759CD" w:rsidRPr="004A1441" w:rsidRDefault="007759CD" w:rsidP="00736FA8">
      <w:pPr>
        <w:pStyle w:val="PlainText"/>
        <w:ind w:left="360"/>
        <w:rPr>
          <w:rFonts w:ascii="Arial" w:hAnsi="Arial"/>
          <w:spacing w:val="-5"/>
        </w:rPr>
      </w:pPr>
    </w:p>
    <w:p w:rsidR="007759CD" w:rsidRPr="004A1441" w:rsidRDefault="007759CD" w:rsidP="00736FA8">
      <w:pPr>
        <w:pStyle w:val="PlainText"/>
        <w:ind w:left="360"/>
        <w:rPr>
          <w:rFonts w:ascii="Arial" w:hAnsi="Arial"/>
          <w:spacing w:val="-5"/>
        </w:rPr>
      </w:pPr>
      <w:r w:rsidRPr="004A1441">
        <w:rPr>
          <w:rFonts w:ascii="Arial" w:hAnsi="Arial"/>
          <w:spacing w:val="-5"/>
        </w:rPr>
        <w:t>A survey can be created containing up to ten questions with up to ten responses for each. The questions are free type so we can create any question. The possible responses are free type so we can create any response..</w:t>
      </w:r>
    </w:p>
    <w:p w:rsidR="007759CD" w:rsidRPr="004A1441" w:rsidRDefault="007759CD" w:rsidP="00736FA8">
      <w:pPr>
        <w:pStyle w:val="PlainText"/>
        <w:ind w:left="360"/>
        <w:rPr>
          <w:rFonts w:ascii="Arial" w:hAnsi="Arial"/>
          <w:spacing w:val="-5"/>
        </w:rPr>
      </w:pPr>
    </w:p>
    <w:p w:rsidR="007759CD" w:rsidRPr="004A1441" w:rsidRDefault="007759CD" w:rsidP="00736FA8">
      <w:pPr>
        <w:pStyle w:val="PlainText"/>
        <w:ind w:left="360"/>
        <w:rPr>
          <w:rFonts w:ascii="Arial" w:hAnsi="Arial"/>
          <w:spacing w:val="-5"/>
        </w:rPr>
      </w:pPr>
      <w:r w:rsidRPr="004A1441">
        <w:rPr>
          <w:rFonts w:ascii="Arial" w:hAnsi="Arial"/>
          <w:spacing w:val="-5"/>
        </w:rPr>
        <w:t>We can set trigger actions dependent on what response the customer chooses. The triggers can generate a further email, an sms, an internal communication (for example, an email to customer services directing them to call the customer) or a further survey. We can report on the survey results.</w:t>
      </w:r>
    </w:p>
    <w:p w:rsidR="00B46BD5" w:rsidRPr="004A1441" w:rsidRDefault="00B46BD5" w:rsidP="00736FA8">
      <w:pPr>
        <w:pStyle w:val="BodyText"/>
      </w:pPr>
    </w:p>
    <w:p w:rsidR="00B46BD5" w:rsidRPr="004A1441" w:rsidRDefault="00B46BD5" w:rsidP="00736FA8">
      <w:pPr>
        <w:pStyle w:val="BodyText"/>
      </w:pPr>
    </w:p>
    <w:p w:rsidR="00B46BD5" w:rsidRPr="004A1441" w:rsidRDefault="00863291" w:rsidP="00736FA8">
      <w:pPr>
        <w:pStyle w:val="BodyText"/>
        <w:rPr>
          <w:rFonts w:ascii="Arial Black" w:hAnsi="Arial Black"/>
          <w:color w:val="FFFFFF"/>
          <w:spacing w:val="-10"/>
          <w:kern w:val="20"/>
          <w:position w:val="8"/>
          <w:sz w:val="24"/>
        </w:rPr>
      </w:pPr>
      <w:r w:rsidRPr="004A1441">
        <w:br w:type="page"/>
      </w:r>
    </w:p>
    <w:p w:rsidR="00B46BD5" w:rsidRDefault="005755D1" w:rsidP="00257B1C">
      <w:pPr>
        <w:pStyle w:val="Heading2"/>
        <w:rPr>
          <w:ins w:id="2256" w:author="Wright, Phil" w:date="2017-11-23T16:13:00Z"/>
        </w:rPr>
      </w:pPr>
      <w:bookmarkStart w:id="2257" w:name="_Ref488419631"/>
      <w:bookmarkStart w:id="2258" w:name="_Toc499216916"/>
      <w:r w:rsidRPr="004A1441">
        <w:lastRenderedPageBreak/>
        <w:t>Customer Status Conversion</w:t>
      </w:r>
      <w:bookmarkEnd w:id="2257"/>
      <w:bookmarkEnd w:id="2258"/>
    </w:p>
    <w:p w:rsidR="00D15BC2" w:rsidRPr="00D15BC2" w:rsidRDefault="00D15BC2" w:rsidP="00D15BC2">
      <w:pPr>
        <w:pStyle w:val="BodyText"/>
        <w:ind w:left="0"/>
        <w:rPr>
          <w:ins w:id="2259" w:author="Wright, Phil" w:date="2017-11-23T16:15:00Z"/>
          <w:highlight w:val="magenta"/>
          <w:rPrChange w:id="2260" w:author="Wright, Phil" w:date="2017-11-23T16:16:00Z">
            <w:rPr>
              <w:ins w:id="2261" w:author="Wright, Phil" w:date="2017-11-23T16:15:00Z"/>
            </w:rPr>
          </w:rPrChange>
        </w:rPr>
      </w:pPr>
      <w:ins w:id="2262" w:author="Wright, Phil" w:date="2017-11-23T16:14:00Z">
        <w:r w:rsidRPr="00D15BC2">
          <w:rPr>
            <w:highlight w:val="magenta"/>
            <w:rPrChange w:id="2263" w:author="Wright, Phil" w:date="2017-11-23T16:16:00Z">
              <w:rPr/>
            </w:rPrChange>
          </w:rPr>
          <w:t xml:space="preserve">Using the statuses provided in the bullet point list below. UK Warranty to map these in the Customer Description column to the </w:t>
        </w:r>
      </w:ins>
      <w:ins w:id="2264" w:author="Wright, Phil" w:date="2017-11-23T16:15:00Z">
        <w:r w:rsidRPr="00D15BC2">
          <w:rPr>
            <w:highlight w:val="magenta"/>
            <w:rPrChange w:id="2265" w:author="Wright, Phil" w:date="2017-11-23T16:16:00Z">
              <w:rPr/>
            </w:rPrChange>
          </w:rPr>
          <w:t>appropriate</w:t>
        </w:r>
      </w:ins>
      <w:ins w:id="2266" w:author="Wright, Phil" w:date="2017-11-23T16:14:00Z">
        <w:r w:rsidRPr="00D15BC2">
          <w:rPr>
            <w:highlight w:val="magenta"/>
            <w:rPrChange w:id="2267" w:author="Wright, Phil" w:date="2017-11-23T16:16:00Z">
              <w:rPr/>
            </w:rPrChange>
          </w:rPr>
          <w:t xml:space="preserve"> Call Centre Status.</w:t>
        </w:r>
      </w:ins>
      <w:ins w:id="2268" w:author="Wright, Phil" w:date="2017-11-23T16:15:00Z">
        <w:r w:rsidRPr="00D15BC2">
          <w:rPr>
            <w:highlight w:val="magenta"/>
            <w:rPrChange w:id="2269" w:author="Wright, Phil" w:date="2017-11-23T16:16:00Z">
              <w:rPr/>
            </w:rPrChange>
          </w:rPr>
          <w:t xml:space="preserve"> This will mean overwriting the current Customer Descriptions below.</w:t>
        </w:r>
      </w:ins>
    </w:p>
    <w:p w:rsidR="00D15BC2" w:rsidRPr="00D15BC2" w:rsidRDefault="00D15BC2" w:rsidP="00D15BC2">
      <w:pPr>
        <w:pStyle w:val="ListParagraph"/>
        <w:numPr>
          <w:ilvl w:val="0"/>
          <w:numId w:val="61"/>
        </w:numPr>
        <w:rPr>
          <w:ins w:id="2270" w:author="Wright, Phil" w:date="2017-11-23T16:15:00Z"/>
          <w:highlight w:val="magenta"/>
          <w:lang w:eastAsia="en-US"/>
          <w:rPrChange w:id="2271" w:author="Wright, Phil" w:date="2017-11-23T16:16:00Z">
            <w:rPr>
              <w:ins w:id="2272" w:author="Wright, Phil" w:date="2017-11-23T16:15:00Z"/>
              <w:lang w:eastAsia="en-US"/>
            </w:rPr>
          </w:rPrChange>
        </w:rPr>
      </w:pPr>
      <w:ins w:id="2273" w:author="Wright, Phil" w:date="2017-11-23T16:15:00Z">
        <w:r w:rsidRPr="00D15BC2">
          <w:rPr>
            <w:highlight w:val="magenta"/>
            <w:rPrChange w:id="2274" w:author="Wright, Phil" w:date="2017-11-23T16:16:00Z">
              <w:rPr/>
            </w:rPrChange>
          </w:rPr>
          <w:t>Engineer booked</w:t>
        </w:r>
      </w:ins>
    </w:p>
    <w:p w:rsidR="00D15BC2" w:rsidRPr="00D15BC2" w:rsidRDefault="00D15BC2" w:rsidP="00D15BC2">
      <w:pPr>
        <w:pStyle w:val="ListParagraph"/>
        <w:numPr>
          <w:ilvl w:val="0"/>
          <w:numId w:val="61"/>
        </w:numPr>
        <w:rPr>
          <w:ins w:id="2275" w:author="Wright, Phil" w:date="2017-11-23T16:15:00Z"/>
          <w:highlight w:val="magenta"/>
          <w:rPrChange w:id="2276" w:author="Wright, Phil" w:date="2017-11-23T16:16:00Z">
            <w:rPr>
              <w:ins w:id="2277" w:author="Wright, Phil" w:date="2017-11-23T16:15:00Z"/>
            </w:rPr>
          </w:rPrChange>
        </w:rPr>
      </w:pPr>
      <w:ins w:id="2278" w:author="Wright, Phil" w:date="2017-11-23T16:15:00Z">
        <w:r w:rsidRPr="00D15BC2">
          <w:rPr>
            <w:highlight w:val="magenta"/>
            <w:rPrChange w:id="2279" w:author="Wright, Phil" w:date="2017-11-23T16:16:00Z">
              <w:rPr/>
            </w:rPrChange>
          </w:rPr>
          <w:t>Courier booked for collection</w:t>
        </w:r>
      </w:ins>
    </w:p>
    <w:p w:rsidR="00D15BC2" w:rsidRPr="00D15BC2" w:rsidRDefault="00D15BC2" w:rsidP="00D15BC2">
      <w:pPr>
        <w:pStyle w:val="ListParagraph"/>
        <w:numPr>
          <w:ilvl w:val="0"/>
          <w:numId w:val="61"/>
        </w:numPr>
        <w:rPr>
          <w:ins w:id="2280" w:author="Wright, Phil" w:date="2017-11-23T16:15:00Z"/>
          <w:highlight w:val="magenta"/>
          <w:rPrChange w:id="2281" w:author="Wright, Phil" w:date="2017-11-23T16:16:00Z">
            <w:rPr>
              <w:ins w:id="2282" w:author="Wright, Phil" w:date="2017-11-23T16:15:00Z"/>
            </w:rPr>
          </w:rPrChange>
        </w:rPr>
      </w:pPr>
      <w:ins w:id="2283" w:author="Wright, Phil" w:date="2017-11-23T16:15:00Z">
        <w:r w:rsidRPr="00D15BC2">
          <w:rPr>
            <w:highlight w:val="magenta"/>
            <w:rPrChange w:id="2284" w:author="Wright, Phil" w:date="2017-11-23T16:16:00Z">
              <w:rPr/>
            </w:rPrChange>
          </w:rPr>
          <w:t>Job complete- (only live for 7 days and then reverts to no status)</w:t>
        </w:r>
      </w:ins>
    </w:p>
    <w:p w:rsidR="00D15BC2" w:rsidRPr="00D15BC2" w:rsidRDefault="00D15BC2" w:rsidP="00D15BC2">
      <w:pPr>
        <w:pStyle w:val="ListParagraph"/>
        <w:numPr>
          <w:ilvl w:val="0"/>
          <w:numId w:val="61"/>
        </w:numPr>
        <w:rPr>
          <w:ins w:id="2285" w:author="Wright, Phil" w:date="2017-11-23T16:15:00Z"/>
          <w:highlight w:val="magenta"/>
          <w:rPrChange w:id="2286" w:author="Wright, Phil" w:date="2017-11-23T16:16:00Z">
            <w:rPr>
              <w:ins w:id="2287" w:author="Wright, Phil" w:date="2017-11-23T16:15:00Z"/>
            </w:rPr>
          </w:rPrChange>
        </w:rPr>
      </w:pPr>
      <w:ins w:id="2288" w:author="Wright, Phil" w:date="2017-11-23T16:15:00Z">
        <w:r w:rsidRPr="00D15BC2">
          <w:rPr>
            <w:highlight w:val="magenta"/>
            <w:rPrChange w:id="2289" w:author="Wright, Phil" w:date="2017-11-23T16:16:00Z">
              <w:rPr/>
            </w:rPrChange>
          </w:rPr>
          <w:t>Awaiting parts</w:t>
        </w:r>
      </w:ins>
    </w:p>
    <w:p w:rsidR="00D15BC2" w:rsidRPr="00D15BC2" w:rsidRDefault="00D15BC2" w:rsidP="00D15BC2">
      <w:pPr>
        <w:pStyle w:val="ListParagraph"/>
        <w:numPr>
          <w:ilvl w:val="0"/>
          <w:numId w:val="61"/>
        </w:numPr>
        <w:rPr>
          <w:ins w:id="2290" w:author="Wright, Phil" w:date="2017-11-23T16:15:00Z"/>
          <w:highlight w:val="magenta"/>
          <w:rPrChange w:id="2291" w:author="Wright, Phil" w:date="2017-11-23T16:16:00Z">
            <w:rPr>
              <w:ins w:id="2292" w:author="Wright, Phil" w:date="2017-11-23T16:15:00Z"/>
            </w:rPr>
          </w:rPrChange>
        </w:rPr>
      </w:pPr>
      <w:ins w:id="2293" w:author="Wright, Phil" w:date="2017-11-23T16:15:00Z">
        <w:r w:rsidRPr="00D15BC2">
          <w:rPr>
            <w:highlight w:val="magenta"/>
            <w:rPrChange w:id="2294" w:author="Wright, Phil" w:date="2017-11-23T16:16:00Z">
              <w:rPr/>
            </w:rPrChange>
          </w:rPr>
          <w:t>Item to be replaced</w:t>
        </w:r>
      </w:ins>
    </w:p>
    <w:p w:rsidR="00D15BC2" w:rsidRPr="00D15BC2" w:rsidRDefault="00D15BC2" w:rsidP="00D15BC2">
      <w:pPr>
        <w:pStyle w:val="ListParagraph"/>
        <w:numPr>
          <w:ilvl w:val="0"/>
          <w:numId w:val="61"/>
        </w:numPr>
        <w:rPr>
          <w:ins w:id="2295" w:author="Wright, Phil" w:date="2017-11-23T16:15:00Z"/>
          <w:highlight w:val="magenta"/>
          <w:rPrChange w:id="2296" w:author="Wright, Phil" w:date="2017-11-23T16:16:00Z">
            <w:rPr>
              <w:ins w:id="2297" w:author="Wright, Phil" w:date="2017-11-23T16:15:00Z"/>
            </w:rPr>
          </w:rPrChange>
        </w:rPr>
      </w:pPr>
      <w:ins w:id="2298" w:author="Wright, Phil" w:date="2017-11-23T16:15:00Z">
        <w:r w:rsidRPr="00D15BC2">
          <w:rPr>
            <w:highlight w:val="magenta"/>
            <w:rPrChange w:id="2299" w:author="Wright, Phil" w:date="2017-11-23T16:16:00Z">
              <w:rPr/>
            </w:rPrChange>
          </w:rPr>
          <w:t>Item arrived at depot for repair</w:t>
        </w:r>
      </w:ins>
    </w:p>
    <w:p w:rsidR="00D15BC2" w:rsidRPr="00D15BC2" w:rsidRDefault="00D15BC2" w:rsidP="00D15BC2">
      <w:pPr>
        <w:pStyle w:val="ListParagraph"/>
        <w:numPr>
          <w:ilvl w:val="0"/>
          <w:numId w:val="61"/>
        </w:numPr>
        <w:rPr>
          <w:ins w:id="2300" w:author="Wright, Phil" w:date="2017-11-23T16:15:00Z"/>
          <w:highlight w:val="magenta"/>
          <w:rPrChange w:id="2301" w:author="Wright, Phil" w:date="2017-11-23T16:16:00Z">
            <w:rPr>
              <w:ins w:id="2302" w:author="Wright, Phil" w:date="2017-11-23T16:15:00Z"/>
            </w:rPr>
          </w:rPrChange>
        </w:rPr>
      </w:pPr>
      <w:ins w:id="2303" w:author="Wright, Phil" w:date="2017-11-23T16:15:00Z">
        <w:r w:rsidRPr="00D15BC2">
          <w:rPr>
            <w:highlight w:val="magenta"/>
            <w:rPrChange w:id="2304" w:author="Wright, Phil" w:date="2017-11-23T16:16:00Z">
              <w:rPr/>
            </w:rPrChange>
          </w:rPr>
          <w:t>Courier booked for delivery</w:t>
        </w:r>
      </w:ins>
    </w:p>
    <w:p w:rsidR="00D15BC2" w:rsidRPr="00D15BC2" w:rsidRDefault="00D15BC2" w:rsidP="00D15BC2">
      <w:pPr>
        <w:pStyle w:val="BodyText"/>
        <w:ind w:left="0"/>
      </w:pPr>
    </w:p>
    <w:p w:rsidR="005755D1" w:rsidRPr="004A1441" w:rsidRDefault="005755D1">
      <w:pPr>
        <w:rPr>
          <w:rFonts w:cs="Arial"/>
        </w:rPr>
      </w:pPr>
    </w:p>
    <w:tbl>
      <w:tblPr>
        <w:tblStyle w:val="TableGrid"/>
        <w:tblW w:w="0" w:type="auto"/>
        <w:tblLook w:val="04A0" w:firstRow="1" w:lastRow="0" w:firstColumn="1" w:lastColumn="0" w:noHBand="0" w:noVBand="1"/>
      </w:tblPr>
      <w:tblGrid>
        <w:gridCol w:w="1526"/>
        <w:gridCol w:w="3118"/>
        <w:gridCol w:w="3887"/>
      </w:tblGrid>
      <w:tr w:rsidR="005755D1" w:rsidRPr="004A1441" w:rsidDel="002E0EE3" w:rsidTr="00736FA8">
        <w:trPr>
          <w:del w:id="2305" w:author="Wright, Phil" w:date="2017-12-08T12:08:00Z"/>
        </w:trPr>
        <w:tc>
          <w:tcPr>
            <w:tcW w:w="1526" w:type="dxa"/>
          </w:tcPr>
          <w:p w:rsidR="00B46BD5" w:rsidRPr="004A1441" w:rsidDel="002E0EE3" w:rsidRDefault="00B623A1" w:rsidP="00736FA8">
            <w:pPr>
              <w:jc w:val="center"/>
              <w:rPr>
                <w:del w:id="2306" w:author="Wright, Phil" w:date="2017-12-08T12:08:00Z"/>
                <w:rFonts w:cs="Arial"/>
                <w:b/>
              </w:rPr>
            </w:pPr>
            <w:del w:id="2307" w:author="Wright, Phil" w:date="2017-12-08T12:08:00Z">
              <w:r w:rsidRPr="004A1441" w:rsidDel="002E0EE3">
                <w:rPr>
                  <w:rFonts w:cs="Arial"/>
                  <w:b/>
                </w:rPr>
                <w:delText>Status</w:delText>
              </w:r>
              <w:r w:rsidR="005755D1" w:rsidRPr="004A1441" w:rsidDel="002E0EE3">
                <w:rPr>
                  <w:rFonts w:cs="Arial"/>
                  <w:b/>
                </w:rPr>
                <w:delText xml:space="preserve"> </w:delText>
              </w:r>
              <w:r w:rsidRPr="004A1441" w:rsidDel="002E0EE3">
                <w:rPr>
                  <w:rFonts w:cs="Arial"/>
                  <w:b/>
                </w:rPr>
                <w:delText>ID</w:delText>
              </w:r>
            </w:del>
          </w:p>
        </w:tc>
        <w:tc>
          <w:tcPr>
            <w:tcW w:w="3118" w:type="dxa"/>
          </w:tcPr>
          <w:p w:rsidR="00B46BD5" w:rsidRPr="004A1441" w:rsidDel="002E0EE3" w:rsidRDefault="005755D1" w:rsidP="00736FA8">
            <w:pPr>
              <w:jc w:val="center"/>
              <w:rPr>
                <w:del w:id="2308" w:author="Wright, Phil" w:date="2017-12-08T12:08:00Z"/>
                <w:rFonts w:cs="Arial"/>
                <w:b/>
              </w:rPr>
            </w:pPr>
            <w:del w:id="2309" w:author="Wright, Phil" w:date="2017-12-08T12:08:00Z">
              <w:r w:rsidRPr="004A1441" w:rsidDel="002E0EE3">
                <w:rPr>
                  <w:rFonts w:cs="Arial"/>
                  <w:b/>
                </w:rPr>
                <w:delText xml:space="preserve">Call Centre </w:delText>
              </w:r>
              <w:r w:rsidR="00B623A1" w:rsidRPr="004A1441" w:rsidDel="002E0EE3">
                <w:rPr>
                  <w:rFonts w:cs="Arial"/>
                  <w:b/>
                </w:rPr>
                <w:delText>Status</w:delText>
              </w:r>
            </w:del>
          </w:p>
        </w:tc>
        <w:tc>
          <w:tcPr>
            <w:tcW w:w="3887" w:type="dxa"/>
          </w:tcPr>
          <w:p w:rsidR="00B46BD5" w:rsidRPr="004A1441" w:rsidDel="002E0EE3" w:rsidRDefault="00B623A1" w:rsidP="00736FA8">
            <w:pPr>
              <w:jc w:val="center"/>
              <w:rPr>
                <w:del w:id="2310" w:author="Wright, Phil" w:date="2017-12-08T12:08:00Z"/>
                <w:rFonts w:cs="Arial"/>
                <w:b/>
              </w:rPr>
            </w:pPr>
            <w:del w:id="2311" w:author="Wright, Phil" w:date="2017-12-08T12:08:00Z">
              <w:r w:rsidRPr="004A1441" w:rsidDel="002E0EE3">
                <w:rPr>
                  <w:rFonts w:cs="Arial"/>
                  <w:b/>
                </w:rPr>
                <w:delText>Customer Description</w:delText>
              </w:r>
            </w:del>
          </w:p>
        </w:tc>
      </w:tr>
      <w:tr w:rsidR="005755D1" w:rsidRPr="004A1441" w:rsidDel="002E0EE3" w:rsidTr="00736FA8">
        <w:trPr>
          <w:del w:id="2312" w:author="Wright, Phil" w:date="2017-12-08T12:08:00Z"/>
        </w:trPr>
        <w:tc>
          <w:tcPr>
            <w:tcW w:w="1526" w:type="dxa"/>
          </w:tcPr>
          <w:p w:rsidR="005755D1" w:rsidRPr="004A1441" w:rsidDel="002E0EE3" w:rsidRDefault="005755D1" w:rsidP="00295384">
            <w:pPr>
              <w:rPr>
                <w:del w:id="2313" w:author="Wright, Phil" w:date="2017-12-08T12:08:00Z"/>
                <w:rFonts w:cs="Arial"/>
              </w:rPr>
            </w:pPr>
            <w:del w:id="2314" w:author="Wright, Phil" w:date="2017-12-08T12:08:00Z">
              <w:r w:rsidRPr="004A1441" w:rsidDel="002E0EE3">
                <w:rPr>
                  <w:rFonts w:cs="Arial"/>
                </w:rPr>
                <w:delText>3</w:delText>
              </w:r>
            </w:del>
          </w:p>
        </w:tc>
        <w:tc>
          <w:tcPr>
            <w:tcW w:w="3118" w:type="dxa"/>
          </w:tcPr>
          <w:p w:rsidR="005755D1" w:rsidRPr="004A1441" w:rsidDel="002E0EE3" w:rsidRDefault="005755D1" w:rsidP="00295384">
            <w:pPr>
              <w:rPr>
                <w:del w:id="2315" w:author="Wright, Phil" w:date="2017-12-08T12:08:00Z"/>
                <w:rFonts w:cs="Arial"/>
              </w:rPr>
            </w:pPr>
            <w:del w:id="2316" w:author="Wright, Phil" w:date="2017-12-08T12:08:00Z">
              <w:r w:rsidRPr="004A1441" w:rsidDel="002E0EE3">
                <w:rPr>
                  <w:rFonts w:cs="Arial"/>
                </w:rPr>
                <w:delText>"Waiting for Engineer"</w:delText>
              </w:r>
            </w:del>
          </w:p>
        </w:tc>
        <w:tc>
          <w:tcPr>
            <w:tcW w:w="3887" w:type="dxa"/>
          </w:tcPr>
          <w:p w:rsidR="005755D1" w:rsidRPr="004A1441" w:rsidDel="002E0EE3" w:rsidRDefault="005755D1" w:rsidP="00295384">
            <w:pPr>
              <w:rPr>
                <w:del w:id="2317" w:author="Wright, Phil" w:date="2017-12-08T12:08:00Z"/>
                <w:rFonts w:cs="Arial"/>
              </w:rPr>
            </w:pPr>
            <w:del w:id="2318" w:author="Wright, Phil" w:date="2017-12-08T12:08:00Z">
              <w:r w:rsidRPr="004A1441" w:rsidDel="002E0EE3">
                <w:rPr>
                  <w:rFonts w:cs="Arial"/>
                </w:rPr>
                <w:delText>"Job Booked"</w:delText>
              </w:r>
            </w:del>
          </w:p>
        </w:tc>
      </w:tr>
      <w:tr w:rsidR="005755D1" w:rsidRPr="004A1441" w:rsidDel="002E0EE3" w:rsidTr="00736FA8">
        <w:trPr>
          <w:del w:id="2319" w:author="Wright, Phil" w:date="2017-12-08T12:08:00Z"/>
        </w:trPr>
        <w:tc>
          <w:tcPr>
            <w:tcW w:w="1526" w:type="dxa"/>
          </w:tcPr>
          <w:p w:rsidR="005755D1" w:rsidRPr="004A1441" w:rsidDel="002E0EE3" w:rsidRDefault="005755D1" w:rsidP="00295384">
            <w:pPr>
              <w:rPr>
                <w:del w:id="2320" w:author="Wright, Phil" w:date="2017-12-08T12:08:00Z"/>
                <w:rFonts w:cs="Arial"/>
              </w:rPr>
            </w:pPr>
            <w:del w:id="2321" w:author="Wright, Phil" w:date="2017-12-08T12:08:00Z">
              <w:r w:rsidRPr="004A1441" w:rsidDel="002E0EE3">
                <w:rPr>
                  <w:rFonts w:cs="Arial"/>
                </w:rPr>
                <w:delText>4</w:delText>
              </w:r>
            </w:del>
          </w:p>
        </w:tc>
        <w:tc>
          <w:tcPr>
            <w:tcW w:w="3118" w:type="dxa"/>
          </w:tcPr>
          <w:p w:rsidR="005755D1" w:rsidRPr="004A1441" w:rsidDel="002E0EE3" w:rsidRDefault="005755D1" w:rsidP="00295384">
            <w:pPr>
              <w:rPr>
                <w:del w:id="2322" w:author="Wright, Phil" w:date="2017-12-08T12:08:00Z"/>
                <w:rFonts w:cs="Arial"/>
              </w:rPr>
            </w:pPr>
            <w:del w:id="2323" w:author="Wright, Phil" w:date="2017-12-08T12:08:00Z">
              <w:r w:rsidRPr="004A1441" w:rsidDel="002E0EE3">
                <w:rPr>
                  <w:rFonts w:cs="Arial"/>
                </w:rPr>
                <w:delText>"AW system to send"</w:delText>
              </w:r>
            </w:del>
          </w:p>
        </w:tc>
        <w:tc>
          <w:tcPr>
            <w:tcW w:w="3887" w:type="dxa"/>
          </w:tcPr>
          <w:p w:rsidR="005755D1" w:rsidRPr="004A1441" w:rsidDel="002E0EE3" w:rsidRDefault="005755D1" w:rsidP="00295384">
            <w:pPr>
              <w:rPr>
                <w:del w:id="2324" w:author="Wright, Phil" w:date="2017-12-08T12:08:00Z"/>
                <w:rFonts w:cs="Arial"/>
              </w:rPr>
            </w:pPr>
            <w:del w:id="2325" w:author="Wright, Phil" w:date="2017-12-08T12:08:00Z">
              <w:r w:rsidRPr="004A1441" w:rsidDel="002E0EE3">
                <w:rPr>
                  <w:rFonts w:cs="Arial"/>
                </w:rPr>
                <w:delText>"Job Booked"</w:delText>
              </w:r>
            </w:del>
          </w:p>
        </w:tc>
      </w:tr>
      <w:tr w:rsidR="005755D1" w:rsidRPr="004A1441" w:rsidDel="002E0EE3" w:rsidTr="00736FA8">
        <w:trPr>
          <w:del w:id="2326" w:author="Wright, Phil" w:date="2017-12-08T12:08:00Z"/>
        </w:trPr>
        <w:tc>
          <w:tcPr>
            <w:tcW w:w="1526" w:type="dxa"/>
          </w:tcPr>
          <w:p w:rsidR="005755D1" w:rsidRPr="004A1441" w:rsidDel="002E0EE3" w:rsidRDefault="005755D1" w:rsidP="00295384">
            <w:pPr>
              <w:rPr>
                <w:del w:id="2327" w:author="Wright, Phil" w:date="2017-12-08T12:08:00Z"/>
                <w:rFonts w:cs="Arial"/>
              </w:rPr>
            </w:pPr>
            <w:del w:id="2328" w:author="Wright, Phil" w:date="2017-12-08T12:08:00Z">
              <w:r w:rsidRPr="004A1441" w:rsidDel="002E0EE3">
                <w:rPr>
                  <w:rFonts w:cs="Arial"/>
                </w:rPr>
                <w:delText>5</w:delText>
              </w:r>
            </w:del>
          </w:p>
        </w:tc>
        <w:tc>
          <w:tcPr>
            <w:tcW w:w="3118" w:type="dxa"/>
          </w:tcPr>
          <w:p w:rsidR="005755D1" w:rsidRPr="004A1441" w:rsidDel="002E0EE3" w:rsidRDefault="005755D1" w:rsidP="00295384">
            <w:pPr>
              <w:rPr>
                <w:del w:id="2329" w:author="Wright, Phil" w:date="2017-12-08T12:08:00Z"/>
                <w:rFonts w:cs="Arial"/>
              </w:rPr>
            </w:pPr>
            <w:del w:id="2330" w:author="Wright, Phil" w:date="2017-12-08T12:08:00Z">
              <w:r w:rsidRPr="004A1441" w:rsidDel="002E0EE3">
                <w:rPr>
                  <w:rFonts w:cs="Arial"/>
                </w:rPr>
                <w:delText>"Engineer Allocated"</w:delText>
              </w:r>
            </w:del>
          </w:p>
        </w:tc>
        <w:tc>
          <w:tcPr>
            <w:tcW w:w="3887" w:type="dxa"/>
          </w:tcPr>
          <w:p w:rsidR="005755D1" w:rsidRPr="004A1441" w:rsidDel="002E0EE3" w:rsidRDefault="005755D1" w:rsidP="00295384">
            <w:pPr>
              <w:rPr>
                <w:del w:id="2331" w:author="Wright, Phil" w:date="2017-12-08T12:08:00Z"/>
                <w:rFonts w:cs="Arial"/>
              </w:rPr>
            </w:pPr>
            <w:del w:id="2332" w:author="Wright, Phil" w:date="2017-12-08T12:08:00Z">
              <w:r w:rsidRPr="004A1441" w:rsidDel="002E0EE3">
                <w:rPr>
                  <w:rFonts w:cs="Arial"/>
                </w:rPr>
                <w:delText>"Job Booked"</w:delText>
              </w:r>
            </w:del>
          </w:p>
        </w:tc>
      </w:tr>
      <w:tr w:rsidR="005755D1" w:rsidRPr="004A1441" w:rsidDel="002E0EE3" w:rsidTr="00736FA8">
        <w:trPr>
          <w:del w:id="2333" w:author="Wright, Phil" w:date="2017-12-08T12:08:00Z"/>
        </w:trPr>
        <w:tc>
          <w:tcPr>
            <w:tcW w:w="1526" w:type="dxa"/>
          </w:tcPr>
          <w:p w:rsidR="005755D1" w:rsidRPr="004A1441" w:rsidDel="002E0EE3" w:rsidRDefault="005755D1" w:rsidP="00295384">
            <w:pPr>
              <w:rPr>
                <w:del w:id="2334" w:author="Wright, Phil" w:date="2017-12-08T12:08:00Z"/>
                <w:rFonts w:cs="Arial"/>
              </w:rPr>
            </w:pPr>
            <w:del w:id="2335" w:author="Wright, Phil" w:date="2017-12-08T12:08:00Z">
              <w:r w:rsidRPr="004A1441" w:rsidDel="002E0EE3">
                <w:rPr>
                  <w:rFonts w:cs="Arial"/>
                </w:rPr>
                <w:delText>6</w:delText>
              </w:r>
            </w:del>
          </w:p>
        </w:tc>
        <w:tc>
          <w:tcPr>
            <w:tcW w:w="3118" w:type="dxa"/>
          </w:tcPr>
          <w:p w:rsidR="005755D1" w:rsidRPr="004A1441" w:rsidDel="002E0EE3" w:rsidRDefault="005755D1" w:rsidP="00295384">
            <w:pPr>
              <w:rPr>
                <w:del w:id="2336" w:author="Wright, Phil" w:date="2017-12-08T12:08:00Z"/>
                <w:rFonts w:cs="Arial"/>
              </w:rPr>
            </w:pPr>
            <w:del w:id="2337" w:author="Wright, Phil" w:date="2017-12-08T12:08:00Z">
              <w:r w:rsidRPr="004A1441" w:rsidDel="002E0EE3">
                <w:rPr>
                  <w:rFonts w:cs="Arial"/>
                </w:rPr>
                <w:delText>"Parts on Order"</w:delText>
              </w:r>
            </w:del>
          </w:p>
        </w:tc>
        <w:tc>
          <w:tcPr>
            <w:tcW w:w="3887" w:type="dxa"/>
          </w:tcPr>
          <w:p w:rsidR="005755D1" w:rsidRPr="004A1441" w:rsidDel="002E0EE3" w:rsidRDefault="005755D1" w:rsidP="00295384">
            <w:pPr>
              <w:rPr>
                <w:del w:id="2338" w:author="Wright, Phil" w:date="2017-12-08T12:08:00Z"/>
                <w:rFonts w:cs="Arial"/>
              </w:rPr>
            </w:pPr>
            <w:del w:id="2339" w:author="Wright, Phil" w:date="2017-12-08T12:08:00Z">
              <w:r w:rsidRPr="004A1441" w:rsidDel="002E0EE3">
                <w:rPr>
                  <w:rFonts w:cs="Arial"/>
                </w:rPr>
                <w:delText>"Parts are on order"</w:delText>
              </w:r>
            </w:del>
          </w:p>
        </w:tc>
      </w:tr>
      <w:tr w:rsidR="005755D1" w:rsidRPr="004A1441" w:rsidDel="002E0EE3" w:rsidTr="00736FA8">
        <w:trPr>
          <w:del w:id="2340" w:author="Wright, Phil" w:date="2017-12-08T12:08:00Z"/>
        </w:trPr>
        <w:tc>
          <w:tcPr>
            <w:tcW w:w="1526" w:type="dxa"/>
          </w:tcPr>
          <w:p w:rsidR="005755D1" w:rsidRPr="004A1441" w:rsidDel="002E0EE3" w:rsidRDefault="005755D1" w:rsidP="00295384">
            <w:pPr>
              <w:rPr>
                <w:del w:id="2341" w:author="Wright, Phil" w:date="2017-12-08T12:08:00Z"/>
                <w:rFonts w:cs="Arial"/>
              </w:rPr>
            </w:pPr>
            <w:del w:id="2342" w:author="Wright, Phil" w:date="2017-12-08T12:08:00Z">
              <w:r w:rsidRPr="004A1441" w:rsidDel="002E0EE3">
                <w:rPr>
                  <w:rFonts w:cs="Arial"/>
                </w:rPr>
                <w:delText>7</w:delText>
              </w:r>
            </w:del>
          </w:p>
        </w:tc>
        <w:tc>
          <w:tcPr>
            <w:tcW w:w="3118" w:type="dxa"/>
          </w:tcPr>
          <w:p w:rsidR="005755D1" w:rsidRPr="004A1441" w:rsidDel="002E0EE3" w:rsidRDefault="005755D1" w:rsidP="00295384">
            <w:pPr>
              <w:rPr>
                <w:del w:id="2343" w:author="Wright, Phil" w:date="2017-12-08T12:08:00Z"/>
                <w:rFonts w:cs="Arial"/>
              </w:rPr>
            </w:pPr>
            <w:del w:id="2344" w:author="Wright, Phil" w:date="2017-12-08T12:08:00Z">
              <w:r w:rsidRPr="004A1441" w:rsidDel="002E0EE3">
                <w:rPr>
                  <w:rFonts w:cs="Arial"/>
                </w:rPr>
                <w:delText>"Parts sent"</w:delText>
              </w:r>
            </w:del>
          </w:p>
        </w:tc>
        <w:tc>
          <w:tcPr>
            <w:tcW w:w="3887" w:type="dxa"/>
          </w:tcPr>
          <w:p w:rsidR="005755D1" w:rsidRPr="004A1441" w:rsidDel="002E0EE3" w:rsidRDefault="005755D1" w:rsidP="00295384">
            <w:pPr>
              <w:rPr>
                <w:del w:id="2345" w:author="Wright, Phil" w:date="2017-12-08T12:08:00Z"/>
                <w:rFonts w:cs="Arial"/>
              </w:rPr>
            </w:pPr>
            <w:del w:id="2346" w:author="Wright, Phil" w:date="2017-12-08T12:08:00Z">
              <w:r w:rsidRPr="004A1441" w:rsidDel="002E0EE3">
                <w:rPr>
                  <w:rFonts w:cs="Arial"/>
                </w:rPr>
                <w:delText>"Parts in dispatch to engineer"</w:delText>
              </w:r>
            </w:del>
          </w:p>
        </w:tc>
      </w:tr>
      <w:tr w:rsidR="005755D1" w:rsidRPr="004A1441" w:rsidDel="002E0EE3" w:rsidTr="00736FA8">
        <w:trPr>
          <w:del w:id="2347" w:author="Wright, Phil" w:date="2017-12-08T12:08:00Z"/>
        </w:trPr>
        <w:tc>
          <w:tcPr>
            <w:tcW w:w="1526" w:type="dxa"/>
          </w:tcPr>
          <w:p w:rsidR="005755D1" w:rsidRPr="004A1441" w:rsidDel="002E0EE3" w:rsidRDefault="005755D1" w:rsidP="00295384">
            <w:pPr>
              <w:rPr>
                <w:del w:id="2348" w:author="Wright, Phil" w:date="2017-12-08T12:08:00Z"/>
                <w:rFonts w:cs="Arial"/>
              </w:rPr>
            </w:pPr>
            <w:del w:id="2349" w:author="Wright, Phil" w:date="2017-12-08T12:08:00Z">
              <w:r w:rsidRPr="004A1441" w:rsidDel="002E0EE3">
                <w:rPr>
                  <w:rFonts w:cs="Arial"/>
                </w:rPr>
                <w:delText>8</w:delText>
              </w:r>
            </w:del>
          </w:p>
        </w:tc>
        <w:tc>
          <w:tcPr>
            <w:tcW w:w="3118" w:type="dxa"/>
          </w:tcPr>
          <w:p w:rsidR="005755D1" w:rsidRPr="004A1441" w:rsidDel="002E0EE3" w:rsidRDefault="005755D1" w:rsidP="00295384">
            <w:pPr>
              <w:rPr>
                <w:del w:id="2350" w:author="Wright, Phil" w:date="2017-12-08T12:08:00Z"/>
                <w:rFonts w:cs="Arial"/>
              </w:rPr>
            </w:pPr>
            <w:del w:id="2351" w:author="Wright, Phil" w:date="2017-12-08T12:08:00Z">
              <w:r w:rsidRPr="004A1441" w:rsidDel="002E0EE3">
                <w:rPr>
                  <w:rFonts w:cs="Arial"/>
                </w:rPr>
                <w:delText>"Complete"</w:delText>
              </w:r>
            </w:del>
          </w:p>
        </w:tc>
        <w:tc>
          <w:tcPr>
            <w:tcW w:w="3887" w:type="dxa"/>
          </w:tcPr>
          <w:p w:rsidR="005755D1" w:rsidRPr="004A1441" w:rsidDel="002E0EE3" w:rsidRDefault="005755D1" w:rsidP="00295384">
            <w:pPr>
              <w:rPr>
                <w:del w:id="2352" w:author="Wright, Phil" w:date="2017-12-08T12:08:00Z"/>
                <w:rFonts w:cs="Arial"/>
              </w:rPr>
            </w:pPr>
            <w:del w:id="2353" w:author="Wright, Phil" w:date="2017-12-08T12:08:00Z">
              <w:r w:rsidRPr="004A1441" w:rsidDel="002E0EE3">
                <w:rPr>
                  <w:rFonts w:cs="Arial"/>
                </w:rPr>
                <w:delText>"Complete"</w:delText>
              </w:r>
            </w:del>
          </w:p>
        </w:tc>
      </w:tr>
      <w:tr w:rsidR="005755D1" w:rsidRPr="004A1441" w:rsidDel="002E0EE3" w:rsidTr="00736FA8">
        <w:trPr>
          <w:del w:id="2354" w:author="Wright, Phil" w:date="2017-12-08T12:08:00Z"/>
        </w:trPr>
        <w:tc>
          <w:tcPr>
            <w:tcW w:w="1526" w:type="dxa"/>
          </w:tcPr>
          <w:p w:rsidR="005755D1" w:rsidRPr="004A1441" w:rsidDel="002E0EE3" w:rsidRDefault="005755D1" w:rsidP="00295384">
            <w:pPr>
              <w:rPr>
                <w:del w:id="2355" w:author="Wright, Phil" w:date="2017-12-08T12:08:00Z"/>
                <w:rFonts w:cs="Arial"/>
              </w:rPr>
            </w:pPr>
            <w:del w:id="2356" w:author="Wright, Phil" w:date="2017-12-08T12:08:00Z">
              <w:r w:rsidRPr="004A1441" w:rsidDel="002E0EE3">
                <w:rPr>
                  <w:rFonts w:cs="Arial"/>
                </w:rPr>
                <w:delText>9</w:delText>
              </w:r>
            </w:del>
          </w:p>
        </w:tc>
        <w:tc>
          <w:tcPr>
            <w:tcW w:w="3118" w:type="dxa"/>
          </w:tcPr>
          <w:p w:rsidR="005755D1" w:rsidRPr="004A1441" w:rsidDel="002E0EE3" w:rsidRDefault="005755D1" w:rsidP="00295384">
            <w:pPr>
              <w:rPr>
                <w:del w:id="2357" w:author="Wright, Phil" w:date="2017-12-08T12:08:00Z"/>
                <w:rFonts w:cs="Arial"/>
              </w:rPr>
            </w:pPr>
            <w:del w:id="2358" w:author="Wright, Phil" w:date="2017-12-08T12:08:00Z">
              <w:r w:rsidRPr="004A1441" w:rsidDel="002E0EE3">
                <w:rPr>
                  <w:rFonts w:cs="Arial"/>
                </w:rPr>
                <w:delText>"Awaiting Parts Order"</w:delText>
              </w:r>
            </w:del>
          </w:p>
        </w:tc>
        <w:tc>
          <w:tcPr>
            <w:tcW w:w="3887" w:type="dxa"/>
          </w:tcPr>
          <w:p w:rsidR="005755D1" w:rsidRPr="004A1441" w:rsidDel="002E0EE3" w:rsidRDefault="005755D1" w:rsidP="00295384">
            <w:pPr>
              <w:rPr>
                <w:del w:id="2359" w:author="Wright, Phil" w:date="2017-12-08T12:08:00Z"/>
                <w:rFonts w:cs="Arial"/>
              </w:rPr>
            </w:pPr>
            <w:del w:id="2360" w:author="Wright, Phil" w:date="2017-12-08T12:08:00Z">
              <w:r w:rsidRPr="004A1441" w:rsidDel="002E0EE3">
                <w:rPr>
                  <w:rFonts w:cs="Arial"/>
                </w:rPr>
                <w:delText>"Awaiting parts to be ordered"</w:delText>
              </w:r>
            </w:del>
          </w:p>
        </w:tc>
      </w:tr>
      <w:tr w:rsidR="005755D1" w:rsidRPr="004A1441" w:rsidDel="002E0EE3" w:rsidTr="00736FA8">
        <w:trPr>
          <w:del w:id="2361" w:author="Wright, Phil" w:date="2017-12-08T12:08:00Z"/>
        </w:trPr>
        <w:tc>
          <w:tcPr>
            <w:tcW w:w="1526" w:type="dxa"/>
          </w:tcPr>
          <w:p w:rsidR="005755D1" w:rsidRPr="004A1441" w:rsidDel="002E0EE3" w:rsidRDefault="005755D1" w:rsidP="00295384">
            <w:pPr>
              <w:rPr>
                <w:del w:id="2362" w:author="Wright, Phil" w:date="2017-12-08T12:08:00Z"/>
                <w:rFonts w:cs="Arial"/>
              </w:rPr>
            </w:pPr>
            <w:del w:id="2363" w:author="Wright, Phil" w:date="2017-12-08T12:08:00Z">
              <w:r w:rsidRPr="004A1441" w:rsidDel="002E0EE3">
                <w:rPr>
                  <w:rFonts w:cs="Arial"/>
                </w:rPr>
                <w:delText>10</w:delText>
              </w:r>
            </w:del>
          </w:p>
        </w:tc>
        <w:tc>
          <w:tcPr>
            <w:tcW w:w="3118" w:type="dxa"/>
          </w:tcPr>
          <w:p w:rsidR="005755D1" w:rsidRPr="004A1441" w:rsidDel="002E0EE3" w:rsidRDefault="005755D1" w:rsidP="00295384">
            <w:pPr>
              <w:rPr>
                <w:del w:id="2364" w:author="Wright, Phil" w:date="2017-12-08T12:08:00Z"/>
                <w:rFonts w:cs="Arial"/>
              </w:rPr>
            </w:pPr>
            <w:del w:id="2365" w:author="Wright, Phil" w:date="2017-12-08T12:08:00Z">
              <w:r w:rsidRPr="004A1441" w:rsidDel="002E0EE3">
                <w:rPr>
                  <w:rFonts w:cs="Arial"/>
                </w:rPr>
                <w:delText>"Rejected"</w:delText>
              </w:r>
            </w:del>
          </w:p>
        </w:tc>
        <w:tc>
          <w:tcPr>
            <w:tcW w:w="3887" w:type="dxa"/>
          </w:tcPr>
          <w:p w:rsidR="005755D1" w:rsidRPr="004A1441" w:rsidDel="002E0EE3" w:rsidRDefault="005755D1" w:rsidP="00295384">
            <w:pPr>
              <w:rPr>
                <w:del w:id="2366" w:author="Wright, Phil" w:date="2017-12-08T12:08:00Z"/>
                <w:rFonts w:cs="Arial"/>
              </w:rPr>
            </w:pPr>
            <w:del w:id="2367" w:author="Wright, Phil" w:date="2017-12-08T12:08:00Z">
              <w:r w:rsidRPr="004A1441" w:rsidDel="002E0EE3">
                <w:rPr>
                  <w:rFonts w:cs="Arial"/>
                </w:rPr>
                <w:delText>"Job rejected pending action"</w:delText>
              </w:r>
            </w:del>
          </w:p>
        </w:tc>
      </w:tr>
      <w:tr w:rsidR="005755D1" w:rsidRPr="004A1441" w:rsidDel="002E0EE3" w:rsidTr="00736FA8">
        <w:trPr>
          <w:del w:id="2368" w:author="Wright, Phil" w:date="2017-12-08T12:08:00Z"/>
        </w:trPr>
        <w:tc>
          <w:tcPr>
            <w:tcW w:w="1526" w:type="dxa"/>
          </w:tcPr>
          <w:p w:rsidR="005755D1" w:rsidRPr="004A1441" w:rsidDel="002E0EE3" w:rsidRDefault="005755D1" w:rsidP="00295384">
            <w:pPr>
              <w:rPr>
                <w:del w:id="2369" w:author="Wright, Phil" w:date="2017-12-08T12:08:00Z"/>
                <w:rFonts w:cs="Arial"/>
              </w:rPr>
            </w:pPr>
            <w:del w:id="2370" w:author="Wright, Phil" w:date="2017-12-08T12:08:00Z">
              <w:r w:rsidRPr="004A1441" w:rsidDel="002E0EE3">
                <w:rPr>
                  <w:rFonts w:cs="Arial"/>
                </w:rPr>
                <w:delText>12</w:delText>
              </w:r>
            </w:del>
          </w:p>
        </w:tc>
        <w:tc>
          <w:tcPr>
            <w:tcW w:w="3118" w:type="dxa"/>
          </w:tcPr>
          <w:p w:rsidR="005755D1" w:rsidRPr="004A1441" w:rsidDel="002E0EE3" w:rsidRDefault="005755D1" w:rsidP="00295384">
            <w:pPr>
              <w:rPr>
                <w:del w:id="2371" w:author="Wright, Phil" w:date="2017-12-08T12:08:00Z"/>
                <w:rFonts w:cs="Arial"/>
              </w:rPr>
            </w:pPr>
            <w:del w:id="2372" w:author="Wright, Phil" w:date="2017-12-08T12:08:00Z">
              <w:r w:rsidRPr="004A1441" w:rsidDel="002E0EE3">
                <w:rPr>
                  <w:rFonts w:cs="Arial"/>
                </w:rPr>
                <w:delText>"Waiting for Approval"</w:delText>
              </w:r>
            </w:del>
          </w:p>
        </w:tc>
        <w:tc>
          <w:tcPr>
            <w:tcW w:w="3887" w:type="dxa"/>
          </w:tcPr>
          <w:p w:rsidR="005755D1" w:rsidRPr="004A1441" w:rsidDel="002E0EE3" w:rsidRDefault="005755D1" w:rsidP="00295384">
            <w:pPr>
              <w:rPr>
                <w:del w:id="2373" w:author="Wright, Phil" w:date="2017-12-08T12:08:00Z"/>
                <w:rFonts w:cs="Arial"/>
              </w:rPr>
            </w:pPr>
            <w:del w:id="2374" w:author="Wright, Phil" w:date="2017-12-08T12:08:00Z">
              <w:r w:rsidRPr="004A1441" w:rsidDel="002E0EE3">
                <w:rPr>
                  <w:rFonts w:cs="Arial"/>
                </w:rPr>
                <w:delText>"Awaiting client approval"</w:delText>
              </w:r>
            </w:del>
          </w:p>
        </w:tc>
      </w:tr>
      <w:tr w:rsidR="005755D1" w:rsidRPr="004A1441" w:rsidDel="002E0EE3" w:rsidTr="00736FA8">
        <w:trPr>
          <w:del w:id="2375" w:author="Wright, Phil" w:date="2017-12-08T12:08:00Z"/>
        </w:trPr>
        <w:tc>
          <w:tcPr>
            <w:tcW w:w="1526" w:type="dxa"/>
          </w:tcPr>
          <w:p w:rsidR="005755D1" w:rsidRPr="004A1441" w:rsidDel="002E0EE3" w:rsidRDefault="005755D1" w:rsidP="00295384">
            <w:pPr>
              <w:rPr>
                <w:del w:id="2376" w:author="Wright, Phil" w:date="2017-12-08T12:08:00Z"/>
                <w:rFonts w:cs="Arial"/>
              </w:rPr>
            </w:pPr>
            <w:del w:id="2377" w:author="Wright, Phil" w:date="2017-12-08T12:08:00Z">
              <w:r w:rsidRPr="004A1441" w:rsidDel="002E0EE3">
                <w:rPr>
                  <w:rFonts w:cs="Arial"/>
                </w:rPr>
                <w:delText>14</w:delText>
              </w:r>
            </w:del>
          </w:p>
        </w:tc>
        <w:tc>
          <w:tcPr>
            <w:tcW w:w="3118" w:type="dxa"/>
          </w:tcPr>
          <w:p w:rsidR="005755D1" w:rsidRPr="004A1441" w:rsidDel="002E0EE3" w:rsidRDefault="005755D1" w:rsidP="00295384">
            <w:pPr>
              <w:rPr>
                <w:del w:id="2378" w:author="Wright, Phil" w:date="2017-12-08T12:08:00Z"/>
                <w:rFonts w:cs="Arial"/>
              </w:rPr>
            </w:pPr>
            <w:del w:id="2379" w:author="Wright, Phil" w:date="2017-12-08T12:08:00Z">
              <w:r w:rsidRPr="004A1441" w:rsidDel="002E0EE3">
                <w:rPr>
                  <w:rFonts w:cs="Arial"/>
                </w:rPr>
                <w:delText>"Awaiting Info"</w:delText>
              </w:r>
            </w:del>
          </w:p>
        </w:tc>
        <w:tc>
          <w:tcPr>
            <w:tcW w:w="3887" w:type="dxa"/>
          </w:tcPr>
          <w:p w:rsidR="005755D1" w:rsidRPr="004A1441" w:rsidDel="002E0EE3" w:rsidRDefault="005755D1" w:rsidP="00295384">
            <w:pPr>
              <w:rPr>
                <w:del w:id="2380" w:author="Wright, Phil" w:date="2017-12-08T12:08:00Z"/>
                <w:rFonts w:cs="Arial"/>
              </w:rPr>
            </w:pPr>
            <w:del w:id="2381" w:author="Wright, Phil" w:date="2017-12-08T12:08:00Z">
              <w:r w:rsidRPr="004A1441" w:rsidDel="002E0EE3">
                <w:rPr>
                  <w:rFonts w:cs="Arial"/>
                </w:rPr>
                <w:delText>"Further information required"</w:delText>
              </w:r>
            </w:del>
          </w:p>
        </w:tc>
      </w:tr>
      <w:tr w:rsidR="005755D1" w:rsidRPr="004A1441" w:rsidDel="002E0EE3" w:rsidTr="00736FA8">
        <w:trPr>
          <w:del w:id="2382" w:author="Wright, Phil" w:date="2017-12-08T12:08:00Z"/>
        </w:trPr>
        <w:tc>
          <w:tcPr>
            <w:tcW w:w="1526" w:type="dxa"/>
          </w:tcPr>
          <w:p w:rsidR="005755D1" w:rsidRPr="004A1441" w:rsidDel="002E0EE3" w:rsidRDefault="005755D1" w:rsidP="00295384">
            <w:pPr>
              <w:rPr>
                <w:del w:id="2383" w:author="Wright, Phil" w:date="2017-12-08T12:08:00Z"/>
                <w:rFonts w:cs="Arial"/>
              </w:rPr>
            </w:pPr>
            <w:del w:id="2384" w:author="Wright, Phil" w:date="2017-12-08T12:08:00Z">
              <w:r w:rsidRPr="004A1441" w:rsidDel="002E0EE3">
                <w:rPr>
                  <w:rFonts w:cs="Arial"/>
                </w:rPr>
                <w:delText>15</w:delText>
              </w:r>
            </w:del>
          </w:p>
        </w:tc>
        <w:tc>
          <w:tcPr>
            <w:tcW w:w="3118" w:type="dxa"/>
          </w:tcPr>
          <w:p w:rsidR="005755D1" w:rsidRPr="004A1441" w:rsidDel="002E0EE3" w:rsidRDefault="005755D1" w:rsidP="00295384">
            <w:pPr>
              <w:rPr>
                <w:del w:id="2385" w:author="Wright, Phil" w:date="2017-12-08T12:08:00Z"/>
                <w:rFonts w:cs="Arial"/>
              </w:rPr>
            </w:pPr>
            <w:del w:id="2386" w:author="Wright, Phil" w:date="2017-12-08T12:08:00Z">
              <w:r w:rsidRPr="004A1441" w:rsidDel="002E0EE3">
                <w:rPr>
                  <w:rFonts w:cs="Arial"/>
                </w:rPr>
                <w:delText>"DVS Job on Hold"</w:delText>
              </w:r>
            </w:del>
          </w:p>
        </w:tc>
        <w:tc>
          <w:tcPr>
            <w:tcW w:w="3887" w:type="dxa"/>
          </w:tcPr>
          <w:p w:rsidR="005755D1" w:rsidRPr="004A1441" w:rsidDel="002E0EE3" w:rsidRDefault="005755D1" w:rsidP="00295384">
            <w:pPr>
              <w:rPr>
                <w:del w:id="2387" w:author="Wright, Phil" w:date="2017-12-08T12:08:00Z"/>
                <w:rFonts w:cs="Arial"/>
              </w:rPr>
            </w:pPr>
            <w:del w:id="2388" w:author="Wright, Phil" w:date="2017-12-08T12:08:00Z">
              <w:r w:rsidRPr="004A1441" w:rsidDel="002E0EE3">
                <w:rPr>
                  <w:rFonts w:cs="Arial"/>
                </w:rPr>
                <w:delText>"Job on hold"</w:delText>
              </w:r>
            </w:del>
          </w:p>
        </w:tc>
      </w:tr>
      <w:tr w:rsidR="005755D1" w:rsidRPr="004A1441" w:rsidDel="002E0EE3" w:rsidTr="00736FA8">
        <w:trPr>
          <w:del w:id="2389" w:author="Wright, Phil" w:date="2017-12-08T12:08:00Z"/>
        </w:trPr>
        <w:tc>
          <w:tcPr>
            <w:tcW w:w="1526" w:type="dxa"/>
          </w:tcPr>
          <w:p w:rsidR="005755D1" w:rsidRPr="004A1441" w:rsidDel="002E0EE3" w:rsidRDefault="005755D1" w:rsidP="00295384">
            <w:pPr>
              <w:rPr>
                <w:del w:id="2390" w:author="Wright, Phil" w:date="2017-12-08T12:08:00Z"/>
                <w:rFonts w:cs="Arial"/>
              </w:rPr>
            </w:pPr>
            <w:del w:id="2391" w:author="Wright, Phil" w:date="2017-12-08T12:08:00Z">
              <w:r w:rsidRPr="004A1441" w:rsidDel="002E0EE3">
                <w:rPr>
                  <w:rFonts w:cs="Arial"/>
                </w:rPr>
                <w:delText>16</w:delText>
              </w:r>
            </w:del>
          </w:p>
        </w:tc>
        <w:tc>
          <w:tcPr>
            <w:tcW w:w="3118" w:type="dxa"/>
          </w:tcPr>
          <w:p w:rsidR="005755D1" w:rsidRPr="004A1441" w:rsidDel="002E0EE3" w:rsidRDefault="005755D1" w:rsidP="00295384">
            <w:pPr>
              <w:rPr>
                <w:del w:id="2392" w:author="Wright, Phil" w:date="2017-12-08T12:08:00Z"/>
                <w:rFonts w:cs="Arial"/>
              </w:rPr>
            </w:pPr>
            <w:del w:id="2393" w:author="Wright, Phil" w:date="2017-12-08T12:08:00Z">
              <w:r w:rsidRPr="004A1441" w:rsidDel="002E0EE3">
                <w:rPr>
                  <w:rFonts w:cs="Arial"/>
                </w:rPr>
                <w:delText>"Parts Received"</w:delText>
              </w:r>
            </w:del>
          </w:p>
        </w:tc>
        <w:tc>
          <w:tcPr>
            <w:tcW w:w="3887" w:type="dxa"/>
          </w:tcPr>
          <w:p w:rsidR="005755D1" w:rsidRPr="004A1441" w:rsidDel="002E0EE3" w:rsidRDefault="005755D1" w:rsidP="00295384">
            <w:pPr>
              <w:rPr>
                <w:del w:id="2394" w:author="Wright, Phil" w:date="2017-12-08T12:08:00Z"/>
                <w:rFonts w:cs="Arial"/>
              </w:rPr>
            </w:pPr>
            <w:del w:id="2395" w:author="Wright, Phil" w:date="2017-12-08T12:08:00Z">
              <w:r w:rsidRPr="004A1441" w:rsidDel="002E0EE3">
                <w:rPr>
                  <w:rFonts w:cs="Arial"/>
                </w:rPr>
                <w:delText>"Parts are with the engineer"</w:delText>
              </w:r>
            </w:del>
          </w:p>
        </w:tc>
      </w:tr>
      <w:tr w:rsidR="005755D1" w:rsidRPr="004A1441" w:rsidDel="002E0EE3" w:rsidTr="00736FA8">
        <w:trPr>
          <w:del w:id="2396" w:author="Wright, Phil" w:date="2017-12-08T12:08:00Z"/>
        </w:trPr>
        <w:tc>
          <w:tcPr>
            <w:tcW w:w="1526" w:type="dxa"/>
          </w:tcPr>
          <w:p w:rsidR="005755D1" w:rsidRPr="004A1441" w:rsidDel="002E0EE3" w:rsidRDefault="005755D1" w:rsidP="00295384">
            <w:pPr>
              <w:rPr>
                <w:del w:id="2397" w:author="Wright, Phil" w:date="2017-12-08T12:08:00Z"/>
                <w:rFonts w:cs="Arial"/>
              </w:rPr>
            </w:pPr>
            <w:del w:id="2398" w:author="Wright, Phil" w:date="2017-12-08T12:08:00Z">
              <w:r w:rsidRPr="004A1441" w:rsidDel="002E0EE3">
                <w:rPr>
                  <w:rFonts w:cs="Arial"/>
                </w:rPr>
                <w:delText>17</w:delText>
              </w:r>
            </w:del>
          </w:p>
        </w:tc>
        <w:tc>
          <w:tcPr>
            <w:tcW w:w="3118" w:type="dxa"/>
          </w:tcPr>
          <w:p w:rsidR="005755D1" w:rsidRPr="004A1441" w:rsidDel="002E0EE3" w:rsidRDefault="005755D1" w:rsidP="00295384">
            <w:pPr>
              <w:rPr>
                <w:del w:id="2399" w:author="Wright, Phil" w:date="2017-12-08T12:08:00Z"/>
                <w:rFonts w:cs="Arial"/>
              </w:rPr>
            </w:pPr>
            <w:del w:id="2400" w:author="Wright, Phil" w:date="2017-12-08T12:08:00Z">
              <w:r w:rsidRPr="004A1441" w:rsidDel="002E0EE3">
                <w:rPr>
                  <w:rFonts w:cs="Arial"/>
                </w:rPr>
                <w:delText>"Customer Promise"</w:delText>
              </w:r>
            </w:del>
          </w:p>
        </w:tc>
        <w:tc>
          <w:tcPr>
            <w:tcW w:w="3887" w:type="dxa"/>
          </w:tcPr>
          <w:p w:rsidR="005755D1" w:rsidRPr="004A1441" w:rsidDel="002E0EE3" w:rsidRDefault="005755D1" w:rsidP="00295384">
            <w:pPr>
              <w:rPr>
                <w:del w:id="2401" w:author="Wright, Phil" w:date="2017-12-08T12:08:00Z"/>
                <w:rFonts w:cs="Arial"/>
              </w:rPr>
            </w:pPr>
            <w:del w:id="2402" w:author="Wright, Phil" w:date="2017-12-08T12:08:00Z">
              <w:r w:rsidRPr="004A1441" w:rsidDel="002E0EE3">
                <w:rPr>
                  <w:rFonts w:cs="Arial"/>
                </w:rPr>
                <w:delText>"Customer to receive callback"</w:delText>
              </w:r>
            </w:del>
          </w:p>
        </w:tc>
      </w:tr>
      <w:tr w:rsidR="005755D1" w:rsidRPr="004A1441" w:rsidDel="002E0EE3" w:rsidTr="00736FA8">
        <w:trPr>
          <w:del w:id="2403" w:author="Wright, Phil" w:date="2017-12-08T12:08:00Z"/>
        </w:trPr>
        <w:tc>
          <w:tcPr>
            <w:tcW w:w="1526" w:type="dxa"/>
          </w:tcPr>
          <w:p w:rsidR="005755D1" w:rsidRPr="004A1441" w:rsidDel="002E0EE3" w:rsidRDefault="005755D1" w:rsidP="00295384">
            <w:pPr>
              <w:rPr>
                <w:del w:id="2404" w:author="Wright, Phil" w:date="2017-12-08T12:08:00Z"/>
                <w:rFonts w:cs="Arial"/>
              </w:rPr>
            </w:pPr>
            <w:del w:id="2405" w:author="Wright, Phil" w:date="2017-12-08T12:08:00Z">
              <w:r w:rsidRPr="004A1441" w:rsidDel="002E0EE3">
                <w:rPr>
                  <w:rFonts w:cs="Arial"/>
                </w:rPr>
                <w:delText>18</w:delText>
              </w:r>
            </w:del>
          </w:p>
        </w:tc>
        <w:tc>
          <w:tcPr>
            <w:tcW w:w="3118" w:type="dxa"/>
          </w:tcPr>
          <w:p w:rsidR="005755D1" w:rsidRPr="004A1441" w:rsidDel="002E0EE3" w:rsidRDefault="005755D1" w:rsidP="00295384">
            <w:pPr>
              <w:rPr>
                <w:del w:id="2406" w:author="Wright, Phil" w:date="2017-12-08T12:08:00Z"/>
                <w:rFonts w:cs="Arial"/>
              </w:rPr>
            </w:pPr>
            <w:del w:id="2407" w:author="Wright, Phil" w:date="2017-12-08T12:08:00Z">
              <w:r w:rsidRPr="004A1441" w:rsidDel="002E0EE3">
                <w:rPr>
                  <w:rFonts w:cs="Arial"/>
                </w:rPr>
                <w:delText>"Appliance in Workshop"</w:delText>
              </w:r>
            </w:del>
          </w:p>
        </w:tc>
        <w:tc>
          <w:tcPr>
            <w:tcW w:w="3887" w:type="dxa"/>
          </w:tcPr>
          <w:p w:rsidR="005755D1" w:rsidRPr="004A1441" w:rsidDel="002E0EE3" w:rsidRDefault="005755D1" w:rsidP="00295384">
            <w:pPr>
              <w:rPr>
                <w:del w:id="2408" w:author="Wright, Phil" w:date="2017-12-08T12:08:00Z"/>
                <w:rFonts w:cs="Arial"/>
              </w:rPr>
            </w:pPr>
            <w:del w:id="2409" w:author="Wright, Phil" w:date="2017-12-08T12:08:00Z">
              <w:r w:rsidRPr="004A1441" w:rsidDel="002E0EE3">
                <w:rPr>
                  <w:rFonts w:cs="Arial"/>
                </w:rPr>
                <w:delText>"In workshop on test"</w:delText>
              </w:r>
            </w:del>
          </w:p>
        </w:tc>
      </w:tr>
      <w:tr w:rsidR="005755D1" w:rsidRPr="004A1441" w:rsidDel="002E0EE3" w:rsidTr="00736FA8">
        <w:trPr>
          <w:del w:id="2410" w:author="Wright, Phil" w:date="2017-12-08T12:08:00Z"/>
        </w:trPr>
        <w:tc>
          <w:tcPr>
            <w:tcW w:w="1526" w:type="dxa"/>
          </w:tcPr>
          <w:p w:rsidR="005755D1" w:rsidRPr="004A1441" w:rsidDel="002E0EE3" w:rsidRDefault="005755D1" w:rsidP="00295384">
            <w:pPr>
              <w:rPr>
                <w:del w:id="2411" w:author="Wright, Phil" w:date="2017-12-08T12:08:00Z"/>
                <w:rFonts w:cs="Arial"/>
              </w:rPr>
            </w:pPr>
            <w:del w:id="2412" w:author="Wright, Phil" w:date="2017-12-08T12:08:00Z">
              <w:r w:rsidRPr="004A1441" w:rsidDel="002E0EE3">
                <w:rPr>
                  <w:rFonts w:cs="Arial"/>
                </w:rPr>
                <w:delText>29</w:delText>
              </w:r>
            </w:del>
          </w:p>
        </w:tc>
        <w:tc>
          <w:tcPr>
            <w:tcW w:w="3118" w:type="dxa"/>
          </w:tcPr>
          <w:p w:rsidR="005755D1" w:rsidRPr="004A1441" w:rsidDel="002E0EE3" w:rsidRDefault="005755D1" w:rsidP="00295384">
            <w:pPr>
              <w:rPr>
                <w:del w:id="2413" w:author="Wright, Phil" w:date="2017-12-08T12:08:00Z"/>
                <w:rFonts w:cs="Arial"/>
              </w:rPr>
            </w:pPr>
            <w:del w:id="2414" w:author="Wright, Phil" w:date="2017-12-08T12:08:00Z">
              <w:r w:rsidRPr="004A1441" w:rsidDel="002E0EE3">
                <w:rPr>
                  <w:rFonts w:cs="Arial"/>
                </w:rPr>
                <w:delText>"Not Complete by Engineer"</w:delText>
              </w:r>
            </w:del>
          </w:p>
        </w:tc>
        <w:tc>
          <w:tcPr>
            <w:tcW w:w="3887" w:type="dxa"/>
          </w:tcPr>
          <w:p w:rsidR="005755D1" w:rsidRPr="004A1441" w:rsidDel="002E0EE3" w:rsidRDefault="005755D1" w:rsidP="00295384">
            <w:pPr>
              <w:rPr>
                <w:del w:id="2415" w:author="Wright, Phil" w:date="2017-12-08T12:08:00Z"/>
                <w:rFonts w:cs="Arial"/>
              </w:rPr>
            </w:pPr>
            <w:del w:id="2416" w:author="Wright, Phil" w:date="2017-12-08T12:08:00Z">
              <w:r w:rsidRPr="004A1441" w:rsidDel="002E0EE3">
                <w:rPr>
                  <w:rFonts w:cs="Arial"/>
                </w:rPr>
                <w:delText>"Awaiting update from engineer"</w:delText>
              </w:r>
            </w:del>
          </w:p>
        </w:tc>
      </w:tr>
      <w:tr w:rsidR="005755D1" w:rsidRPr="004A1441" w:rsidDel="002E0EE3" w:rsidTr="00736FA8">
        <w:trPr>
          <w:del w:id="2417" w:author="Wright, Phil" w:date="2017-12-08T12:08:00Z"/>
        </w:trPr>
        <w:tc>
          <w:tcPr>
            <w:tcW w:w="1526" w:type="dxa"/>
          </w:tcPr>
          <w:p w:rsidR="005755D1" w:rsidRPr="004A1441" w:rsidDel="002E0EE3" w:rsidRDefault="005755D1" w:rsidP="00295384">
            <w:pPr>
              <w:rPr>
                <w:del w:id="2418" w:author="Wright, Phil" w:date="2017-12-08T12:08:00Z"/>
                <w:rFonts w:cs="Arial"/>
              </w:rPr>
            </w:pPr>
            <w:del w:id="2419" w:author="Wright, Phil" w:date="2017-12-08T12:08:00Z">
              <w:r w:rsidRPr="004A1441" w:rsidDel="002E0EE3">
                <w:rPr>
                  <w:rFonts w:cs="Arial"/>
                </w:rPr>
                <w:delText>32</w:delText>
              </w:r>
            </w:del>
          </w:p>
        </w:tc>
        <w:tc>
          <w:tcPr>
            <w:tcW w:w="3118" w:type="dxa"/>
          </w:tcPr>
          <w:p w:rsidR="005755D1" w:rsidRPr="004A1441" w:rsidDel="002E0EE3" w:rsidRDefault="005755D1" w:rsidP="00295384">
            <w:pPr>
              <w:rPr>
                <w:del w:id="2420" w:author="Wright, Phil" w:date="2017-12-08T12:08:00Z"/>
                <w:rFonts w:cs="Arial"/>
              </w:rPr>
            </w:pPr>
            <w:del w:id="2421" w:author="Wright, Phil" w:date="2017-12-08T12:08:00Z">
              <w:r w:rsidRPr="004A1441" w:rsidDel="002E0EE3">
                <w:rPr>
                  <w:rFonts w:cs="Arial"/>
                </w:rPr>
                <w:delText>"Modification Created"</w:delText>
              </w:r>
            </w:del>
          </w:p>
        </w:tc>
        <w:tc>
          <w:tcPr>
            <w:tcW w:w="3887" w:type="dxa"/>
          </w:tcPr>
          <w:p w:rsidR="005755D1" w:rsidRPr="004A1441" w:rsidDel="002E0EE3" w:rsidRDefault="005755D1" w:rsidP="00295384">
            <w:pPr>
              <w:rPr>
                <w:del w:id="2422" w:author="Wright, Phil" w:date="2017-12-08T12:08:00Z"/>
                <w:rFonts w:cs="Arial"/>
              </w:rPr>
            </w:pPr>
            <w:del w:id="2423" w:author="Wright, Phil" w:date="2017-12-08T12:08:00Z">
              <w:r w:rsidRPr="004A1441" w:rsidDel="002E0EE3">
                <w:rPr>
                  <w:rFonts w:cs="Arial"/>
                </w:rPr>
                <w:delText>"Awaiting modification"</w:delText>
              </w:r>
            </w:del>
          </w:p>
        </w:tc>
      </w:tr>
      <w:tr w:rsidR="005755D1" w:rsidRPr="004A1441" w:rsidDel="002E0EE3" w:rsidTr="00736FA8">
        <w:trPr>
          <w:del w:id="2424" w:author="Wright, Phil" w:date="2017-12-08T12:08:00Z"/>
        </w:trPr>
        <w:tc>
          <w:tcPr>
            <w:tcW w:w="1526" w:type="dxa"/>
          </w:tcPr>
          <w:p w:rsidR="005755D1" w:rsidRPr="004A1441" w:rsidDel="002E0EE3" w:rsidRDefault="005755D1" w:rsidP="00295384">
            <w:pPr>
              <w:rPr>
                <w:del w:id="2425" w:author="Wright, Phil" w:date="2017-12-08T12:08:00Z"/>
                <w:rFonts w:cs="Arial"/>
              </w:rPr>
            </w:pPr>
            <w:del w:id="2426" w:author="Wright, Phil" w:date="2017-12-08T12:08:00Z">
              <w:r w:rsidRPr="004A1441" w:rsidDel="002E0EE3">
                <w:rPr>
                  <w:rFonts w:cs="Arial"/>
                </w:rPr>
                <w:delText>33</w:delText>
              </w:r>
            </w:del>
          </w:p>
        </w:tc>
        <w:tc>
          <w:tcPr>
            <w:tcW w:w="3118" w:type="dxa"/>
          </w:tcPr>
          <w:p w:rsidR="005755D1" w:rsidRPr="004A1441" w:rsidDel="002E0EE3" w:rsidRDefault="005755D1" w:rsidP="00295384">
            <w:pPr>
              <w:rPr>
                <w:del w:id="2427" w:author="Wright, Phil" w:date="2017-12-08T12:08:00Z"/>
                <w:rFonts w:cs="Arial"/>
              </w:rPr>
            </w:pPr>
            <w:del w:id="2428" w:author="Wright, Phil" w:date="2017-12-08T12:08:00Z">
              <w:r w:rsidRPr="004A1441" w:rsidDel="002E0EE3">
                <w:rPr>
                  <w:rFonts w:cs="Arial"/>
                </w:rPr>
                <w:delText>"Waiting for Exchange"</w:delText>
              </w:r>
            </w:del>
          </w:p>
        </w:tc>
        <w:tc>
          <w:tcPr>
            <w:tcW w:w="3887" w:type="dxa"/>
          </w:tcPr>
          <w:p w:rsidR="005755D1" w:rsidRPr="004A1441" w:rsidDel="002E0EE3" w:rsidRDefault="005755D1" w:rsidP="00295384">
            <w:pPr>
              <w:rPr>
                <w:del w:id="2429" w:author="Wright, Phil" w:date="2017-12-08T12:08:00Z"/>
                <w:rFonts w:cs="Arial"/>
              </w:rPr>
            </w:pPr>
            <w:del w:id="2430" w:author="Wright, Phil" w:date="2017-12-08T12:08:00Z">
              <w:r w:rsidRPr="004A1441" w:rsidDel="002E0EE3">
                <w:rPr>
                  <w:rFonts w:cs="Arial"/>
                </w:rPr>
                <w:delText>"Waiting for Exchange"</w:delText>
              </w:r>
            </w:del>
          </w:p>
        </w:tc>
      </w:tr>
      <w:tr w:rsidR="005755D1" w:rsidRPr="004A1441" w:rsidDel="002E0EE3" w:rsidTr="00736FA8">
        <w:trPr>
          <w:del w:id="2431" w:author="Wright, Phil" w:date="2017-12-08T12:08:00Z"/>
        </w:trPr>
        <w:tc>
          <w:tcPr>
            <w:tcW w:w="1526" w:type="dxa"/>
          </w:tcPr>
          <w:p w:rsidR="005755D1" w:rsidRPr="004A1441" w:rsidDel="002E0EE3" w:rsidRDefault="005755D1" w:rsidP="00295384">
            <w:pPr>
              <w:rPr>
                <w:del w:id="2432" w:author="Wright, Phil" w:date="2017-12-08T12:08:00Z"/>
                <w:rFonts w:cs="Arial"/>
              </w:rPr>
            </w:pPr>
            <w:del w:id="2433" w:author="Wright, Phil" w:date="2017-12-08T12:08:00Z">
              <w:r w:rsidRPr="004A1441" w:rsidDel="002E0EE3">
                <w:rPr>
                  <w:rFonts w:cs="Arial"/>
                </w:rPr>
                <w:delText>39</w:delText>
              </w:r>
            </w:del>
          </w:p>
        </w:tc>
        <w:tc>
          <w:tcPr>
            <w:tcW w:w="3118" w:type="dxa"/>
          </w:tcPr>
          <w:p w:rsidR="005755D1" w:rsidRPr="004A1441" w:rsidDel="002E0EE3" w:rsidRDefault="005755D1" w:rsidP="00295384">
            <w:pPr>
              <w:rPr>
                <w:del w:id="2434" w:author="Wright, Phil" w:date="2017-12-08T12:08:00Z"/>
                <w:rFonts w:cs="Arial"/>
              </w:rPr>
            </w:pPr>
            <w:del w:id="2435" w:author="Wright, Phil" w:date="2017-12-08T12:08:00Z">
              <w:r w:rsidRPr="004A1441" w:rsidDel="002E0EE3">
                <w:rPr>
                  <w:rFonts w:cs="Arial"/>
                </w:rPr>
                <w:delText>"Escalated to Technical"</w:delText>
              </w:r>
            </w:del>
          </w:p>
        </w:tc>
        <w:tc>
          <w:tcPr>
            <w:tcW w:w="3887" w:type="dxa"/>
          </w:tcPr>
          <w:p w:rsidR="005755D1" w:rsidRPr="004A1441" w:rsidDel="002E0EE3" w:rsidRDefault="005755D1" w:rsidP="00295384">
            <w:pPr>
              <w:rPr>
                <w:del w:id="2436" w:author="Wright, Phil" w:date="2017-12-08T12:08:00Z"/>
                <w:rFonts w:cs="Arial"/>
              </w:rPr>
            </w:pPr>
            <w:del w:id="2437" w:author="Wright, Phil" w:date="2017-12-08T12:08:00Z">
              <w:r w:rsidRPr="004A1441" w:rsidDel="002E0EE3">
                <w:rPr>
                  <w:rFonts w:cs="Arial"/>
                </w:rPr>
                <w:delText>"Eng awaiting technical assistance"</w:delText>
              </w:r>
            </w:del>
          </w:p>
        </w:tc>
      </w:tr>
      <w:tr w:rsidR="005755D1" w:rsidRPr="004A1441" w:rsidDel="002E0EE3" w:rsidTr="00736FA8">
        <w:trPr>
          <w:del w:id="2438" w:author="Wright, Phil" w:date="2017-12-08T12:08:00Z"/>
        </w:trPr>
        <w:tc>
          <w:tcPr>
            <w:tcW w:w="1526" w:type="dxa"/>
          </w:tcPr>
          <w:p w:rsidR="005755D1" w:rsidRPr="004A1441" w:rsidDel="002E0EE3" w:rsidRDefault="005755D1" w:rsidP="00295384">
            <w:pPr>
              <w:rPr>
                <w:del w:id="2439" w:author="Wright, Phil" w:date="2017-12-08T12:08:00Z"/>
                <w:rFonts w:cs="Arial"/>
              </w:rPr>
            </w:pPr>
            <w:del w:id="2440" w:author="Wright, Phil" w:date="2017-12-08T12:08:00Z">
              <w:r w:rsidRPr="004A1441" w:rsidDel="002E0EE3">
                <w:rPr>
                  <w:rFonts w:cs="Arial"/>
                </w:rPr>
                <w:delText>41</w:delText>
              </w:r>
            </w:del>
          </w:p>
        </w:tc>
        <w:tc>
          <w:tcPr>
            <w:tcW w:w="3118" w:type="dxa"/>
          </w:tcPr>
          <w:p w:rsidR="005755D1" w:rsidRPr="004A1441" w:rsidDel="002E0EE3" w:rsidRDefault="005755D1" w:rsidP="00295384">
            <w:pPr>
              <w:rPr>
                <w:del w:id="2441" w:author="Wright, Phil" w:date="2017-12-08T12:08:00Z"/>
                <w:rFonts w:cs="Arial"/>
              </w:rPr>
            </w:pPr>
            <w:del w:id="2442" w:author="Wright, Phil" w:date="2017-12-08T12:08:00Z">
              <w:r w:rsidRPr="004A1441" w:rsidDel="002E0EE3">
                <w:rPr>
                  <w:rFonts w:cs="Arial"/>
                </w:rPr>
                <w:delText>"Escalated to Network Manager"</w:delText>
              </w:r>
            </w:del>
          </w:p>
        </w:tc>
        <w:tc>
          <w:tcPr>
            <w:tcW w:w="3887" w:type="dxa"/>
          </w:tcPr>
          <w:p w:rsidR="005755D1" w:rsidRPr="004A1441" w:rsidDel="002E0EE3" w:rsidRDefault="005755D1" w:rsidP="00295384">
            <w:pPr>
              <w:rPr>
                <w:del w:id="2443" w:author="Wright, Phil" w:date="2017-12-08T12:08:00Z"/>
                <w:rFonts w:cs="Arial"/>
              </w:rPr>
            </w:pPr>
            <w:del w:id="2444" w:author="Wright, Phil" w:date="2017-12-08T12:08:00Z">
              <w:r w:rsidRPr="004A1441" w:rsidDel="002E0EE3">
                <w:rPr>
                  <w:rFonts w:cs="Arial"/>
                </w:rPr>
                <w:delText>"No action to be taken"</w:delText>
              </w:r>
            </w:del>
          </w:p>
        </w:tc>
      </w:tr>
      <w:tr w:rsidR="005755D1" w:rsidRPr="004A1441" w:rsidDel="002E0EE3" w:rsidTr="00736FA8">
        <w:trPr>
          <w:del w:id="2445" w:author="Wright, Phil" w:date="2017-12-08T12:08:00Z"/>
        </w:trPr>
        <w:tc>
          <w:tcPr>
            <w:tcW w:w="1526" w:type="dxa"/>
          </w:tcPr>
          <w:p w:rsidR="005755D1" w:rsidRPr="004A1441" w:rsidDel="002E0EE3" w:rsidRDefault="005755D1" w:rsidP="00295384">
            <w:pPr>
              <w:rPr>
                <w:del w:id="2446" w:author="Wright, Phil" w:date="2017-12-08T12:08:00Z"/>
                <w:rFonts w:cs="Arial"/>
              </w:rPr>
            </w:pPr>
            <w:del w:id="2447" w:author="Wright, Phil" w:date="2017-12-08T12:08:00Z">
              <w:r w:rsidRPr="004A1441" w:rsidDel="002E0EE3">
                <w:rPr>
                  <w:rFonts w:cs="Arial"/>
                </w:rPr>
                <w:delText>42</w:delText>
              </w:r>
            </w:del>
          </w:p>
        </w:tc>
        <w:tc>
          <w:tcPr>
            <w:tcW w:w="3118" w:type="dxa"/>
          </w:tcPr>
          <w:p w:rsidR="005755D1" w:rsidRPr="004A1441" w:rsidDel="002E0EE3" w:rsidRDefault="005755D1" w:rsidP="00295384">
            <w:pPr>
              <w:rPr>
                <w:del w:id="2448" w:author="Wright, Phil" w:date="2017-12-08T12:08:00Z"/>
                <w:rFonts w:cs="Arial"/>
              </w:rPr>
            </w:pPr>
            <w:del w:id="2449" w:author="Wright, Phil" w:date="2017-12-08T12:08:00Z">
              <w:r w:rsidRPr="004A1441" w:rsidDel="002E0EE3">
                <w:rPr>
                  <w:rFonts w:cs="Arial"/>
                </w:rPr>
                <w:delText>"Delivered into DC"</w:delText>
              </w:r>
            </w:del>
          </w:p>
        </w:tc>
        <w:tc>
          <w:tcPr>
            <w:tcW w:w="3887" w:type="dxa"/>
          </w:tcPr>
          <w:p w:rsidR="005755D1" w:rsidRPr="004A1441" w:rsidDel="002E0EE3" w:rsidRDefault="005755D1" w:rsidP="00295384">
            <w:pPr>
              <w:rPr>
                <w:del w:id="2450" w:author="Wright, Phil" w:date="2017-12-08T12:08:00Z"/>
                <w:rFonts w:cs="Arial"/>
              </w:rPr>
            </w:pPr>
            <w:del w:id="2451" w:author="Wright, Phil" w:date="2017-12-08T12:08:00Z">
              <w:r w:rsidRPr="004A1441" w:rsidDel="002E0EE3">
                <w:rPr>
                  <w:rFonts w:cs="Arial"/>
                </w:rPr>
                <w:delText>"No action to be taken"</w:delText>
              </w:r>
            </w:del>
          </w:p>
        </w:tc>
      </w:tr>
      <w:tr w:rsidR="005755D1" w:rsidRPr="004A1441" w:rsidDel="002E0EE3" w:rsidTr="00736FA8">
        <w:trPr>
          <w:del w:id="2452" w:author="Wright, Phil" w:date="2017-12-08T12:08:00Z"/>
        </w:trPr>
        <w:tc>
          <w:tcPr>
            <w:tcW w:w="1526" w:type="dxa"/>
          </w:tcPr>
          <w:p w:rsidR="005755D1" w:rsidRPr="004A1441" w:rsidDel="002E0EE3" w:rsidRDefault="005755D1" w:rsidP="00295384">
            <w:pPr>
              <w:rPr>
                <w:del w:id="2453" w:author="Wright, Phil" w:date="2017-12-08T12:08:00Z"/>
                <w:rFonts w:cs="Arial"/>
              </w:rPr>
            </w:pPr>
            <w:del w:id="2454" w:author="Wright, Phil" w:date="2017-12-08T12:08:00Z">
              <w:r w:rsidRPr="004A1441" w:rsidDel="002E0EE3">
                <w:rPr>
                  <w:rFonts w:cs="Arial"/>
                </w:rPr>
                <w:delText>43</w:delText>
              </w:r>
            </w:del>
          </w:p>
        </w:tc>
        <w:tc>
          <w:tcPr>
            <w:tcW w:w="3118" w:type="dxa"/>
          </w:tcPr>
          <w:p w:rsidR="005755D1" w:rsidRPr="004A1441" w:rsidDel="002E0EE3" w:rsidRDefault="005755D1" w:rsidP="00295384">
            <w:pPr>
              <w:rPr>
                <w:del w:id="2455" w:author="Wright, Phil" w:date="2017-12-08T12:08:00Z"/>
                <w:rFonts w:cs="Arial"/>
              </w:rPr>
            </w:pPr>
            <w:del w:id="2456" w:author="Wright, Phil" w:date="2017-12-08T12:08:00Z">
              <w:r w:rsidRPr="004A1441" w:rsidDel="002E0EE3">
                <w:rPr>
                  <w:rFonts w:cs="Arial"/>
                </w:rPr>
                <w:delText>"Booked onto Van"</w:delText>
              </w:r>
            </w:del>
          </w:p>
        </w:tc>
        <w:tc>
          <w:tcPr>
            <w:tcW w:w="3887" w:type="dxa"/>
          </w:tcPr>
          <w:p w:rsidR="005755D1" w:rsidRPr="004A1441" w:rsidDel="002E0EE3" w:rsidRDefault="005755D1" w:rsidP="00295384">
            <w:pPr>
              <w:rPr>
                <w:del w:id="2457" w:author="Wright, Phil" w:date="2017-12-08T12:08:00Z"/>
                <w:rFonts w:cs="Arial"/>
              </w:rPr>
            </w:pPr>
            <w:del w:id="2458" w:author="Wright, Phil" w:date="2017-12-08T12:08:00Z">
              <w:r w:rsidRPr="004A1441" w:rsidDel="002E0EE3">
                <w:rPr>
                  <w:rFonts w:cs="Arial"/>
                </w:rPr>
                <w:delText>"No action to be taken"</w:delText>
              </w:r>
            </w:del>
          </w:p>
        </w:tc>
      </w:tr>
      <w:tr w:rsidR="005755D1" w:rsidRPr="004A1441" w:rsidDel="002E0EE3" w:rsidTr="00736FA8">
        <w:trPr>
          <w:del w:id="2459" w:author="Wright, Phil" w:date="2017-12-08T12:08:00Z"/>
        </w:trPr>
        <w:tc>
          <w:tcPr>
            <w:tcW w:w="1526" w:type="dxa"/>
          </w:tcPr>
          <w:p w:rsidR="005755D1" w:rsidRPr="004A1441" w:rsidDel="002E0EE3" w:rsidRDefault="005755D1" w:rsidP="00295384">
            <w:pPr>
              <w:rPr>
                <w:del w:id="2460" w:author="Wright, Phil" w:date="2017-12-08T12:08:00Z"/>
                <w:rFonts w:cs="Arial"/>
              </w:rPr>
            </w:pPr>
            <w:del w:id="2461" w:author="Wright, Phil" w:date="2017-12-08T12:08:00Z">
              <w:r w:rsidRPr="004A1441" w:rsidDel="002E0EE3">
                <w:rPr>
                  <w:rFonts w:cs="Arial"/>
                </w:rPr>
                <w:delText>46</w:delText>
              </w:r>
            </w:del>
          </w:p>
        </w:tc>
        <w:tc>
          <w:tcPr>
            <w:tcW w:w="3118" w:type="dxa"/>
          </w:tcPr>
          <w:p w:rsidR="005755D1" w:rsidRPr="004A1441" w:rsidDel="002E0EE3" w:rsidRDefault="005755D1" w:rsidP="00295384">
            <w:pPr>
              <w:rPr>
                <w:del w:id="2462" w:author="Wright, Phil" w:date="2017-12-08T12:08:00Z"/>
                <w:rFonts w:cs="Arial"/>
              </w:rPr>
            </w:pPr>
            <w:del w:id="2463" w:author="Wright, Phil" w:date="2017-12-08T12:08:00Z">
              <w:r w:rsidRPr="004A1441" w:rsidDel="002E0EE3">
                <w:rPr>
                  <w:rFonts w:cs="Arial"/>
                </w:rPr>
                <w:delText>"Refund Request"</w:delText>
              </w:r>
            </w:del>
          </w:p>
        </w:tc>
        <w:tc>
          <w:tcPr>
            <w:tcW w:w="3887" w:type="dxa"/>
          </w:tcPr>
          <w:p w:rsidR="005755D1" w:rsidRPr="004A1441" w:rsidDel="002E0EE3" w:rsidRDefault="005755D1" w:rsidP="00295384">
            <w:pPr>
              <w:rPr>
                <w:del w:id="2464" w:author="Wright, Phil" w:date="2017-12-08T12:08:00Z"/>
                <w:rFonts w:cs="Arial"/>
              </w:rPr>
            </w:pPr>
            <w:del w:id="2465" w:author="Wright, Phil" w:date="2017-12-08T12:08:00Z">
              <w:r w:rsidRPr="004A1441" w:rsidDel="002E0EE3">
                <w:rPr>
                  <w:rFonts w:cs="Arial"/>
                </w:rPr>
                <w:delText>"No action to be taken"</w:delText>
              </w:r>
            </w:del>
          </w:p>
        </w:tc>
      </w:tr>
      <w:tr w:rsidR="005755D1" w:rsidRPr="004A1441" w:rsidDel="002E0EE3" w:rsidTr="00736FA8">
        <w:trPr>
          <w:del w:id="2466" w:author="Wright, Phil" w:date="2017-12-08T12:08:00Z"/>
        </w:trPr>
        <w:tc>
          <w:tcPr>
            <w:tcW w:w="1526" w:type="dxa"/>
          </w:tcPr>
          <w:p w:rsidR="005755D1" w:rsidRPr="004A1441" w:rsidDel="002E0EE3" w:rsidRDefault="005755D1" w:rsidP="00295384">
            <w:pPr>
              <w:rPr>
                <w:del w:id="2467" w:author="Wright, Phil" w:date="2017-12-08T12:08:00Z"/>
                <w:rFonts w:cs="Arial"/>
              </w:rPr>
            </w:pPr>
            <w:del w:id="2468" w:author="Wright, Phil" w:date="2017-12-08T12:08:00Z">
              <w:r w:rsidRPr="004A1441" w:rsidDel="002E0EE3">
                <w:rPr>
                  <w:rFonts w:cs="Arial"/>
                </w:rPr>
                <w:delText>47</w:delText>
              </w:r>
            </w:del>
          </w:p>
        </w:tc>
        <w:tc>
          <w:tcPr>
            <w:tcW w:w="3118" w:type="dxa"/>
          </w:tcPr>
          <w:p w:rsidR="005755D1" w:rsidRPr="004A1441" w:rsidDel="002E0EE3" w:rsidRDefault="005755D1" w:rsidP="00295384">
            <w:pPr>
              <w:rPr>
                <w:del w:id="2469" w:author="Wright, Phil" w:date="2017-12-08T12:08:00Z"/>
                <w:rFonts w:cs="Arial"/>
              </w:rPr>
            </w:pPr>
            <w:del w:id="2470" w:author="Wright, Phil" w:date="2017-12-08T12:08:00Z">
              <w:r w:rsidRPr="004A1441" w:rsidDel="002E0EE3">
                <w:rPr>
                  <w:rFonts w:cs="Arial"/>
                </w:rPr>
                <w:delText>"OUTSTANDING CALL"</w:delText>
              </w:r>
            </w:del>
          </w:p>
        </w:tc>
        <w:tc>
          <w:tcPr>
            <w:tcW w:w="3887" w:type="dxa"/>
          </w:tcPr>
          <w:p w:rsidR="005755D1" w:rsidRPr="004A1441" w:rsidDel="002E0EE3" w:rsidRDefault="005755D1" w:rsidP="00295384">
            <w:pPr>
              <w:rPr>
                <w:del w:id="2471" w:author="Wright, Phil" w:date="2017-12-08T12:08:00Z"/>
                <w:rFonts w:cs="Arial"/>
              </w:rPr>
            </w:pPr>
            <w:del w:id="2472" w:author="Wright, Phil" w:date="2017-12-08T12:08:00Z">
              <w:r w:rsidRPr="004A1441" w:rsidDel="002E0EE3">
                <w:rPr>
                  <w:rFonts w:cs="Arial"/>
                </w:rPr>
                <w:delText>"Job still active"</w:delText>
              </w:r>
            </w:del>
          </w:p>
        </w:tc>
      </w:tr>
    </w:tbl>
    <w:p w:rsidR="00216FE3" w:rsidRPr="004A1441" w:rsidRDefault="00216FE3" w:rsidP="005755D1">
      <w:pPr>
        <w:rPr>
          <w:rFonts w:cs="Arial"/>
        </w:rPr>
      </w:pPr>
    </w:p>
    <w:tbl>
      <w:tblPr>
        <w:tblStyle w:val="TableGrid"/>
        <w:tblW w:w="5000" w:type="pct"/>
        <w:tblLook w:val="04A0" w:firstRow="1" w:lastRow="0" w:firstColumn="1" w:lastColumn="0" w:noHBand="0" w:noVBand="1"/>
        <w:tblPrChange w:id="2473" w:author="Wright, Phil" w:date="2017-12-08T12:08:00Z">
          <w:tblPr>
            <w:tblStyle w:val="TableGrid"/>
            <w:tblW w:w="17205" w:type="dxa"/>
            <w:tblInd w:w="-113" w:type="dxa"/>
            <w:tblLook w:val="04A0" w:firstRow="1" w:lastRow="0" w:firstColumn="1" w:lastColumn="0" w:noHBand="0" w:noVBand="1"/>
          </w:tblPr>
        </w:tblPrChange>
      </w:tblPr>
      <w:tblGrid>
        <w:gridCol w:w="1600"/>
        <w:gridCol w:w="3281"/>
        <w:gridCol w:w="3650"/>
        <w:tblGridChange w:id="2474">
          <w:tblGrid>
            <w:gridCol w:w="3228"/>
            <w:gridCol w:w="6617"/>
            <w:gridCol w:w="7360"/>
          </w:tblGrid>
        </w:tblGridChange>
      </w:tblGrid>
      <w:tr w:rsidR="002E0EE3" w:rsidRPr="004A1441" w:rsidTr="002E0EE3">
        <w:trPr>
          <w:ins w:id="2475" w:author="Wright, Phil" w:date="2017-12-08T12:08:00Z"/>
        </w:trPr>
        <w:tc>
          <w:tcPr>
            <w:tcW w:w="938" w:type="pct"/>
            <w:tcPrChange w:id="2476" w:author="Wright, Phil" w:date="2017-12-08T12:08:00Z">
              <w:tcPr>
                <w:tcW w:w="1379" w:type="dxa"/>
              </w:tcPr>
            </w:tcPrChange>
          </w:tcPr>
          <w:p w:rsidR="002E0EE3" w:rsidRPr="004A1441" w:rsidRDefault="002E0EE3" w:rsidP="00A415C0">
            <w:pPr>
              <w:jc w:val="center"/>
              <w:rPr>
                <w:ins w:id="2477" w:author="Wright, Phil" w:date="2017-12-08T12:08:00Z"/>
                <w:rFonts w:cs="Arial"/>
                <w:b/>
              </w:rPr>
            </w:pPr>
            <w:ins w:id="2478" w:author="Wright, Phil" w:date="2017-12-08T12:08:00Z">
              <w:r w:rsidRPr="004A1441">
                <w:rPr>
                  <w:rFonts w:cs="Arial"/>
                  <w:b/>
                </w:rPr>
                <w:t>Status ID</w:t>
              </w:r>
            </w:ins>
          </w:p>
        </w:tc>
        <w:tc>
          <w:tcPr>
            <w:tcW w:w="1923" w:type="pct"/>
            <w:tcPrChange w:id="2479" w:author="Wright, Phil" w:date="2017-12-08T12:08:00Z">
              <w:tcPr>
                <w:tcW w:w="2827" w:type="dxa"/>
              </w:tcPr>
            </w:tcPrChange>
          </w:tcPr>
          <w:p w:rsidR="002E0EE3" w:rsidRPr="004A1441" w:rsidRDefault="002E0EE3" w:rsidP="00A415C0">
            <w:pPr>
              <w:jc w:val="center"/>
              <w:rPr>
                <w:ins w:id="2480" w:author="Wright, Phil" w:date="2017-12-08T12:08:00Z"/>
                <w:rFonts w:cs="Arial"/>
                <w:b/>
              </w:rPr>
            </w:pPr>
            <w:ins w:id="2481" w:author="Wright, Phil" w:date="2017-12-08T12:08:00Z">
              <w:r w:rsidRPr="004A1441">
                <w:rPr>
                  <w:rFonts w:cs="Arial"/>
                  <w:b/>
                </w:rPr>
                <w:t>Call Centre Status</w:t>
              </w:r>
            </w:ins>
          </w:p>
        </w:tc>
        <w:tc>
          <w:tcPr>
            <w:tcW w:w="2139" w:type="pct"/>
            <w:tcPrChange w:id="2482" w:author="Wright, Phil" w:date="2017-12-08T12:08:00Z">
              <w:tcPr>
                <w:tcW w:w="3144" w:type="dxa"/>
              </w:tcPr>
            </w:tcPrChange>
          </w:tcPr>
          <w:p w:rsidR="002E0EE3" w:rsidRPr="004A1441" w:rsidRDefault="002E0EE3" w:rsidP="00A415C0">
            <w:pPr>
              <w:jc w:val="center"/>
              <w:rPr>
                <w:ins w:id="2483" w:author="Wright, Phil" w:date="2017-12-08T12:08:00Z"/>
                <w:rFonts w:cs="Arial"/>
                <w:b/>
              </w:rPr>
            </w:pPr>
            <w:ins w:id="2484" w:author="Wright, Phil" w:date="2017-12-08T12:08:00Z">
              <w:r>
                <w:rPr>
                  <w:rFonts w:cs="Arial"/>
                  <w:b/>
                </w:rPr>
                <w:t>Customer Description</w:t>
              </w:r>
            </w:ins>
          </w:p>
        </w:tc>
      </w:tr>
      <w:tr w:rsidR="002E0EE3" w:rsidRPr="003707F1" w:rsidTr="002E0EE3">
        <w:trPr>
          <w:ins w:id="2485" w:author="Wright, Phil" w:date="2017-12-08T12:08:00Z"/>
        </w:trPr>
        <w:tc>
          <w:tcPr>
            <w:tcW w:w="938" w:type="pct"/>
            <w:tcPrChange w:id="2486" w:author="Wright, Phil" w:date="2017-12-08T12:08:00Z">
              <w:tcPr>
                <w:tcW w:w="1379" w:type="dxa"/>
              </w:tcPr>
            </w:tcPrChange>
          </w:tcPr>
          <w:p w:rsidR="002E0EE3" w:rsidRPr="004A1441" w:rsidRDefault="002E0EE3" w:rsidP="00A415C0">
            <w:pPr>
              <w:rPr>
                <w:ins w:id="2487" w:author="Wright, Phil" w:date="2017-12-08T12:08:00Z"/>
                <w:rFonts w:cs="Arial"/>
              </w:rPr>
            </w:pPr>
            <w:ins w:id="2488" w:author="Wright, Phil" w:date="2017-12-08T12:08:00Z">
              <w:r w:rsidRPr="004A1441">
                <w:rPr>
                  <w:rFonts w:cs="Arial"/>
                </w:rPr>
                <w:t>3</w:t>
              </w:r>
            </w:ins>
          </w:p>
        </w:tc>
        <w:tc>
          <w:tcPr>
            <w:tcW w:w="1923" w:type="pct"/>
            <w:tcPrChange w:id="2489" w:author="Wright, Phil" w:date="2017-12-08T12:08:00Z">
              <w:tcPr>
                <w:tcW w:w="2827" w:type="dxa"/>
              </w:tcPr>
            </w:tcPrChange>
          </w:tcPr>
          <w:p w:rsidR="002E0EE3" w:rsidRPr="004A1441" w:rsidRDefault="002E0EE3" w:rsidP="00A415C0">
            <w:pPr>
              <w:rPr>
                <w:ins w:id="2490" w:author="Wright, Phil" w:date="2017-12-08T12:08:00Z"/>
                <w:rFonts w:cs="Arial"/>
              </w:rPr>
            </w:pPr>
            <w:ins w:id="2491" w:author="Wright, Phil" w:date="2017-12-08T12:08:00Z">
              <w:r w:rsidRPr="004A1441">
                <w:rPr>
                  <w:rFonts w:cs="Arial"/>
                </w:rPr>
                <w:t>"Waiting for Engineer"</w:t>
              </w:r>
            </w:ins>
          </w:p>
        </w:tc>
        <w:tc>
          <w:tcPr>
            <w:tcW w:w="2139" w:type="pct"/>
            <w:tcPrChange w:id="2492" w:author="Wright, Phil" w:date="2017-12-08T12:08:00Z">
              <w:tcPr>
                <w:tcW w:w="3144" w:type="dxa"/>
              </w:tcPr>
            </w:tcPrChange>
          </w:tcPr>
          <w:p w:rsidR="002E0EE3" w:rsidRPr="003707F1" w:rsidRDefault="002E0EE3" w:rsidP="00A415C0">
            <w:pPr>
              <w:rPr>
                <w:ins w:id="2493" w:author="Wright, Phil" w:date="2017-12-08T12:08:00Z"/>
              </w:rPr>
            </w:pPr>
            <w:ins w:id="2494" w:author="Wright, Phil" w:date="2017-12-08T12:08:00Z">
              <w:r w:rsidRPr="003707F1">
                <w:t>Engineer booked</w:t>
              </w:r>
            </w:ins>
          </w:p>
        </w:tc>
      </w:tr>
      <w:tr w:rsidR="002E0EE3" w:rsidTr="002E0EE3">
        <w:trPr>
          <w:trHeight w:val="50"/>
          <w:ins w:id="2495" w:author="Wright, Phil" w:date="2017-12-08T12:08:00Z"/>
          <w:trPrChange w:id="2496" w:author="Wright, Phil" w:date="2017-12-08T12:08:00Z">
            <w:trPr>
              <w:trHeight w:val="50"/>
            </w:trPr>
          </w:trPrChange>
        </w:trPr>
        <w:tc>
          <w:tcPr>
            <w:tcW w:w="938" w:type="pct"/>
            <w:tcPrChange w:id="2497" w:author="Wright, Phil" w:date="2017-12-08T12:08:00Z">
              <w:tcPr>
                <w:tcW w:w="1379" w:type="dxa"/>
              </w:tcPr>
            </w:tcPrChange>
          </w:tcPr>
          <w:p w:rsidR="002E0EE3" w:rsidRPr="004A1441" w:rsidRDefault="002E0EE3" w:rsidP="00A415C0">
            <w:pPr>
              <w:rPr>
                <w:ins w:id="2498" w:author="Wright, Phil" w:date="2017-12-08T12:08:00Z"/>
                <w:rFonts w:cs="Arial"/>
              </w:rPr>
            </w:pPr>
            <w:ins w:id="2499" w:author="Wright, Phil" w:date="2017-12-08T12:08:00Z">
              <w:r w:rsidRPr="004A1441">
                <w:rPr>
                  <w:rFonts w:cs="Arial"/>
                </w:rPr>
                <w:t>4</w:t>
              </w:r>
            </w:ins>
          </w:p>
        </w:tc>
        <w:tc>
          <w:tcPr>
            <w:tcW w:w="1923" w:type="pct"/>
            <w:tcPrChange w:id="2500" w:author="Wright, Phil" w:date="2017-12-08T12:08:00Z">
              <w:tcPr>
                <w:tcW w:w="2827" w:type="dxa"/>
              </w:tcPr>
            </w:tcPrChange>
          </w:tcPr>
          <w:p w:rsidR="002E0EE3" w:rsidRPr="004A1441" w:rsidRDefault="002E0EE3" w:rsidP="00A415C0">
            <w:pPr>
              <w:rPr>
                <w:ins w:id="2501" w:author="Wright, Phil" w:date="2017-12-08T12:08:00Z"/>
                <w:rFonts w:cs="Arial"/>
              </w:rPr>
            </w:pPr>
            <w:ins w:id="2502" w:author="Wright, Phil" w:date="2017-12-08T12:08:00Z">
              <w:r w:rsidRPr="004A1441">
                <w:rPr>
                  <w:rFonts w:cs="Arial"/>
                </w:rPr>
                <w:t>"AW system to send"</w:t>
              </w:r>
            </w:ins>
          </w:p>
        </w:tc>
        <w:tc>
          <w:tcPr>
            <w:tcW w:w="2139" w:type="pct"/>
            <w:tcPrChange w:id="2503" w:author="Wright, Phil" w:date="2017-12-08T12:08:00Z">
              <w:tcPr>
                <w:tcW w:w="3144" w:type="dxa"/>
              </w:tcPr>
            </w:tcPrChange>
          </w:tcPr>
          <w:p w:rsidR="002E0EE3" w:rsidRDefault="002E0EE3" w:rsidP="00A415C0">
            <w:pPr>
              <w:rPr>
                <w:ins w:id="2504" w:author="Wright, Phil" w:date="2017-12-08T12:08:00Z"/>
              </w:rPr>
            </w:pPr>
            <w:ins w:id="2505" w:author="Wright, Phil" w:date="2017-12-08T12:08:00Z">
              <w:r w:rsidRPr="00F30F72">
                <w:t>Engineer booked</w:t>
              </w:r>
            </w:ins>
          </w:p>
        </w:tc>
      </w:tr>
      <w:tr w:rsidR="002E0EE3" w:rsidTr="002E0EE3">
        <w:trPr>
          <w:ins w:id="2506" w:author="Wright, Phil" w:date="2017-12-08T12:08:00Z"/>
        </w:trPr>
        <w:tc>
          <w:tcPr>
            <w:tcW w:w="938" w:type="pct"/>
            <w:tcPrChange w:id="2507" w:author="Wright, Phil" w:date="2017-12-08T12:08:00Z">
              <w:tcPr>
                <w:tcW w:w="1379" w:type="dxa"/>
              </w:tcPr>
            </w:tcPrChange>
          </w:tcPr>
          <w:p w:rsidR="002E0EE3" w:rsidRPr="004A1441" w:rsidRDefault="002E0EE3" w:rsidP="00A415C0">
            <w:pPr>
              <w:rPr>
                <w:ins w:id="2508" w:author="Wright, Phil" w:date="2017-12-08T12:08:00Z"/>
                <w:rFonts w:cs="Arial"/>
              </w:rPr>
            </w:pPr>
            <w:ins w:id="2509" w:author="Wright, Phil" w:date="2017-12-08T12:08:00Z">
              <w:r w:rsidRPr="004A1441">
                <w:rPr>
                  <w:rFonts w:cs="Arial"/>
                </w:rPr>
                <w:t>5</w:t>
              </w:r>
            </w:ins>
          </w:p>
        </w:tc>
        <w:tc>
          <w:tcPr>
            <w:tcW w:w="1923" w:type="pct"/>
            <w:tcPrChange w:id="2510" w:author="Wright, Phil" w:date="2017-12-08T12:08:00Z">
              <w:tcPr>
                <w:tcW w:w="2827" w:type="dxa"/>
              </w:tcPr>
            </w:tcPrChange>
          </w:tcPr>
          <w:p w:rsidR="002E0EE3" w:rsidRPr="004A1441" w:rsidRDefault="002E0EE3" w:rsidP="00A415C0">
            <w:pPr>
              <w:rPr>
                <w:ins w:id="2511" w:author="Wright, Phil" w:date="2017-12-08T12:08:00Z"/>
                <w:rFonts w:cs="Arial"/>
              </w:rPr>
            </w:pPr>
            <w:ins w:id="2512" w:author="Wright, Phil" w:date="2017-12-08T12:08:00Z">
              <w:r w:rsidRPr="004A1441">
                <w:rPr>
                  <w:rFonts w:cs="Arial"/>
                </w:rPr>
                <w:t>"Engineer Allocated"</w:t>
              </w:r>
            </w:ins>
          </w:p>
        </w:tc>
        <w:tc>
          <w:tcPr>
            <w:tcW w:w="2139" w:type="pct"/>
            <w:tcPrChange w:id="2513" w:author="Wright, Phil" w:date="2017-12-08T12:08:00Z">
              <w:tcPr>
                <w:tcW w:w="3144" w:type="dxa"/>
              </w:tcPr>
            </w:tcPrChange>
          </w:tcPr>
          <w:p w:rsidR="002E0EE3" w:rsidRDefault="002E0EE3" w:rsidP="00A415C0">
            <w:pPr>
              <w:rPr>
                <w:ins w:id="2514" w:author="Wright, Phil" w:date="2017-12-08T12:08:00Z"/>
              </w:rPr>
            </w:pPr>
            <w:ins w:id="2515" w:author="Wright, Phil" w:date="2017-12-08T12:08:00Z">
              <w:r w:rsidRPr="00F30F72">
                <w:t>Engineer booked</w:t>
              </w:r>
            </w:ins>
          </w:p>
        </w:tc>
      </w:tr>
      <w:tr w:rsidR="002E0EE3" w:rsidRPr="003707F1" w:rsidTr="002E0EE3">
        <w:trPr>
          <w:ins w:id="2516" w:author="Wright, Phil" w:date="2017-12-08T12:08:00Z"/>
        </w:trPr>
        <w:tc>
          <w:tcPr>
            <w:tcW w:w="938" w:type="pct"/>
            <w:tcPrChange w:id="2517" w:author="Wright, Phil" w:date="2017-12-08T12:08:00Z">
              <w:tcPr>
                <w:tcW w:w="1379" w:type="dxa"/>
              </w:tcPr>
            </w:tcPrChange>
          </w:tcPr>
          <w:p w:rsidR="002E0EE3" w:rsidRPr="004A1441" w:rsidRDefault="002E0EE3" w:rsidP="00A415C0">
            <w:pPr>
              <w:rPr>
                <w:ins w:id="2518" w:author="Wright, Phil" w:date="2017-12-08T12:08:00Z"/>
                <w:rFonts w:cs="Arial"/>
              </w:rPr>
            </w:pPr>
            <w:ins w:id="2519" w:author="Wright, Phil" w:date="2017-12-08T12:08:00Z">
              <w:r w:rsidRPr="004A1441">
                <w:rPr>
                  <w:rFonts w:cs="Arial"/>
                </w:rPr>
                <w:t>6</w:t>
              </w:r>
            </w:ins>
          </w:p>
        </w:tc>
        <w:tc>
          <w:tcPr>
            <w:tcW w:w="1923" w:type="pct"/>
            <w:tcPrChange w:id="2520" w:author="Wright, Phil" w:date="2017-12-08T12:08:00Z">
              <w:tcPr>
                <w:tcW w:w="2827" w:type="dxa"/>
              </w:tcPr>
            </w:tcPrChange>
          </w:tcPr>
          <w:p w:rsidR="002E0EE3" w:rsidRPr="004A1441" w:rsidRDefault="002E0EE3" w:rsidP="00A415C0">
            <w:pPr>
              <w:rPr>
                <w:ins w:id="2521" w:author="Wright, Phil" w:date="2017-12-08T12:08:00Z"/>
                <w:rFonts w:cs="Arial"/>
              </w:rPr>
            </w:pPr>
            <w:ins w:id="2522" w:author="Wright, Phil" w:date="2017-12-08T12:08:00Z">
              <w:r w:rsidRPr="004A1441">
                <w:rPr>
                  <w:rFonts w:cs="Arial"/>
                </w:rPr>
                <w:t>"Parts on Order"</w:t>
              </w:r>
            </w:ins>
          </w:p>
        </w:tc>
        <w:tc>
          <w:tcPr>
            <w:tcW w:w="2139" w:type="pct"/>
            <w:tcPrChange w:id="2523" w:author="Wright, Phil" w:date="2017-12-08T12:08:00Z">
              <w:tcPr>
                <w:tcW w:w="3144" w:type="dxa"/>
              </w:tcPr>
            </w:tcPrChange>
          </w:tcPr>
          <w:p w:rsidR="002E0EE3" w:rsidRPr="003707F1" w:rsidRDefault="002E0EE3" w:rsidP="00A415C0">
            <w:pPr>
              <w:rPr>
                <w:ins w:id="2524" w:author="Wright, Phil" w:date="2017-12-08T12:08:00Z"/>
              </w:rPr>
            </w:pPr>
            <w:ins w:id="2525" w:author="Wright, Phil" w:date="2017-12-08T12:08:00Z">
              <w:r w:rsidRPr="003707F1">
                <w:t>Awaiting parts</w:t>
              </w:r>
            </w:ins>
          </w:p>
        </w:tc>
      </w:tr>
      <w:tr w:rsidR="002E0EE3" w:rsidRPr="003707F1" w:rsidTr="002E0EE3">
        <w:trPr>
          <w:ins w:id="2526" w:author="Wright, Phil" w:date="2017-12-08T12:08:00Z"/>
        </w:trPr>
        <w:tc>
          <w:tcPr>
            <w:tcW w:w="938" w:type="pct"/>
            <w:tcPrChange w:id="2527" w:author="Wright, Phil" w:date="2017-12-08T12:08:00Z">
              <w:tcPr>
                <w:tcW w:w="1379" w:type="dxa"/>
              </w:tcPr>
            </w:tcPrChange>
          </w:tcPr>
          <w:p w:rsidR="002E0EE3" w:rsidRPr="004A1441" w:rsidRDefault="002E0EE3" w:rsidP="00A415C0">
            <w:pPr>
              <w:rPr>
                <w:ins w:id="2528" w:author="Wright, Phil" w:date="2017-12-08T12:08:00Z"/>
                <w:rFonts w:cs="Arial"/>
              </w:rPr>
            </w:pPr>
            <w:ins w:id="2529" w:author="Wright, Phil" w:date="2017-12-08T12:08:00Z">
              <w:r w:rsidRPr="004A1441">
                <w:rPr>
                  <w:rFonts w:cs="Arial"/>
                </w:rPr>
                <w:t>7</w:t>
              </w:r>
            </w:ins>
          </w:p>
        </w:tc>
        <w:tc>
          <w:tcPr>
            <w:tcW w:w="1923" w:type="pct"/>
            <w:tcPrChange w:id="2530" w:author="Wright, Phil" w:date="2017-12-08T12:08:00Z">
              <w:tcPr>
                <w:tcW w:w="2827" w:type="dxa"/>
              </w:tcPr>
            </w:tcPrChange>
          </w:tcPr>
          <w:p w:rsidR="002E0EE3" w:rsidRPr="004A1441" w:rsidRDefault="002E0EE3" w:rsidP="00A415C0">
            <w:pPr>
              <w:rPr>
                <w:ins w:id="2531" w:author="Wright, Phil" w:date="2017-12-08T12:08:00Z"/>
                <w:rFonts w:cs="Arial"/>
              </w:rPr>
            </w:pPr>
            <w:ins w:id="2532" w:author="Wright, Phil" w:date="2017-12-08T12:08:00Z">
              <w:r w:rsidRPr="004A1441">
                <w:rPr>
                  <w:rFonts w:cs="Arial"/>
                </w:rPr>
                <w:t>"Parts sent"</w:t>
              </w:r>
            </w:ins>
          </w:p>
        </w:tc>
        <w:tc>
          <w:tcPr>
            <w:tcW w:w="2139" w:type="pct"/>
            <w:tcPrChange w:id="2533" w:author="Wright, Phil" w:date="2017-12-08T12:08:00Z">
              <w:tcPr>
                <w:tcW w:w="3144" w:type="dxa"/>
              </w:tcPr>
            </w:tcPrChange>
          </w:tcPr>
          <w:p w:rsidR="002E0EE3" w:rsidRPr="003707F1" w:rsidRDefault="002E0EE3" w:rsidP="00A415C0">
            <w:pPr>
              <w:rPr>
                <w:ins w:id="2534" w:author="Wright, Phil" w:date="2017-12-08T12:08:00Z"/>
              </w:rPr>
            </w:pPr>
            <w:ins w:id="2535" w:author="Wright, Phil" w:date="2017-12-08T12:08:00Z">
              <w:r w:rsidRPr="003707F1">
                <w:t>Awaiting parts</w:t>
              </w:r>
            </w:ins>
          </w:p>
        </w:tc>
      </w:tr>
      <w:tr w:rsidR="002E0EE3" w:rsidRPr="003707F1" w:rsidTr="002E0EE3">
        <w:trPr>
          <w:ins w:id="2536" w:author="Wright, Phil" w:date="2017-12-08T12:08:00Z"/>
        </w:trPr>
        <w:tc>
          <w:tcPr>
            <w:tcW w:w="938" w:type="pct"/>
            <w:tcPrChange w:id="2537" w:author="Wright, Phil" w:date="2017-12-08T12:08:00Z">
              <w:tcPr>
                <w:tcW w:w="1379" w:type="dxa"/>
              </w:tcPr>
            </w:tcPrChange>
          </w:tcPr>
          <w:p w:rsidR="002E0EE3" w:rsidRPr="004A1441" w:rsidRDefault="002E0EE3" w:rsidP="00A415C0">
            <w:pPr>
              <w:rPr>
                <w:ins w:id="2538" w:author="Wright, Phil" w:date="2017-12-08T12:08:00Z"/>
                <w:rFonts w:cs="Arial"/>
              </w:rPr>
            </w:pPr>
            <w:ins w:id="2539" w:author="Wright, Phil" w:date="2017-12-08T12:08:00Z">
              <w:r w:rsidRPr="004A1441">
                <w:rPr>
                  <w:rFonts w:cs="Arial"/>
                </w:rPr>
                <w:t>8</w:t>
              </w:r>
            </w:ins>
          </w:p>
        </w:tc>
        <w:tc>
          <w:tcPr>
            <w:tcW w:w="1923" w:type="pct"/>
            <w:tcPrChange w:id="2540" w:author="Wright, Phil" w:date="2017-12-08T12:08:00Z">
              <w:tcPr>
                <w:tcW w:w="2827" w:type="dxa"/>
              </w:tcPr>
            </w:tcPrChange>
          </w:tcPr>
          <w:p w:rsidR="002E0EE3" w:rsidRPr="004A1441" w:rsidRDefault="002E0EE3" w:rsidP="00A415C0">
            <w:pPr>
              <w:rPr>
                <w:ins w:id="2541" w:author="Wright, Phil" w:date="2017-12-08T12:08:00Z"/>
                <w:rFonts w:cs="Arial"/>
              </w:rPr>
            </w:pPr>
            <w:ins w:id="2542" w:author="Wright, Phil" w:date="2017-12-08T12:08:00Z">
              <w:r w:rsidRPr="004A1441">
                <w:rPr>
                  <w:rFonts w:cs="Arial"/>
                </w:rPr>
                <w:t>"Complete"</w:t>
              </w:r>
            </w:ins>
          </w:p>
        </w:tc>
        <w:tc>
          <w:tcPr>
            <w:tcW w:w="2139" w:type="pct"/>
            <w:tcPrChange w:id="2543" w:author="Wright, Phil" w:date="2017-12-08T12:08:00Z">
              <w:tcPr>
                <w:tcW w:w="3144" w:type="dxa"/>
              </w:tcPr>
            </w:tcPrChange>
          </w:tcPr>
          <w:p w:rsidR="002E0EE3" w:rsidRPr="003707F1" w:rsidRDefault="002E0EE3" w:rsidP="00A415C0">
            <w:pPr>
              <w:rPr>
                <w:ins w:id="2544" w:author="Wright, Phil" w:date="2017-12-08T12:08:00Z"/>
              </w:rPr>
            </w:pPr>
            <w:ins w:id="2545" w:author="Wright, Phil" w:date="2017-12-08T12:08:00Z">
              <w:r w:rsidRPr="003707F1">
                <w:t>Job complete</w:t>
              </w:r>
            </w:ins>
          </w:p>
        </w:tc>
      </w:tr>
      <w:tr w:rsidR="002E0EE3" w:rsidRPr="003707F1" w:rsidTr="002E0EE3">
        <w:trPr>
          <w:ins w:id="2546" w:author="Wright, Phil" w:date="2017-12-08T12:08:00Z"/>
        </w:trPr>
        <w:tc>
          <w:tcPr>
            <w:tcW w:w="938" w:type="pct"/>
            <w:tcPrChange w:id="2547" w:author="Wright, Phil" w:date="2017-12-08T12:08:00Z">
              <w:tcPr>
                <w:tcW w:w="1379" w:type="dxa"/>
              </w:tcPr>
            </w:tcPrChange>
          </w:tcPr>
          <w:p w:rsidR="002E0EE3" w:rsidRPr="004A1441" w:rsidRDefault="002E0EE3" w:rsidP="00A415C0">
            <w:pPr>
              <w:rPr>
                <w:ins w:id="2548" w:author="Wright, Phil" w:date="2017-12-08T12:08:00Z"/>
                <w:rFonts w:cs="Arial"/>
              </w:rPr>
            </w:pPr>
            <w:ins w:id="2549" w:author="Wright, Phil" w:date="2017-12-08T12:08:00Z">
              <w:r w:rsidRPr="004A1441">
                <w:rPr>
                  <w:rFonts w:cs="Arial"/>
                </w:rPr>
                <w:t>9</w:t>
              </w:r>
            </w:ins>
          </w:p>
        </w:tc>
        <w:tc>
          <w:tcPr>
            <w:tcW w:w="1923" w:type="pct"/>
            <w:tcPrChange w:id="2550" w:author="Wright, Phil" w:date="2017-12-08T12:08:00Z">
              <w:tcPr>
                <w:tcW w:w="2827" w:type="dxa"/>
              </w:tcPr>
            </w:tcPrChange>
          </w:tcPr>
          <w:p w:rsidR="002E0EE3" w:rsidRPr="004A1441" w:rsidRDefault="002E0EE3" w:rsidP="00A415C0">
            <w:pPr>
              <w:rPr>
                <w:ins w:id="2551" w:author="Wright, Phil" w:date="2017-12-08T12:08:00Z"/>
                <w:rFonts w:cs="Arial"/>
              </w:rPr>
            </w:pPr>
            <w:ins w:id="2552" w:author="Wright, Phil" w:date="2017-12-08T12:08:00Z">
              <w:r w:rsidRPr="004A1441">
                <w:rPr>
                  <w:rFonts w:cs="Arial"/>
                </w:rPr>
                <w:t>"Awaiting Parts Order"</w:t>
              </w:r>
            </w:ins>
          </w:p>
        </w:tc>
        <w:tc>
          <w:tcPr>
            <w:tcW w:w="2139" w:type="pct"/>
            <w:tcPrChange w:id="2553" w:author="Wright, Phil" w:date="2017-12-08T12:08:00Z">
              <w:tcPr>
                <w:tcW w:w="3144" w:type="dxa"/>
              </w:tcPr>
            </w:tcPrChange>
          </w:tcPr>
          <w:p w:rsidR="002E0EE3" w:rsidRPr="003707F1" w:rsidRDefault="002E0EE3" w:rsidP="00A415C0">
            <w:pPr>
              <w:rPr>
                <w:ins w:id="2554" w:author="Wright, Phil" w:date="2017-12-08T12:08:00Z"/>
              </w:rPr>
            </w:pPr>
            <w:ins w:id="2555" w:author="Wright, Phil" w:date="2017-12-08T12:08:00Z">
              <w:r w:rsidRPr="003707F1">
                <w:t>Awaiting parts</w:t>
              </w:r>
            </w:ins>
          </w:p>
        </w:tc>
      </w:tr>
      <w:tr w:rsidR="002E0EE3" w:rsidRPr="003707F1" w:rsidTr="002E0EE3">
        <w:trPr>
          <w:ins w:id="2556" w:author="Wright, Phil" w:date="2017-12-08T12:08:00Z"/>
        </w:trPr>
        <w:tc>
          <w:tcPr>
            <w:tcW w:w="938" w:type="pct"/>
            <w:tcPrChange w:id="2557" w:author="Wright, Phil" w:date="2017-12-08T12:08:00Z">
              <w:tcPr>
                <w:tcW w:w="1379" w:type="dxa"/>
              </w:tcPr>
            </w:tcPrChange>
          </w:tcPr>
          <w:p w:rsidR="002E0EE3" w:rsidRPr="004A1441" w:rsidRDefault="002E0EE3" w:rsidP="00A415C0">
            <w:pPr>
              <w:rPr>
                <w:ins w:id="2558" w:author="Wright, Phil" w:date="2017-12-08T12:08:00Z"/>
                <w:rFonts w:cs="Arial"/>
              </w:rPr>
            </w:pPr>
            <w:ins w:id="2559" w:author="Wright, Phil" w:date="2017-12-08T12:08:00Z">
              <w:r w:rsidRPr="004A1441">
                <w:rPr>
                  <w:rFonts w:cs="Arial"/>
                </w:rPr>
                <w:t>10</w:t>
              </w:r>
            </w:ins>
          </w:p>
        </w:tc>
        <w:tc>
          <w:tcPr>
            <w:tcW w:w="1923" w:type="pct"/>
            <w:tcPrChange w:id="2560" w:author="Wright, Phil" w:date="2017-12-08T12:08:00Z">
              <w:tcPr>
                <w:tcW w:w="2827" w:type="dxa"/>
              </w:tcPr>
            </w:tcPrChange>
          </w:tcPr>
          <w:p w:rsidR="002E0EE3" w:rsidRPr="004A1441" w:rsidRDefault="002E0EE3" w:rsidP="00A415C0">
            <w:pPr>
              <w:rPr>
                <w:ins w:id="2561" w:author="Wright, Phil" w:date="2017-12-08T12:08:00Z"/>
                <w:rFonts w:cs="Arial"/>
              </w:rPr>
            </w:pPr>
            <w:ins w:id="2562" w:author="Wright, Phil" w:date="2017-12-08T12:08:00Z">
              <w:r w:rsidRPr="004A1441">
                <w:rPr>
                  <w:rFonts w:cs="Arial"/>
                </w:rPr>
                <w:t>"Rejected"</w:t>
              </w:r>
            </w:ins>
          </w:p>
        </w:tc>
        <w:tc>
          <w:tcPr>
            <w:tcW w:w="2139" w:type="pct"/>
            <w:tcPrChange w:id="2563" w:author="Wright, Phil" w:date="2017-12-08T12:08:00Z">
              <w:tcPr>
                <w:tcW w:w="3144" w:type="dxa"/>
              </w:tcPr>
            </w:tcPrChange>
          </w:tcPr>
          <w:p w:rsidR="002E0EE3" w:rsidRPr="003707F1" w:rsidRDefault="002E0EE3" w:rsidP="00A415C0">
            <w:pPr>
              <w:rPr>
                <w:ins w:id="2564" w:author="Wright, Phil" w:date="2017-12-08T12:08:00Z"/>
              </w:rPr>
            </w:pPr>
            <w:ins w:id="2565" w:author="Wright, Phil" w:date="2017-12-08T12:08:00Z">
              <w:r w:rsidRPr="00F30F72">
                <w:t>Engineer booked</w:t>
              </w:r>
            </w:ins>
          </w:p>
        </w:tc>
      </w:tr>
      <w:tr w:rsidR="002E0EE3" w:rsidRPr="003707F1" w:rsidTr="002E0EE3">
        <w:trPr>
          <w:ins w:id="2566" w:author="Wright, Phil" w:date="2017-12-08T12:08:00Z"/>
        </w:trPr>
        <w:tc>
          <w:tcPr>
            <w:tcW w:w="938" w:type="pct"/>
            <w:tcPrChange w:id="2567" w:author="Wright, Phil" w:date="2017-12-08T12:08:00Z">
              <w:tcPr>
                <w:tcW w:w="1379" w:type="dxa"/>
              </w:tcPr>
            </w:tcPrChange>
          </w:tcPr>
          <w:p w:rsidR="002E0EE3" w:rsidRPr="004A1441" w:rsidRDefault="002E0EE3" w:rsidP="00A415C0">
            <w:pPr>
              <w:rPr>
                <w:ins w:id="2568" w:author="Wright, Phil" w:date="2017-12-08T12:08:00Z"/>
                <w:rFonts w:cs="Arial"/>
              </w:rPr>
            </w:pPr>
            <w:ins w:id="2569" w:author="Wright, Phil" w:date="2017-12-08T12:08:00Z">
              <w:r w:rsidRPr="004A1441">
                <w:rPr>
                  <w:rFonts w:cs="Arial"/>
                </w:rPr>
                <w:t>12</w:t>
              </w:r>
            </w:ins>
          </w:p>
        </w:tc>
        <w:tc>
          <w:tcPr>
            <w:tcW w:w="1923" w:type="pct"/>
            <w:tcPrChange w:id="2570" w:author="Wright, Phil" w:date="2017-12-08T12:08:00Z">
              <w:tcPr>
                <w:tcW w:w="2827" w:type="dxa"/>
              </w:tcPr>
            </w:tcPrChange>
          </w:tcPr>
          <w:p w:rsidR="002E0EE3" w:rsidRPr="004A1441" w:rsidRDefault="002E0EE3" w:rsidP="00A415C0">
            <w:pPr>
              <w:rPr>
                <w:ins w:id="2571" w:author="Wright, Phil" w:date="2017-12-08T12:08:00Z"/>
                <w:rFonts w:cs="Arial"/>
              </w:rPr>
            </w:pPr>
            <w:ins w:id="2572" w:author="Wright, Phil" w:date="2017-12-08T12:08:00Z">
              <w:r w:rsidRPr="004A1441">
                <w:rPr>
                  <w:rFonts w:cs="Arial"/>
                </w:rPr>
                <w:t>"Waiting for Approval"</w:t>
              </w:r>
            </w:ins>
          </w:p>
        </w:tc>
        <w:tc>
          <w:tcPr>
            <w:tcW w:w="2139" w:type="pct"/>
            <w:tcPrChange w:id="2573" w:author="Wright, Phil" w:date="2017-12-08T12:08:00Z">
              <w:tcPr>
                <w:tcW w:w="3144" w:type="dxa"/>
              </w:tcPr>
            </w:tcPrChange>
          </w:tcPr>
          <w:p w:rsidR="002E0EE3" w:rsidRPr="003707F1" w:rsidRDefault="002E0EE3" w:rsidP="00A415C0">
            <w:pPr>
              <w:rPr>
                <w:ins w:id="2574" w:author="Wright, Phil" w:date="2017-12-08T12:08:00Z"/>
              </w:rPr>
            </w:pPr>
            <w:ins w:id="2575" w:author="Wright, Phil" w:date="2017-12-08T12:08:00Z">
              <w:r w:rsidRPr="00F30F72">
                <w:t>Engineer booked</w:t>
              </w:r>
            </w:ins>
          </w:p>
        </w:tc>
      </w:tr>
      <w:tr w:rsidR="002E0EE3" w:rsidRPr="003707F1" w:rsidTr="002E0EE3">
        <w:trPr>
          <w:ins w:id="2576" w:author="Wright, Phil" w:date="2017-12-08T12:08:00Z"/>
        </w:trPr>
        <w:tc>
          <w:tcPr>
            <w:tcW w:w="938" w:type="pct"/>
            <w:tcPrChange w:id="2577" w:author="Wright, Phil" w:date="2017-12-08T12:08:00Z">
              <w:tcPr>
                <w:tcW w:w="1379" w:type="dxa"/>
              </w:tcPr>
            </w:tcPrChange>
          </w:tcPr>
          <w:p w:rsidR="002E0EE3" w:rsidRPr="004A1441" w:rsidRDefault="002E0EE3" w:rsidP="00A415C0">
            <w:pPr>
              <w:rPr>
                <w:ins w:id="2578" w:author="Wright, Phil" w:date="2017-12-08T12:08:00Z"/>
                <w:rFonts w:cs="Arial"/>
              </w:rPr>
            </w:pPr>
            <w:ins w:id="2579" w:author="Wright, Phil" w:date="2017-12-08T12:08:00Z">
              <w:r w:rsidRPr="004A1441">
                <w:rPr>
                  <w:rFonts w:cs="Arial"/>
                </w:rPr>
                <w:t>14</w:t>
              </w:r>
            </w:ins>
          </w:p>
        </w:tc>
        <w:tc>
          <w:tcPr>
            <w:tcW w:w="1923" w:type="pct"/>
            <w:tcPrChange w:id="2580" w:author="Wright, Phil" w:date="2017-12-08T12:08:00Z">
              <w:tcPr>
                <w:tcW w:w="2827" w:type="dxa"/>
              </w:tcPr>
            </w:tcPrChange>
          </w:tcPr>
          <w:p w:rsidR="002E0EE3" w:rsidRPr="004A1441" w:rsidRDefault="002E0EE3" w:rsidP="00A415C0">
            <w:pPr>
              <w:rPr>
                <w:ins w:id="2581" w:author="Wright, Phil" w:date="2017-12-08T12:08:00Z"/>
                <w:rFonts w:cs="Arial"/>
              </w:rPr>
            </w:pPr>
            <w:ins w:id="2582" w:author="Wright, Phil" w:date="2017-12-08T12:08:00Z">
              <w:r w:rsidRPr="004A1441">
                <w:rPr>
                  <w:rFonts w:cs="Arial"/>
                </w:rPr>
                <w:t>"Awaiting Info"</w:t>
              </w:r>
            </w:ins>
          </w:p>
        </w:tc>
        <w:tc>
          <w:tcPr>
            <w:tcW w:w="2139" w:type="pct"/>
            <w:tcPrChange w:id="2583" w:author="Wright, Phil" w:date="2017-12-08T12:08:00Z">
              <w:tcPr>
                <w:tcW w:w="3144" w:type="dxa"/>
              </w:tcPr>
            </w:tcPrChange>
          </w:tcPr>
          <w:p w:rsidR="002E0EE3" w:rsidRPr="003707F1" w:rsidRDefault="002E0EE3" w:rsidP="00A415C0">
            <w:pPr>
              <w:rPr>
                <w:ins w:id="2584" w:author="Wright, Phil" w:date="2017-12-08T12:08:00Z"/>
              </w:rPr>
            </w:pPr>
            <w:ins w:id="2585" w:author="Wright, Phil" w:date="2017-12-08T12:08:00Z">
              <w:r w:rsidRPr="00F30F72">
                <w:t>Engineer booked</w:t>
              </w:r>
            </w:ins>
          </w:p>
        </w:tc>
      </w:tr>
      <w:tr w:rsidR="002E0EE3" w:rsidRPr="003707F1" w:rsidTr="002E0EE3">
        <w:trPr>
          <w:ins w:id="2586" w:author="Wright, Phil" w:date="2017-12-08T12:08:00Z"/>
        </w:trPr>
        <w:tc>
          <w:tcPr>
            <w:tcW w:w="938" w:type="pct"/>
            <w:tcPrChange w:id="2587" w:author="Wright, Phil" w:date="2017-12-08T12:08:00Z">
              <w:tcPr>
                <w:tcW w:w="1379" w:type="dxa"/>
              </w:tcPr>
            </w:tcPrChange>
          </w:tcPr>
          <w:p w:rsidR="002E0EE3" w:rsidRPr="004A1441" w:rsidRDefault="002E0EE3" w:rsidP="00A415C0">
            <w:pPr>
              <w:rPr>
                <w:ins w:id="2588" w:author="Wright, Phil" w:date="2017-12-08T12:08:00Z"/>
                <w:rFonts w:cs="Arial"/>
              </w:rPr>
            </w:pPr>
            <w:ins w:id="2589" w:author="Wright, Phil" w:date="2017-12-08T12:08:00Z">
              <w:r w:rsidRPr="004A1441">
                <w:rPr>
                  <w:rFonts w:cs="Arial"/>
                </w:rPr>
                <w:t>15</w:t>
              </w:r>
            </w:ins>
          </w:p>
        </w:tc>
        <w:tc>
          <w:tcPr>
            <w:tcW w:w="1923" w:type="pct"/>
            <w:tcPrChange w:id="2590" w:author="Wright, Phil" w:date="2017-12-08T12:08:00Z">
              <w:tcPr>
                <w:tcW w:w="2827" w:type="dxa"/>
              </w:tcPr>
            </w:tcPrChange>
          </w:tcPr>
          <w:p w:rsidR="002E0EE3" w:rsidRPr="004A1441" w:rsidRDefault="002E0EE3" w:rsidP="00A415C0">
            <w:pPr>
              <w:rPr>
                <w:ins w:id="2591" w:author="Wright, Phil" w:date="2017-12-08T12:08:00Z"/>
                <w:rFonts w:cs="Arial"/>
              </w:rPr>
            </w:pPr>
            <w:ins w:id="2592" w:author="Wright, Phil" w:date="2017-12-08T12:08:00Z">
              <w:r w:rsidRPr="004A1441">
                <w:rPr>
                  <w:rFonts w:cs="Arial"/>
                </w:rPr>
                <w:t>"DVS Job on Hold"</w:t>
              </w:r>
            </w:ins>
          </w:p>
        </w:tc>
        <w:tc>
          <w:tcPr>
            <w:tcW w:w="2139" w:type="pct"/>
            <w:tcPrChange w:id="2593" w:author="Wright, Phil" w:date="2017-12-08T12:08:00Z">
              <w:tcPr>
                <w:tcW w:w="3144" w:type="dxa"/>
              </w:tcPr>
            </w:tcPrChange>
          </w:tcPr>
          <w:p w:rsidR="002E0EE3" w:rsidRPr="003707F1" w:rsidRDefault="002E0EE3" w:rsidP="00A415C0">
            <w:pPr>
              <w:rPr>
                <w:ins w:id="2594" w:author="Wright, Phil" w:date="2017-12-08T12:08:00Z"/>
              </w:rPr>
            </w:pPr>
            <w:ins w:id="2595" w:author="Wright, Phil" w:date="2017-12-08T12:08:00Z">
              <w:r w:rsidRPr="00F30F72">
                <w:t>Engineer booked</w:t>
              </w:r>
            </w:ins>
          </w:p>
        </w:tc>
      </w:tr>
      <w:tr w:rsidR="002E0EE3" w:rsidRPr="003707F1" w:rsidTr="002E0EE3">
        <w:trPr>
          <w:ins w:id="2596" w:author="Wright, Phil" w:date="2017-12-08T12:08:00Z"/>
        </w:trPr>
        <w:tc>
          <w:tcPr>
            <w:tcW w:w="938" w:type="pct"/>
            <w:tcPrChange w:id="2597" w:author="Wright, Phil" w:date="2017-12-08T12:08:00Z">
              <w:tcPr>
                <w:tcW w:w="1379" w:type="dxa"/>
              </w:tcPr>
            </w:tcPrChange>
          </w:tcPr>
          <w:p w:rsidR="002E0EE3" w:rsidRPr="004A1441" w:rsidRDefault="002E0EE3" w:rsidP="00A415C0">
            <w:pPr>
              <w:rPr>
                <w:ins w:id="2598" w:author="Wright, Phil" w:date="2017-12-08T12:08:00Z"/>
                <w:rFonts w:cs="Arial"/>
              </w:rPr>
            </w:pPr>
            <w:ins w:id="2599" w:author="Wright, Phil" w:date="2017-12-08T12:08:00Z">
              <w:r w:rsidRPr="004A1441">
                <w:rPr>
                  <w:rFonts w:cs="Arial"/>
                </w:rPr>
                <w:t>16</w:t>
              </w:r>
            </w:ins>
          </w:p>
        </w:tc>
        <w:tc>
          <w:tcPr>
            <w:tcW w:w="1923" w:type="pct"/>
            <w:tcPrChange w:id="2600" w:author="Wright, Phil" w:date="2017-12-08T12:08:00Z">
              <w:tcPr>
                <w:tcW w:w="2827" w:type="dxa"/>
              </w:tcPr>
            </w:tcPrChange>
          </w:tcPr>
          <w:p w:rsidR="002E0EE3" w:rsidRPr="004A1441" w:rsidRDefault="002E0EE3" w:rsidP="00A415C0">
            <w:pPr>
              <w:rPr>
                <w:ins w:id="2601" w:author="Wright, Phil" w:date="2017-12-08T12:08:00Z"/>
                <w:rFonts w:cs="Arial"/>
              </w:rPr>
            </w:pPr>
            <w:ins w:id="2602" w:author="Wright, Phil" w:date="2017-12-08T12:08:00Z">
              <w:r w:rsidRPr="004A1441">
                <w:rPr>
                  <w:rFonts w:cs="Arial"/>
                </w:rPr>
                <w:t>"Parts Received"</w:t>
              </w:r>
            </w:ins>
          </w:p>
        </w:tc>
        <w:tc>
          <w:tcPr>
            <w:tcW w:w="2139" w:type="pct"/>
            <w:tcPrChange w:id="2603" w:author="Wright, Phil" w:date="2017-12-08T12:08:00Z">
              <w:tcPr>
                <w:tcW w:w="3144" w:type="dxa"/>
              </w:tcPr>
            </w:tcPrChange>
          </w:tcPr>
          <w:p w:rsidR="002E0EE3" w:rsidRPr="003707F1" w:rsidRDefault="002E0EE3" w:rsidP="00A415C0">
            <w:pPr>
              <w:rPr>
                <w:ins w:id="2604" w:author="Wright, Phil" w:date="2017-12-08T12:08:00Z"/>
              </w:rPr>
            </w:pPr>
            <w:ins w:id="2605" w:author="Wright, Phil" w:date="2017-12-08T12:08:00Z">
              <w:r w:rsidRPr="003707F1">
                <w:t>Engineer booked</w:t>
              </w:r>
            </w:ins>
          </w:p>
        </w:tc>
      </w:tr>
      <w:tr w:rsidR="002E0EE3" w:rsidRPr="003707F1" w:rsidTr="002E0EE3">
        <w:trPr>
          <w:ins w:id="2606" w:author="Wright, Phil" w:date="2017-12-08T12:08:00Z"/>
        </w:trPr>
        <w:tc>
          <w:tcPr>
            <w:tcW w:w="938" w:type="pct"/>
            <w:tcPrChange w:id="2607" w:author="Wright, Phil" w:date="2017-12-08T12:08:00Z">
              <w:tcPr>
                <w:tcW w:w="1379" w:type="dxa"/>
              </w:tcPr>
            </w:tcPrChange>
          </w:tcPr>
          <w:p w:rsidR="002E0EE3" w:rsidRPr="004A1441" w:rsidRDefault="002E0EE3" w:rsidP="00A415C0">
            <w:pPr>
              <w:rPr>
                <w:ins w:id="2608" w:author="Wright, Phil" w:date="2017-12-08T12:08:00Z"/>
                <w:rFonts w:cs="Arial"/>
              </w:rPr>
            </w:pPr>
            <w:ins w:id="2609" w:author="Wright, Phil" w:date="2017-12-08T12:08:00Z">
              <w:r w:rsidRPr="004A1441">
                <w:rPr>
                  <w:rFonts w:cs="Arial"/>
                </w:rPr>
                <w:t>17</w:t>
              </w:r>
            </w:ins>
          </w:p>
        </w:tc>
        <w:tc>
          <w:tcPr>
            <w:tcW w:w="1923" w:type="pct"/>
            <w:tcPrChange w:id="2610" w:author="Wright, Phil" w:date="2017-12-08T12:08:00Z">
              <w:tcPr>
                <w:tcW w:w="2827" w:type="dxa"/>
              </w:tcPr>
            </w:tcPrChange>
          </w:tcPr>
          <w:p w:rsidR="002E0EE3" w:rsidRPr="004A1441" w:rsidRDefault="002E0EE3" w:rsidP="00A415C0">
            <w:pPr>
              <w:rPr>
                <w:ins w:id="2611" w:author="Wright, Phil" w:date="2017-12-08T12:08:00Z"/>
                <w:rFonts w:cs="Arial"/>
              </w:rPr>
            </w:pPr>
            <w:ins w:id="2612" w:author="Wright, Phil" w:date="2017-12-08T12:08:00Z">
              <w:r w:rsidRPr="004A1441">
                <w:rPr>
                  <w:rFonts w:cs="Arial"/>
                </w:rPr>
                <w:t>"Customer Promise"</w:t>
              </w:r>
            </w:ins>
          </w:p>
        </w:tc>
        <w:tc>
          <w:tcPr>
            <w:tcW w:w="2139" w:type="pct"/>
            <w:tcPrChange w:id="2613" w:author="Wright, Phil" w:date="2017-12-08T12:08:00Z">
              <w:tcPr>
                <w:tcW w:w="3144" w:type="dxa"/>
              </w:tcPr>
            </w:tcPrChange>
          </w:tcPr>
          <w:p w:rsidR="002E0EE3" w:rsidRPr="003707F1" w:rsidRDefault="002E0EE3" w:rsidP="00A415C0">
            <w:pPr>
              <w:rPr>
                <w:ins w:id="2614" w:author="Wright, Phil" w:date="2017-12-08T12:08:00Z"/>
              </w:rPr>
            </w:pPr>
            <w:ins w:id="2615" w:author="Wright, Phil" w:date="2017-12-08T12:08:00Z">
              <w:r w:rsidRPr="003707F1">
                <w:t>Engineer booked</w:t>
              </w:r>
            </w:ins>
          </w:p>
        </w:tc>
      </w:tr>
      <w:tr w:rsidR="002E0EE3" w:rsidRPr="003707F1" w:rsidTr="002E0EE3">
        <w:trPr>
          <w:ins w:id="2616" w:author="Wright, Phil" w:date="2017-12-08T12:08:00Z"/>
        </w:trPr>
        <w:tc>
          <w:tcPr>
            <w:tcW w:w="938" w:type="pct"/>
            <w:tcPrChange w:id="2617" w:author="Wright, Phil" w:date="2017-12-08T12:08:00Z">
              <w:tcPr>
                <w:tcW w:w="1379" w:type="dxa"/>
              </w:tcPr>
            </w:tcPrChange>
          </w:tcPr>
          <w:p w:rsidR="002E0EE3" w:rsidRPr="004A1441" w:rsidRDefault="002E0EE3" w:rsidP="00A415C0">
            <w:pPr>
              <w:rPr>
                <w:ins w:id="2618" w:author="Wright, Phil" w:date="2017-12-08T12:08:00Z"/>
                <w:rFonts w:cs="Arial"/>
              </w:rPr>
            </w:pPr>
            <w:ins w:id="2619" w:author="Wright, Phil" w:date="2017-12-08T12:08:00Z">
              <w:r w:rsidRPr="004A1441">
                <w:rPr>
                  <w:rFonts w:cs="Arial"/>
                </w:rPr>
                <w:t>18</w:t>
              </w:r>
            </w:ins>
          </w:p>
        </w:tc>
        <w:tc>
          <w:tcPr>
            <w:tcW w:w="1923" w:type="pct"/>
            <w:tcPrChange w:id="2620" w:author="Wright, Phil" w:date="2017-12-08T12:08:00Z">
              <w:tcPr>
                <w:tcW w:w="2827" w:type="dxa"/>
              </w:tcPr>
            </w:tcPrChange>
          </w:tcPr>
          <w:p w:rsidR="002E0EE3" w:rsidRPr="004A1441" w:rsidRDefault="002E0EE3" w:rsidP="00A415C0">
            <w:pPr>
              <w:rPr>
                <w:ins w:id="2621" w:author="Wright, Phil" w:date="2017-12-08T12:08:00Z"/>
                <w:rFonts w:cs="Arial"/>
              </w:rPr>
            </w:pPr>
            <w:ins w:id="2622" w:author="Wright, Phil" w:date="2017-12-08T12:08:00Z">
              <w:r w:rsidRPr="004A1441">
                <w:rPr>
                  <w:rFonts w:cs="Arial"/>
                </w:rPr>
                <w:t>"Appliance in Workshop"</w:t>
              </w:r>
            </w:ins>
          </w:p>
        </w:tc>
        <w:tc>
          <w:tcPr>
            <w:tcW w:w="2139" w:type="pct"/>
            <w:tcPrChange w:id="2623" w:author="Wright, Phil" w:date="2017-12-08T12:08:00Z">
              <w:tcPr>
                <w:tcW w:w="3144" w:type="dxa"/>
              </w:tcPr>
            </w:tcPrChange>
          </w:tcPr>
          <w:p w:rsidR="002E0EE3" w:rsidRPr="003707F1" w:rsidRDefault="002E0EE3" w:rsidP="00A415C0">
            <w:pPr>
              <w:rPr>
                <w:ins w:id="2624" w:author="Wright, Phil" w:date="2017-12-08T12:08:00Z"/>
              </w:rPr>
            </w:pPr>
            <w:ins w:id="2625" w:author="Wright, Phil" w:date="2017-12-08T12:08:00Z">
              <w:r w:rsidRPr="003707F1">
                <w:t>Item arrived at depot for repair</w:t>
              </w:r>
            </w:ins>
          </w:p>
        </w:tc>
      </w:tr>
      <w:tr w:rsidR="002E0EE3" w:rsidRPr="003707F1" w:rsidTr="002E0EE3">
        <w:trPr>
          <w:ins w:id="2626" w:author="Wright, Phil" w:date="2017-12-08T12:08:00Z"/>
        </w:trPr>
        <w:tc>
          <w:tcPr>
            <w:tcW w:w="938" w:type="pct"/>
            <w:tcPrChange w:id="2627" w:author="Wright, Phil" w:date="2017-12-08T12:08:00Z">
              <w:tcPr>
                <w:tcW w:w="1379" w:type="dxa"/>
              </w:tcPr>
            </w:tcPrChange>
          </w:tcPr>
          <w:p w:rsidR="002E0EE3" w:rsidRPr="004A1441" w:rsidRDefault="002E0EE3" w:rsidP="00A415C0">
            <w:pPr>
              <w:rPr>
                <w:ins w:id="2628" w:author="Wright, Phil" w:date="2017-12-08T12:08:00Z"/>
                <w:rFonts w:cs="Arial"/>
              </w:rPr>
            </w:pPr>
            <w:ins w:id="2629" w:author="Wright, Phil" w:date="2017-12-08T12:08:00Z">
              <w:r w:rsidRPr="004A1441">
                <w:rPr>
                  <w:rFonts w:cs="Arial"/>
                </w:rPr>
                <w:lastRenderedPageBreak/>
                <w:t>29</w:t>
              </w:r>
            </w:ins>
          </w:p>
        </w:tc>
        <w:tc>
          <w:tcPr>
            <w:tcW w:w="1923" w:type="pct"/>
            <w:tcPrChange w:id="2630" w:author="Wright, Phil" w:date="2017-12-08T12:08:00Z">
              <w:tcPr>
                <w:tcW w:w="2827" w:type="dxa"/>
              </w:tcPr>
            </w:tcPrChange>
          </w:tcPr>
          <w:p w:rsidR="002E0EE3" w:rsidRPr="004A1441" w:rsidRDefault="002E0EE3" w:rsidP="00A415C0">
            <w:pPr>
              <w:rPr>
                <w:ins w:id="2631" w:author="Wright, Phil" w:date="2017-12-08T12:08:00Z"/>
                <w:rFonts w:cs="Arial"/>
              </w:rPr>
            </w:pPr>
            <w:ins w:id="2632" w:author="Wright, Phil" w:date="2017-12-08T12:08:00Z">
              <w:r w:rsidRPr="004A1441">
                <w:rPr>
                  <w:rFonts w:cs="Arial"/>
                </w:rPr>
                <w:t>"Not Complete by Engineer"</w:t>
              </w:r>
            </w:ins>
          </w:p>
        </w:tc>
        <w:tc>
          <w:tcPr>
            <w:tcW w:w="2139" w:type="pct"/>
            <w:tcPrChange w:id="2633" w:author="Wright, Phil" w:date="2017-12-08T12:08:00Z">
              <w:tcPr>
                <w:tcW w:w="3144" w:type="dxa"/>
              </w:tcPr>
            </w:tcPrChange>
          </w:tcPr>
          <w:p w:rsidR="002E0EE3" w:rsidRPr="003707F1" w:rsidRDefault="002E0EE3" w:rsidP="00A415C0">
            <w:pPr>
              <w:rPr>
                <w:ins w:id="2634" w:author="Wright, Phil" w:date="2017-12-08T12:08:00Z"/>
              </w:rPr>
            </w:pPr>
            <w:ins w:id="2635" w:author="Wright, Phil" w:date="2017-12-08T12:08:00Z">
              <w:r w:rsidRPr="00F30F72">
                <w:t>Engineer booked</w:t>
              </w:r>
            </w:ins>
          </w:p>
        </w:tc>
      </w:tr>
      <w:tr w:rsidR="002E0EE3" w:rsidRPr="003707F1" w:rsidTr="002E0EE3">
        <w:trPr>
          <w:ins w:id="2636" w:author="Wright, Phil" w:date="2017-12-08T12:08:00Z"/>
        </w:trPr>
        <w:tc>
          <w:tcPr>
            <w:tcW w:w="938" w:type="pct"/>
            <w:tcPrChange w:id="2637" w:author="Wright, Phil" w:date="2017-12-08T12:08:00Z">
              <w:tcPr>
                <w:tcW w:w="1379" w:type="dxa"/>
              </w:tcPr>
            </w:tcPrChange>
          </w:tcPr>
          <w:p w:rsidR="002E0EE3" w:rsidRPr="004A1441" w:rsidRDefault="002E0EE3" w:rsidP="00A415C0">
            <w:pPr>
              <w:rPr>
                <w:ins w:id="2638" w:author="Wright, Phil" w:date="2017-12-08T12:08:00Z"/>
                <w:rFonts w:cs="Arial"/>
              </w:rPr>
            </w:pPr>
            <w:ins w:id="2639" w:author="Wright, Phil" w:date="2017-12-08T12:08:00Z">
              <w:r w:rsidRPr="004A1441">
                <w:rPr>
                  <w:rFonts w:cs="Arial"/>
                </w:rPr>
                <w:t>32</w:t>
              </w:r>
            </w:ins>
          </w:p>
        </w:tc>
        <w:tc>
          <w:tcPr>
            <w:tcW w:w="1923" w:type="pct"/>
            <w:tcPrChange w:id="2640" w:author="Wright, Phil" w:date="2017-12-08T12:08:00Z">
              <w:tcPr>
                <w:tcW w:w="2827" w:type="dxa"/>
              </w:tcPr>
            </w:tcPrChange>
          </w:tcPr>
          <w:p w:rsidR="002E0EE3" w:rsidRPr="004A1441" w:rsidRDefault="002E0EE3" w:rsidP="00A415C0">
            <w:pPr>
              <w:rPr>
                <w:ins w:id="2641" w:author="Wright, Phil" w:date="2017-12-08T12:08:00Z"/>
                <w:rFonts w:cs="Arial"/>
              </w:rPr>
            </w:pPr>
            <w:ins w:id="2642" w:author="Wright, Phil" w:date="2017-12-08T12:08:00Z">
              <w:r w:rsidRPr="004A1441">
                <w:rPr>
                  <w:rFonts w:cs="Arial"/>
                </w:rPr>
                <w:t>"Modification Created"</w:t>
              </w:r>
            </w:ins>
          </w:p>
        </w:tc>
        <w:tc>
          <w:tcPr>
            <w:tcW w:w="2139" w:type="pct"/>
            <w:tcPrChange w:id="2643" w:author="Wright, Phil" w:date="2017-12-08T12:08:00Z">
              <w:tcPr>
                <w:tcW w:w="3144" w:type="dxa"/>
              </w:tcPr>
            </w:tcPrChange>
          </w:tcPr>
          <w:p w:rsidR="002E0EE3" w:rsidRPr="003707F1" w:rsidRDefault="002E0EE3" w:rsidP="00A415C0">
            <w:pPr>
              <w:rPr>
                <w:ins w:id="2644" w:author="Wright, Phil" w:date="2017-12-08T12:08:00Z"/>
              </w:rPr>
            </w:pPr>
            <w:ins w:id="2645" w:author="Wright, Phil" w:date="2017-12-08T12:08:00Z">
              <w:r w:rsidRPr="00F30F72">
                <w:t>Engineer booked</w:t>
              </w:r>
            </w:ins>
          </w:p>
        </w:tc>
      </w:tr>
      <w:tr w:rsidR="002E0EE3" w:rsidRPr="003707F1" w:rsidTr="002E0EE3">
        <w:trPr>
          <w:ins w:id="2646" w:author="Wright, Phil" w:date="2017-12-08T12:08:00Z"/>
        </w:trPr>
        <w:tc>
          <w:tcPr>
            <w:tcW w:w="938" w:type="pct"/>
            <w:tcPrChange w:id="2647" w:author="Wright, Phil" w:date="2017-12-08T12:08:00Z">
              <w:tcPr>
                <w:tcW w:w="1379" w:type="dxa"/>
              </w:tcPr>
            </w:tcPrChange>
          </w:tcPr>
          <w:p w:rsidR="002E0EE3" w:rsidRPr="004A1441" w:rsidRDefault="002E0EE3" w:rsidP="00A415C0">
            <w:pPr>
              <w:rPr>
                <w:ins w:id="2648" w:author="Wright, Phil" w:date="2017-12-08T12:08:00Z"/>
                <w:rFonts w:cs="Arial"/>
              </w:rPr>
            </w:pPr>
            <w:ins w:id="2649" w:author="Wright, Phil" w:date="2017-12-08T12:08:00Z">
              <w:r w:rsidRPr="004A1441">
                <w:rPr>
                  <w:rFonts w:cs="Arial"/>
                </w:rPr>
                <w:t>33</w:t>
              </w:r>
            </w:ins>
          </w:p>
        </w:tc>
        <w:tc>
          <w:tcPr>
            <w:tcW w:w="1923" w:type="pct"/>
            <w:tcPrChange w:id="2650" w:author="Wright, Phil" w:date="2017-12-08T12:08:00Z">
              <w:tcPr>
                <w:tcW w:w="2827" w:type="dxa"/>
              </w:tcPr>
            </w:tcPrChange>
          </w:tcPr>
          <w:p w:rsidR="002E0EE3" w:rsidRPr="004A1441" w:rsidRDefault="002E0EE3" w:rsidP="00A415C0">
            <w:pPr>
              <w:rPr>
                <w:ins w:id="2651" w:author="Wright, Phil" w:date="2017-12-08T12:08:00Z"/>
                <w:rFonts w:cs="Arial"/>
              </w:rPr>
            </w:pPr>
            <w:ins w:id="2652" w:author="Wright, Phil" w:date="2017-12-08T12:08:00Z">
              <w:r w:rsidRPr="004A1441">
                <w:rPr>
                  <w:rFonts w:cs="Arial"/>
                </w:rPr>
                <w:t>"Waiting for Exchange"</w:t>
              </w:r>
            </w:ins>
          </w:p>
        </w:tc>
        <w:tc>
          <w:tcPr>
            <w:tcW w:w="2139" w:type="pct"/>
            <w:tcPrChange w:id="2653" w:author="Wright, Phil" w:date="2017-12-08T12:08:00Z">
              <w:tcPr>
                <w:tcW w:w="3144" w:type="dxa"/>
              </w:tcPr>
            </w:tcPrChange>
          </w:tcPr>
          <w:p w:rsidR="002E0EE3" w:rsidRPr="003707F1" w:rsidRDefault="002E0EE3" w:rsidP="00A415C0">
            <w:pPr>
              <w:rPr>
                <w:ins w:id="2654" w:author="Wright, Phil" w:date="2017-12-08T12:08:00Z"/>
              </w:rPr>
            </w:pPr>
            <w:ins w:id="2655" w:author="Wright, Phil" w:date="2017-12-08T12:08:00Z">
              <w:r w:rsidRPr="003707F1">
                <w:t>Item to be replaced</w:t>
              </w:r>
            </w:ins>
          </w:p>
        </w:tc>
      </w:tr>
      <w:tr w:rsidR="002E0EE3" w:rsidRPr="003707F1" w:rsidTr="002E0EE3">
        <w:trPr>
          <w:ins w:id="2656" w:author="Wright, Phil" w:date="2017-12-08T12:08:00Z"/>
        </w:trPr>
        <w:tc>
          <w:tcPr>
            <w:tcW w:w="938" w:type="pct"/>
            <w:tcPrChange w:id="2657" w:author="Wright, Phil" w:date="2017-12-08T12:08:00Z">
              <w:tcPr>
                <w:tcW w:w="1379" w:type="dxa"/>
              </w:tcPr>
            </w:tcPrChange>
          </w:tcPr>
          <w:p w:rsidR="002E0EE3" w:rsidRPr="004A1441" w:rsidRDefault="002E0EE3" w:rsidP="00A415C0">
            <w:pPr>
              <w:rPr>
                <w:ins w:id="2658" w:author="Wright, Phil" w:date="2017-12-08T12:08:00Z"/>
                <w:rFonts w:cs="Arial"/>
              </w:rPr>
            </w:pPr>
            <w:ins w:id="2659" w:author="Wright, Phil" w:date="2017-12-08T12:08:00Z">
              <w:r w:rsidRPr="004A1441">
                <w:rPr>
                  <w:rFonts w:cs="Arial"/>
                </w:rPr>
                <w:t>39</w:t>
              </w:r>
            </w:ins>
          </w:p>
        </w:tc>
        <w:tc>
          <w:tcPr>
            <w:tcW w:w="1923" w:type="pct"/>
            <w:tcPrChange w:id="2660" w:author="Wright, Phil" w:date="2017-12-08T12:08:00Z">
              <w:tcPr>
                <w:tcW w:w="2827" w:type="dxa"/>
              </w:tcPr>
            </w:tcPrChange>
          </w:tcPr>
          <w:p w:rsidR="002E0EE3" w:rsidRPr="004A1441" w:rsidRDefault="002E0EE3" w:rsidP="00A415C0">
            <w:pPr>
              <w:rPr>
                <w:ins w:id="2661" w:author="Wright, Phil" w:date="2017-12-08T12:08:00Z"/>
                <w:rFonts w:cs="Arial"/>
              </w:rPr>
            </w:pPr>
            <w:ins w:id="2662" w:author="Wright, Phil" w:date="2017-12-08T12:08:00Z">
              <w:r w:rsidRPr="004A1441">
                <w:rPr>
                  <w:rFonts w:cs="Arial"/>
                </w:rPr>
                <w:t>"Escalated to Technical"</w:t>
              </w:r>
            </w:ins>
          </w:p>
        </w:tc>
        <w:tc>
          <w:tcPr>
            <w:tcW w:w="2139" w:type="pct"/>
            <w:tcPrChange w:id="2663" w:author="Wright, Phil" w:date="2017-12-08T12:08:00Z">
              <w:tcPr>
                <w:tcW w:w="3144" w:type="dxa"/>
              </w:tcPr>
            </w:tcPrChange>
          </w:tcPr>
          <w:p w:rsidR="002E0EE3" w:rsidRPr="003707F1" w:rsidRDefault="002E0EE3" w:rsidP="00A415C0">
            <w:pPr>
              <w:rPr>
                <w:ins w:id="2664" w:author="Wright, Phil" w:date="2017-12-08T12:08:00Z"/>
              </w:rPr>
            </w:pPr>
            <w:ins w:id="2665" w:author="Wright, Phil" w:date="2017-12-08T12:08:00Z">
              <w:r w:rsidRPr="00F30F72">
                <w:t>Engineer booked</w:t>
              </w:r>
            </w:ins>
          </w:p>
        </w:tc>
      </w:tr>
      <w:tr w:rsidR="002E0EE3" w:rsidTr="002E0EE3">
        <w:trPr>
          <w:ins w:id="2666" w:author="Wright, Phil" w:date="2017-12-08T12:08:00Z"/>
        </w:trPr>
        <w:tc>
          <w:tcPr>
            <w:tcW w:w="938" w:type="pct"/>
            <w:tcPrChange w:id="2667" w:author="Wright, Phil" w:date="2017-12-08T12:08:00Z">
              <w:tcPr>
                <w:tcW w:w="1379" w:type="dxa"/>
              </w:tcPr>
            </w:tcPrChange>
          </w:tcPr>
          <w:p w:rsidR="002E0EE3" w:rsidRPr="004A1441" w:rsidRDefault="002E0EE3" w:rsidP="00A415C0">
            <w:pPr>
              <w:rPr>
                <w:ins w:id="2668" w:author="Wright, Phil" w:date="2017-12-08T12:08:00Z"/>
                <w:rFonts w:cs="Arial"/>
              </w:rPr>
            </w:pPr>
            <w:ins w:id="2669" w:author="Wright, Phil" w:date="2017-12-08T12:08:00Z">
              <w:r w:rsidRPr="004A1441">
                <w:rPr>
                  <w:rFonts w:cs="Arial"/>
                </w:rPr>
                <w:t>41</w:t>
              </w:r>
            </w:ins>
          </w:p>
        </w:tc>
        <w:tc>
          <w:tcPr>
            <w:tcW w:w="1923" w:type="pct"/>
            <w:tcPrChange w:id="2670" w:author="Wright, Phil" w:date="2017-12-08T12:08:00Z">
              <w:tcPr>
                <w:tcW w:w="2827" w:type="dxa"/>
              </w:tcPr>
            </w:tcPrChange>
          </w:tcPr>
          <w:p w:rsidR="002E0EE3" w:rsidRPr="004A1441" w:rsidRDefault="002E0EE3" w:rsidP="00A415C0">
            <w:pPr>
              <w:rPr>
                <w:ins w:id="2671" w:author="Wright, Phil" w:date="2017-12-08T12:08:00Z"/>
                <w:rFonts w:cs="Arial"/>
              </w:rPr>
            </w:pPr>
            <w:ins w:id="2672" w:author="Wright, Phil" w:date="2017-12-08T12:08:00Z">
              <w:r w:rsidRPr="004A1441">
                <w:rPr>
                  <w:rFonts w:cs="Arial"/>
                </w:rPr>
                <w:t>"Escalated to Network Manager"</w:t>
              </w:r>
            </w:ins>
          </w:p>
        </w:tc>
        <w:tc>
          <w:tcPr>
            <w:tcW w:w="2139" w:type="pct"/>
            <w:tcPrChange w:id="2673" w:author="Wright, Phil" w:date="2017-12-08T12:08:00Z">
              <w:tcPr>
                <w:tcW w:w="3144" w:type="dxa"/>
              </w:tcPr>
            </w:tcPrChange>
          </w:tcPr>
          <w:p w:rsidR="002E0EE3" w:rsidRDefault="002E0EE3" w:rsidP="00A415C0">
            <w:pPr>
              <w:rPr>
                <w:ins w:id="2674" w:author="Wright, Phil" w:date="2017-12-08T12:08:00Z"/>
              </w:rPr>
            </w:pPr>
            <w:ins w:id="2675" w:author="Wright, Phil" w:date="2017-12-08T12:08:00Z">
              <w:r w:rsidRPr="008117F9">
                <w:t>Engineer booked</w:t>
              </w:r>
            </w:ins>
          </w:p>
        </w:tc>
      </w:tr>
      <w:tr w:rsidR="002E0EE3" w:rsidTr="002E0EE3">
        <w:trPr>
          <w:ins w:id="2676" w:author="Wright, Phil" w:date="2017-12-08T12:08:00Z"/>
        </w:trPr>
        <w:tc>
          <w:tcPr>
            <w:tcW w:w="938" w:type="pct"/>
            <w:tcPrChange w:id="2677" w:author="Wright, Phil" w:date="2017-12-08T12:08:00Z">
              <w:tcPr>
                <w:tcW w:w="1379" w:type="dxa"/>
              </w:tcPr>
            </w:tcPrChange>
          </w:tcPr>
          <w:p w:rsidR="002E0EE3" w:rsidRPr="004A1441" w:rsidRDefault="002E0EE3" w:rsidP="00A415C0">
            <w:pPr>
              <w:rPr>
                <w:ins w:id="2678" w:author="Wright, Phil" w:date="2017-12-08T12:08:00Z"/>
                <w:rFonts w:cs="Arial"/>
              </w:rPr>
            </w:pPr>
            <w:ins w:id="2679" w:author="Wright, Phil" w:date="2017-12-08T12:08:00Z">
              <w:r w:rsidRPr="004A1441">
                <w:rPr>
                  <w:rFonts w:cs="Arial"/>
                </w:rPr>
                <w:t>42</w:t>
              </w:r>
            </w:ins>
          </w:p>
        </w:tc>
        <w:tc>
          <w:tcPr>
            <w:tcW w:w="1923" w:type="pct"/>
            <w:tcPrChange w:id="2680" w:author="Wright, Phil" w:date="2017-12-08T12:08:00Z">
              <w:tcPr>
                <w:tcW w:w="2827" w:type="dxa"/>
              </w:tcPr>
            </w:tcPrChange>
          </w:tcPr>
          <w:p w:rsidR="002E0EE3" w:rsidRPr="004A1441" w:rsidRDefault="002E0EE3" w:rsidP="00A415C0">
            <w:pPr>
              <w:rPr>
                <w:ins w:id="2681" w:author="Wright, Phil" w:date="2017-12-08T12:08:00Z"/>
                <w:rFonts w:cs="Arial"/>
              </w:rPr>
            </w:pPr>
            <w:ins w:id="2682" w:author="Wright, Phil" w:date="2017-12-08T12:08:00Z">
              <w:r w:rsidRPr="004A1441">
                <w:rPr>
                  <w:rFonts w:cs="Arial"/>
                </w:rPr>
                <w:t>"Delivered into DC"</w:t>
              </w:r>
            </w:ins>
          </w:p>
        </w:tc>
        <w:tc>
          <w:tcPr>
            <w:tcW w:w="2139" w:type="pct"/>
            <w:tcPrChange w:id="2683" w:author="Wright, Phil" w:date="2017-12-08T12:08:00Z">
              <w:tcPr>
                <w:tcW w:w="3144" w:type="dxa"/>
              </w:tcPr>
            </w:tcPrChange>
          </w:tcPr>
          <w:p w:rsidR="002E0EE3" w:rsidRDefault="002E0EE3" w:rsidP="00A415C0">
            <w:pPr>
              <w:rPr>
                <w:ins w:id="2684" w:author="Wright, Phil" w:date="2017-12-08T12:08:00Z"/>
              </w:rPr>
            </w:pPr>
            <w:ins w:id="2685" w:author="Wright, Phil" w:date="2017-12-08T12:08:00Z">
              <w:r w:rsidRPr="008117F9">
                <w:t>Engineer booked</w:t>
              </w:r>
            </w:ins>
          </w:p>
        </w:tc>
      </w:tr>
      <w:tr w:rsidR="002E0EE3" w:rsidTr="002E0EE3">
        <w:trPr>
          <w:ins w:id="2686" w:author="Wright, Phil" w:date="2017-12-08T12:08:00Z"/>
        </w:trPr>
        <w:tc>
          <w:tcPr>
            <w:tcW w:w="938" w:type="pct"/>
            <w:tcPrChange w:id="2687" w:author="Wright, Phil" w:date="2017-12-08T12:08:00Z">
              <w:tcPr>
                <w:tcW w:w="1379" w:type="dxa"/>
              </w:tcPr>
            </w:tcPrChange>
          </w:tcPr>
          <w:p w:rsidR="002E0EE3" w:rsidRPr="004A1441" w:rsidRDefault="002E0EE3" w:rsidP="00A415C0">
            <w:pPr>
              <w:rPr>
                <w:ins w:id="2688" w:author="Wright, Phil" w:date="2017-12-08T12:08:00Z"/>
                <w:rFonts w:cs="Arial"/>
              </w:rPr>
            </w:pPr>
            <w:ins w:id="2689" w:author="Wright, Phil" w:date="2017-12-08T12:08:00Z">
              <w:r w:rsidRPr="004A1441">
                <w:rPr>
                  <w:rFonts w:cs="Arial"/>
                </w:rPr>
                <w:t>43</w:t>
              </w:r>
            </w:ins>
          </w:p>
        </w:tc>
        <w:tc>
          <w:tcPr>
            <w:tcW w:w="1923" w:type="pct"/>
            <w:tcPrChange w:id="2690" w:author="Wright, Phil" w:date="2017-12-08T12:08:00Z">
              <w:tcPr>
                <w:tcW w:w="2827" w:type="dxa"/>
              </w:tcPr>
            </w:tcPrChange>
          </w:tcPr>
          <w:p w:rsidR="002E0EE3" w:rsidRPr="004A1441" w:rsidRDefault="002E0EE3" w:rsidP="00A415C0">
            <w:pPr>
              <w:rPr>
                <w:ins w:id="2691" w:author="Wright, Phil" w:date="2017-12-08T12:08:00Z"/>
                <w:rFonts w:cs="Arial"/>
              </w:rPr>
            </w:pPr>
            <w:ins w:id="2692" w:author="Wright, Phil" w:date="2017-12-08T12:08:00Z">
              <w:r w:rsidRPr="004A1441">
                <w:rPr>
                  <w:rFonts w:cs="Arial"/>
                </w:rPr>
                <w:t>"Booked onto Van"</w:t>
              </w:r>
            </w:ins>
          </w:p>
        </w:tc>
        <w:tc>
          <w:tcPr>
            <w:tcW w:w="2139" w:type="pct"/>
            <w:tcPrChange w:id="2693" w:author="Wright, Phil" w:date="2017-12-08T12:08:00Z">
              <w:tcPr>
                <w:tcW w:w="3144" w:type="dxa"/>
              </w:tcPr>
            </w:tcPrChange>
          </w:tcPr>
          <w:p w:rsidR="002E0EE3" w:rsidRDefault="002E0EE3" w:rsidP="00A415C0">
            <w:pPr>
              <w:rPr>
                <w:ins w:id="2694" w:author="Wright, Phil" w:date="2017-12-08T12:08:00Z"/>
              </w:rPr>
            </w:pPr>
            <w:ins w:id="2695" w:author="Wright, Phil" w:date="2017-12-08T12:08:00Z">
              <w:r w:rsidRPr="008117F9">
                <w:t>Engineer booked</w:t>
              </w:r>
            </w:ins>
          </w:p>
        </w:tc>
      </w:tr>
      <w:tr w:rsidR="002E0EE3" w:rsidTr="002E0EE3">
        <w:trPr>
          <w:ins w:id="2696" w:author="Wright, Phil" w:date="2017-12-08T12:08:00Z"/>
        </w:trPr>
        <w:tc>
          <w:tcPr>
            <w:tcW w:w="938" w:type="pct"/>
            <w:tcPrChange w:id="2697" w:author="Wright, Phil" w:date="2017-12-08T12:08:00Z">
              <w:tcPr>
                <w:tcW w:w="1379" w:type="dxa"/>
              </w:tcPr>
            </w:tcPrChange>
          </w:tcPr>
          <w:p w:rsidR="002E0EE3" w:rsidRPr="004A1441" w:rsidRDefault="002E0EE3" w:rsidP="00A415C0">
            <w:pPr>
              <w:rPr>
                <w:ins w:id="2698" w:author="Wright, Phil" w:date="2017-12-08T12:08:00Z"/>
                <w:rFonts w:cs="Arial"/>
              </w:rPr>
            </w:pPr>
            <w:ins w:id="2699" w:author="Wright, Phil" w:date="2017-12-08T12:08:00Z">
              <w:r w:rsidRPr="004A1441">
                <w:rPr>
                  <w:rFonts w:cs="Arial"/>
                </w:rPr>
                <w:t>46</w:t>
              </w:r>
            </w:ins>
          </w:p>
        </w:tc>
        <w:tc>
          <w:tcPr>
            <w:tcW w:w="1923" w:type="pct"/>
            <w:tcPrChange w:id="2700" w:author="Wright, Phil" w:date="2017-12-08T12:08:00Z">
              <w:tcPr>
                <w:tcW w:w="2827" w:type="dxa"/>
              </w:tcPr>
            </w:tcPrChange>
          </w:tcPr>
          <w:p w:rsidR="002E0EE3" w:rsidRPr="004A1441" w:rsidRDefault="002E0EE3" w:rsidP="00A415C0">
            <w:pPr>
              <w:rPr>
                <w:ins w:id="2701" w:author="Wright, Phil" w:date="2017-12-08T12:08:00Z"/>
                <w:rFonts w:cs="Arial"/>
              </w:rPr>
            </w:pPr>
            <w:ins w:id="2702" w:author="Wright, Phil" w:date="2017-12-08T12:08:00Z">
              <w:r w:rsidRPr="004A1441">
                <w:rPr>
                  <w:rFonts w:cs="Arial"/>
                </w:rPr>
                <w:t>"Refund Request"</w:t>
              </w:r>
            </w:ins>
          </w:p>
        </w:tc>
        <w:tc>
          <w:tcPr>
            <w:tcW w:w="2139" w:type="pct"/>
            <w:tcPrChange w:id="2703" w:author="Wright, Phil" w:date="2017-12-08T12:08:00Z">
              <w:tcPr>
                <w:tcW w:w="3144" w:type="dxa"/>
              </w:tcPr>
            </w:tcPrChange>
          </w:tcPr>
          <w:p w:rsidR="002E0EE3" w:rsidRDefault="002E0EE3" w:rsidP="00A415C0">
            <w:pPr>
              <w:rPr>
                <w:ins w:id="2704" w:author="Wright, Phil" w:date="2017-12-08T12:08:00Z"/>
              </w:rPr>
            </w:pPr>
            <w:ins w:id="2705" w:author="Wright, Phil" w:date="2017-12-08T12:08:00Z">
              <w:r w:rsidRPr="008117F9">
                <w:t>Engineer booked</w:t>
              </w:r>
            </w:ins>
          </w:p>
        </w:tc>
      </w:tr>
      <w:tr w:rsidR="002E0EE3" w:rsidTr="002E0EE3">
        <w:trPr>
          <w:ins w:id="2706" w:author="Wright, Phil" w:date="2017-12-08T12:08:00Z"/>
        </w:trPr>
        <w:tc>
          <w:tcPr>
            <w:tcW w:w="938" w:type="pct"/>
            <w:tcPrChange w:id="2707" w:author="Wright, Phil" w:date="2017-12-08T12:08:00Z">
              <w:tcPr>
                <w:tcW w:w="1379" w:type="dxa"/>
              </w:tcPr>
            </w:tcPrChange>
          </w:tcPr>
          <w:p w:rsidR="002E0EE3" w:rsidRPr="004A1441" w:rsidRDefault="002E0EE3" w:rsidP="00A415C0">
            <w:pPr>
              <w:rPr>
                <w:ins w:id="2708" w:author="Wright, Phil" w:date="2017-12-08T12:08:00Z"/>
                <w:rFonts w:cs="Arial"/>
              </w:rPr>
            </w:pPr>
            <w:ins w:id="2709" w:author="Wright, Phil" w:date="2017-12-08T12:08:00Z">
              <w:r w:rsidRPr="004A1441">
                <w:rPr>
                  <w:rFonts w:cs="Arial"/>
                </w:rPr>
                <w:t>47</w:t>
              </w:r>
            </w:ins>
          </w:p>
        </w:tc>
        <w:tc>
          <w:tcPr>
            <w:tcW w:w="1923" w:type="pct"/>
            <w:tcPrChange w:id="2710" w:author="Wright, Phil" w:date="2017-12-08T12:08:00Z">
              <w:tcPr>
                <w:tcW w:w="2827" w:type="dxa"/>
              </w:tcPr>
            </w:tcPrChange>
          </w:tcPr>
          <w:p w:rsidR="002E0EE3" w:rsidRPr="004A1441" w:rsidRDefault="002E0EE3" w:rsidP="00A415C0">
            <w:pPr>
              <w:rPr>
                <w:ins w:id="2711" w:author="Wright, Phil" w:date="2017-12-08T12:08:00Z"/>
                <w:rFonts w:cs="Arial"/>
              </w:rPr>
            </w:pPr>
            <w:ins w:id="2712" w:author="Wright, Phil" w:date="2017-12-08T12:08:00Z">
              <w:r w:rsidRPr="004A1441">
                <w:rPr>
                  <w:rFonts w:cs="Arial"/>
                </w:rPr>
                <w:t>"OUTSTANDING CALL"</w:t>
              </w:r>
            </w:ins>
          </w:p>
        </w:tc>
        <w:tc>
          <w:tcPr>
            <w:tcW w:w="2139" w:type="pct"/>
            <w:tcPrChange w:id="2713" w:author="Wright, Phil" w:date="2017-12-08T12:08:00Z">
              <w:tcPr>
                <w:tcW w:w="3144" w:type="dxa"/>
              </w:tcPr>
            </w:tcPrChange>
          </w:tcPr>
          <w:p w:rsidR="002E0EE3" w:rsidRDefault="002E0EE3" w:rsidP="00A415C0">
            <w:pPr>
              <w:rPr>
                <w:ins w:id="2714" w:author="Wright, Phil" w:date="2017-12-08T12:08:00Z"/>
              </w:rPr>
            </w:pPr>
            <w:ins w:id="2715" w:author="Wright, Phil" w:date="2017-12-08T12:08:00Z">
              <w:r w:rsidRPr="008117F9">
                <w:t>Engineer booked</w:t>
              </w:r>
            </w:ins>
          </w:p>
        </w:tc>
      </w:tr>
    </w:tbl>
    <w:p w:rsidR="00216FE3" w:rsidRPr="004A1441" w:rsidRDefault="00216FE3">
      <w:pPr>
        <w:rPr>
          <w:rFonts w:cs="Arial"/>
        </w:rPr>
      </w:pPr>
      <w:r w:rsidRPr="004A1441">
        <w:rPr>
          <w:rFonts w:cs="Arial"/>
        </w:rPr>
        <w:br w:type="page"/>
      </w:r>
    </w:p>
    <w:p w:rsidR="00B46BD5" w:rsidRPr="004A1441" w:rsidRDefault="00216FE3" w:rsidP="00257B1C">
      <w:pPr>
        <w:pStyle w:val="Heading2"/>
      </w:pPr>
      <w:bookmarkStart w:id="2716" w:name="_Toc499216917"/>
      <w:r w:rsidRPr="004A1441">
        <w:lastRenderedPageBreak/>
        <w:t>Non-Functional Requirements</w:t>
      </w:r>
      <w:bookmarkEnd w:id="2716"/>
    </w:p>
    <w:p w:rsidR="00F676D7" w:rsidRPr="004A1441" w:rsidRDefault="00F676D7" w:rsidP="00F676D7">
      <w:pPr>
        <w:pStyle w:val="BodyText"/>
        <w:ind w:left="0"/>
        <w:jc w:val="left"/>
        <w:rPr>
          <w:b/>
          <w:color w:val="FF0000"/>
        </w:rPr>
      </w:pPr>
      <w:r w:rsidRPr="004A1441">
        <w:rPr>
          <w:b/>
          <w:color w:val="FF0000"/>
        </w:rPr>
        <w:t>THESE SHOULD COVER BOTH CUSTOMER AND CLIENT PORTAL</w:t>
      </w:r>
    </w:p>
    <w:tbl>
      <w:tblPr>
        <w:tblW w:w="0" w:type="auto"/>
        <w:tblCellMar>
          <w:left w:w="0" w:type="dxa"/>
          <w:right w:w="0" w:type="dxa"/>
        </w:tblCellMar>
        <w:tblLook w:val="04A0" w:firstRow="1" w:lastRow="0" w:firstColumn="1" w:lastColumn="0" w:noHBand="0" w:noVBand="1"/>
      </w:tblPr>
      <w:tblGrid>
        <w:gridCol w:w="763"/>
        <w:gridCol w:w="7582"/>
      </w:tblGrid>
      <w:tr w:rsidR="00216FE3" w:rsidRPr="004A1441" w:rsidTr="00736FA8">
        <w:trPr>
          <w:trHeight w:val="765"/>
        </w:trPr>
        <w:tc>
          <w:tcPr>
            <w:tcW w:w="0" w:type="auto"/>
            <w:tcBorders>
              <w:top w:val="single" w:sz="4" w:space="0" w:color="auto"/>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F676D7" w:rsidRPr="004A1441" w:rsidRDefault="00F676D7">
            <w:pPr>
              <w:rPr>
                <w:rFonts w:ascii="Calibri" w:hAnsi="Calibri" w:cs="Calibri"/>
                <w:b/>
                <w:bCs/>
              </w:rPr>
            </w:pPr>
          </w:p>
          <w:p w:rsidR="00216FE3" w:rsidRPr="004A1441" w:rsidRDefault="00216FE3">
            <w:pPr>
              <w:rPr>
                <w:rFonts w:ascii="Calibri" w:hAnsi="Calibri" w:cs="Calibri"/>
                <w:b/>
                <w:bCs/>
              </w:rPr>
            </w:pPr>
            <w:r w:rsidRPr="004A1441">
              <w:rPr>
                <w:rFonts w:ascii="Calibri" w:hAnsi="Calibri" w:cs="Calibri"/>
                <w:b/>
                <w:bCs/>
              </w:rPr>
              <w:t>CPNFR - 1.1</w:t>
            </w:r>
          </w:p>
        </w:tc>
        <w:tc>
          <w:tcPr>
            <w:tcW w:w="0" w:type="auto"/>
            <w:tcBorders>
              <w:top w:val="single" w:sz="4" w:space="0" w:color="auto"/>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 xml:space="preserve">The </w:t>
            </w:r>
            <w:r w:rsidRPr="004A1441">
              <w:rPr>
                <w:rFonts w:ascii="Calibri" w:hAnsi="Calibri" w:cs="Calibri"/>
                <w:color w:val="FF0000"/>
              </w:rPr>
              <w:t xml:space="preserve">online </w:t>
            </w:r>
            <w:r w:rsidRPr="004A1441">
              <w:rPr>
                <w:rFonts w:ascii="Calibri" w:hAnsi="Calibri" w:cs="Calibri"/>
              </w:rPr>
              <w:t>solution must be available 24 hrs per day/7 days per week/365 days per year.</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- 1.10</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should provide transaction log data for the previous 30 days on a rolling basis</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- 1.12</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Planned system downtime (Maintenance) should not exceed 3 hours</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- 1.13</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will be re-started (failover) after 30 mins following a failure</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- 1.14</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If possible, the system maintenance should be managed by way of hot standby and failover to a secondary system</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- 1.15</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Data and System back up to occur whilst system is operational</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- 1.16</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shall have a back up system available to support primary system shut down</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- 1.17</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should maintain 20% available data storage capacity</w:t>
            </w:r>
          </w:p>
        </w:tc>
      </w:tr>
      <w:tr w:rsidR="00216FE3" w:rsidRPr="004A1441" w:rsidTr="00736FA8">
        <w:trPr>
          <w:trHeight w:val="1020"/>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- 1.18</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should be compatible with all supported browsers (defined within the Shop Direct company policy)</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- 1.19</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should allow for PCI Compliance</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maximum duration of planned outages must not exceed 8 hours per year, with a maximum of 2 planned outages per year.</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- 1.20</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should allow for DPA Compliance</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- 1.21</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should be dynamically flexible to allow 100,000 concurrent users</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- 1.22</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system should support concurrency requirement in invocation of Disaster Recovery situation for both peak and non peak periods</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- 1.23</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 xml:space="preserve">Ensure, where appropriate, all customer data is maintained and transitioned to the new or changed service. </w:t>
            </w:r>
          </w:p>
        </w:tc>
      </w:tr>
      <w:tr w:rsidR="00216FE3" w:rsidRPr="004A1441" w:rsidTr="00736FA8">
        <w:trPr>
          <w:trHeight w:val="1020"/>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lastRenderedPageBreak/>
              <w:t>CPNFR - 1.24</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For Ecomm changes, the target load speeds for the following should be agreed with Ecommerce Site Management Team (in line with leading industry standards and meet the requirements of the business);</w:t>
            </w:r>
            <w:r w:rsidRPr="004A1441">
              <w:rPr>
                <w:rFonts w:ascii="Calibri" w:hAnsi="Calibri" w:cs="Calibri"/>
              </w:rPr>
              <w:br/>
              <w:t>- Access to the customer portal</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- 1.25</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process for system restoration and recovery must ensure data integrity and security</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- 1.26</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Cross site inclusive of Third Parties and Partners resilience must be demonstrated in multiple or combinatorial scenarios</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- 1.27</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In the event of declaration of a disaster the new service will have an immediate Recovery Time Objectives (RTO)</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- 1.28</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In the event of declaration of a disaster the new service will have an immediate Recovery Point Objectives (RPO)</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- 1.3</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Availability percentage excluding planned outages should meet/exceed 99.99%.</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- 1.4</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maximum duration of unplanned outages should be less than 1 hour per year.</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- 1.5</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Time to respond during normal operations – from time of failure to initial incident escalation - should be less than 15 minutes.</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- 1.6</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The solution must be immediately restored after failure, during normal operations - from time of escalation to time of return to service.</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- 1.7</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Recovery time objective during normal operations must be immediate.</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- 1.8</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We require immediate response during a disaster scenario – from time of failure to initial incident escalation.</w:t>
            </w:r>
          </w:p>
        </w:tc>
      </w:tr>
      <w:tr w:rsidR="00216FE3" w:rsidRPr="004A1441" w:rsidTr="00736FA8">
        <w:trPr>
          <w:trHeight w:val="765"/>
        </w:trPr>
        <w:tc>
          <w:tcPr>
            <w:tcW w:w="0" w:type="auto"/>
            <w:tcBorders>
              <w:top w:val="nil"/>
              <w:left w:val="single" w:sz="4" w:space="0" w:color="auto"/>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b/>
                <w:bCs/>
              </w:rPr>
            </w:pPr>
            <w:r w:rsidRPr="004A1441">
              <w:rPr>
                <w:rFonts w:ascii="Calibri" w:hAnsi="Calibri" w:cs="Calibri"/>
                <w:b/>
                <w:bCs/>
              </w:rPr>
              <w:t>CPNFR - 1.9</w:t>
            </w:r>
          </w:p>
        </w:tc>
        <w:tc>
          <w:tcPr>
            <w:tcW w:w="0" w:type="auto"/>
            <w:tcBorders>
              <w:top w:val="nil"/>
              <w:left w:val="nil"/>
              <w:bottom w:val="single" w:sz="4" w:space="0" w:color="auto"/>
              <w:right w:val="single" w:sz="4" w:space="0" w:color="auto"/>
            </w:tcBorders>
            <w:shd w:val="clear" w:color="000000" w:fill="DEEBF6"/>
            <w:tcMar>
              <w:top w:w="15" w:type="dxa"/>
              <w:left w:w="15" w:type="dxa"/>
              <w:bottom w:w="0" w:type="dxa"/>
              <w:right w:w="15" w:type="dxa"/>
            </w:tcMar>
            <w:vAlign w:val="center"/>
            <w:hideMark/>
          </w:tcPr>
          <w:p w:rsidR="00216FE3" w:rsidRPr="004A1441" w:rsidRDefault="00216FE3">
            <w:pPr>
              <w:rPr>
                <w:rFonts w:ascii="Calibri" w:hAnsi="Calibri" w:cs="Calibri"/>
              </w:rPr>
            </w:pPr>
            <w:r w:rsidRPr="004A1441">
              <w:rPr>
                <w:rFonts w:ascii="Calibri" w:hAnsi="Calibri" w:cs="Calibri"/>
              </w:rPr>
              <w:t>We require immediate restoration during a disaster scenario - from time of escalation to time of return to service.</w:t>
            </w:r>
          </w:p>
        </w:tc>
      </w:tr>
    </w:tbl>
    <w:p w:rsidR="00A77D05" w:rsidRPr="004A1441" w:rsidRDefault="00A77D05" w:rsidP="00A92334">
      <w:pPr>
        <w:pStyle w:val="Heading2"/>
        <w:numPr>
          <w:ilvl w:val="0"/>
          <w:numId w:val="0"/>
        </w:numPr>
        <w:ind w:left="1416"/>
      </w:pPr>
      <w:bookmarkStart w:id="2717" w:name="_Ref488228279"/>
      <w:bookmarkStart w:id="2718" w:name="_Ref488410578"/>
      <w:bookmarkStart w:id="2719" w:name="_Ref488410579"/>
    </w:p>
    <w:p w:rsidR="00A77D05" w:rsidRPr="004A1441" w:rsidRDefault="00A77D05" w:rsidP="00A92334">
      <w:pPr>
        <w:pStyle w:val="BodyText"/>
      </w:pPr>
    </w:p>
    <w:p w:rsidR="00A77D05" w:rsidRPr="004A1441" w:rsidRDefault="00A77D05" w:rsidP="00A92334">
      <w:pPr>
        <w:pStyle w:val="BodyText"/>
      </w:pPr>
    </w:p>
    <w:p w:rsidR="00A77D05" w:rsidRPr="004A1441" w:rsidRDefault="00A77D05" w:rsidP="00A92334">
      <w:pPr>
        <w:pStyle w:val="BodyText"/>
      </w:pPr>
    </w:p>
    <w:p w:rsidR="00A77D05" w:rsidRPr="004A1441" w:rsidRDefault="00A77D05" w:rsidP="00A92334">
      <w:pPr>
        <w:pStyle w:val="BodyText"/>
      </w:pPr>
    </w:p>
    <w:p w:rsidR="00A77D05" w:rsidRPr="004A1441" w:rsidRDefault="00A77D05" w:rsidP="00A92334">
      <w:pPr>
        <w:pStyle w:val="BodyText"/>
      </w:pPr>
    </w:p>
    <w:p w:rsidR="00A77D05" w:rsidRPr="004A1441" w:rsidRDefault="00A77D05" w:rsidP="00A92334">
      <w:pPr>
        <w:pStyle w:val="BodyText"/>
      </w:pPr>
    </w:p>
    <w:p w:rsidR="00A77D05" w:rsidRPr="004A1441" w:rsidRDefault="00A77D05" w:rsidP="00A92334">
      <w:pPr>
        <w:pStyle w:val="BodyText"/>
      </w:pPr>
    </w:p>
    <w:p w:rsidR="005630A6" w:rsidRPr="004A1441" w:rsidRDefault="005630A6" w:rsidP="00257B1C">
      <w:pPr>
        <w:pStyle w:val="Heading2"/>
      </w:pPr>
      <w:bookmarkStart w:id="2720" w:name="_Toc499216918"/>
      <w:bookmarkStart w:id="2721" w:name="_Ref500148231"/>
      <w:r w:rsidRPr="004A1441">
        <w:lastRenderedPageBreak/>
        <w:t>Services</w:t>
      </w:r>
      <w:r w:rsidR="00DA79E3" w:rsidRPr="004A1441">
        <w:t xml:space="preserve"> Available on L</w:t>
      </w:r>
      <w:r w:rsidR="000E24EE" w:rsidRPr="004A1441">
        <w:t>aunch</w:t>
      </w:r>
      <w:bookmarkEnd w:id="2717"/>
      <w:bookmarkEnd w:id="2718"/>
      <w:bookmarkEnd w:id="2719"/>
      <w:bookmarkEnd w:id="2720"/>
      <w:bookmarkEnd w:id="2721"/>
    </w:p>
    <w:tbl>
      <w:tblPr>
        <w:tblW w:w="5426" w:type="pct"/>
        <w:tblLook w:val="04A0" w:firstRow="1" w:lastRow="0" w:firstColumn="1" w:lastColumn="0" w:noHBand="0" w:noVBand="1"/>
      </w:tblPr>
      <w:tblGrid>
        <w:gridCol w:w="1430"/>
        <w:gridCol w:w="1629"/>
        <w:gridCol w:w="1300"/>
        <w:gridCol w:w="602"/>
        <w:gridCol w:w="526"/>
        <w:gridCol w:w="1044"/>
        <w:gridCol w:w="1396"/>
        <w:gridCol w:w="1331"/>
      </w:tblGrid>
      <w:tr w:rsidR="00EE5032" w:rsidRPr="00EE5032" w:rsidTr="008F0A65">
        <w:trPr>
          <w:cantSplit/>
          <w:trHeight w:val="300"/>
          <w:tblHeader/>
        </w:trPr>
        <w:tc>
          <w:tcPr>
            <w:tcW w:w="772"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Product</w:t>
            </w:r>
          </w:p>
        </w:tc>
        <w:tc>
          <w:tcPr>
            <w:tcW w:w="880"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Sub Category</w:t>
            </w:r>
          </w:p>
        </w:tc>
        <w:tc>
          <w:tcPr>
            <w:tcW w:w="702"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 xml:space="preserve">Mechanical / Electrical </w:t>
            </w:r>
          </w:p>
        </w:tc>
        <w:tc>
          <w:tcPr>
            <w:tcW w:w="325"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Soft Fix</w:t>
            </w:r>
          </w:p>
        </w:tc>
        <w:tc>
          <w:tcPr>
            <w:tcW w:w="284"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Set Up</w:t>
            </w:r>
          </w:p>
        </w:tc>
        <w:tc>
          <w:tcPr>
            <w:tcW w:w="564"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 xml:space="preserve">Health Check </w:t>
            </w:r>
          </w:p>
        </w:tc>
        <w:tc>
          <w:tcPr>
            <w:tcW w:w="754"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Resolution</w:t>
            </w:r>
          </w:p>
        </w:tc>
        <w:tc>
          <w:tcPr>
            <w:tcW w:w="720"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112FCB" w:rsidP="00EE5032">
            <w:pPr>
              <w:jc w:val="center"/>
              <w:rPr>
                <w:rFonts w:ascii="Calibri" w:hAnsi="Calibri"/>
                <w:b/>
                <w:bCs/>
                <w:color w:val="000000"/>
                <w:spacing w:val="0"/>
                <w:sz w:val="22"/>
                <w:szCs w:val="22"/>
                <w:lang w:eastAsia="en-GB"/>
              </w:rPr>
            </w:pPr>
            <w:r>
              <w:rPr>
                <w:rFonts w:ascii="Calibri" w:hAnsi="Calibri"/>
                <w:b/>
                <w:bCs/>
                <w:color w:val="000000"/>
                <w:spacing w:val="0"/>
                <w:sz w:val="22"/>
                <w:szCs w:val="22"/>
                <w:lang w:eastAsia="en-GB"/>
              </w:rPr>
              <w:t>Services Available on Launch</w:t>
            </w:r>
          </w:p>
        </w:tc>
      </w:tr>
      <w:tr w:rsidR="00EE5032" w:rsidRPr="00EE5032" w:rsidTr="008F0A65">
        <w:trPr>
          <w:trHeight w:val="300"/>
        </w:trPr>
        <w:tc>
          <w:tcPr>
            <w:tcW w:w="772"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880"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702"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325"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284"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564"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754"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720"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r>
      <w:tr w:rsidR="00EE5032" w:rsidRPr="00EE5032" w:rsidTr="008F0A65">
        <w:trPr>
          <w:trHeight w:val="300"/>
        </w:trPr>
        <w:tc>
          <w:tcPr>
            <w:tcW w:w="772" w:type="pct"/>
            <w:tcBorders>
              <w:top w:val="single" w:sz="4" w:space="0" w:color="auto"/>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Camcorder</w:t>
            </w:r>
          </w:p>
        </w:tc>
        <w:tc>
          <w:tcPr>
            <w:tcW w:w="880"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Camcorder </w:t>
            </w:r>
          </w:p>
        </w:tc>
        <w:tc>
          <w:tcPr>
            <w:tcW w:w="702"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Carpet Cleaner</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Carpet washers and steam cleaners low value</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Carpet Cleaner</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Carpet washers and steam cleaners high value</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Cooking Appliance</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Built in and Electric low value</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Cooking Appliance</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Built in and Electric high value</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Cooking Appliance</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Dual Fuel cookers</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spacing w:val="0"/>
                <w:sz w:val="22"/>
                <w:szCs w:val="22"/>
                <w:lang w:eastAsia="en-GB"/>
              </w:rPr>
            </w:pPr>
            <w:r w:rsidRPr="00EE5032">
              <w:rPr>
                <w:rFonts w:ascii="Calibri" w:hAnsi="Calibri"/>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Cooking Appliance</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Gas Cookers</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spacing w:val="0"/>
                <w:sz w:val="22"/>
                <w:szCs w:val="22"/>
                <w:lang w:eastAsia="en-GB"/>
              </w:rPr>
            </w:pPr>
            <w:r w:rsidRPr="00EE5032">
              <w:rPr>
                <w:rFonts w:ascii="Calibri" w:hAnsi="Calibri"/>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Cooking Appliance</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Range Cookers</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spacing w:val="0"/>
                <w:sz w:val="22"/>
                <w:szCs w:val="22"/>
                <w:lang w:eastAsia="en-GB"/>
              </w:rPr>
            </w:pPr>
            <w:r w:rsidRPr="00EE5032">
              <w:rPr>
                <w:rFonts w:ascii="Calibri" w:hAnsi="Calibri"/>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Desktop</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Desktop</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9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Digital Camera</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Bridge Camera / compact / digital</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spacing w:val="0"/>
                <w:sz w:val="22"/>
                <w:szCs w:val="22"/>
                <w:lang w:eastAsia="en-GB"/>
              </w:rPr>
            </w:pPr>
            <w:r w:rsidRPr="00EE5032">
              <w:rPr>
                <w:rFonts w:ascii="Calibri" w:hAnsi="Calibri"/>
                <w:spacing w:val="0"/>
                <w:sz w:val="22"/>
                <w:szCs w:val="22"/>
                <w:lang w:eastAsia="en-GB"/>
              </w:rPr>
              <w:t>Potential SG  - UKW to Review</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Digital Camera</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Action Cameras (and Accessories)</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spacing w:val="0"/>
                <w:sz w:val="22"/>
                <w:szCs w:val="22"/>
                <w:lang w:eastAsia="en-GB"/>
              </w:rPr>
            </w:pPr>
            <w:r w:rsidRPr="00EE5032">
              <w:rPr>
                <w:rFonts w:ascii="Calibri" w:hAnsi="Calibri"/>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Dishwasher</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Dishwasher</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9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DVD HTK</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Home Cinema (Sound Bars)</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spacing w:val="0"/>
                <w:sz w:val="22"/>
                <w:szCs w:val="22"/>
                <w:lang w:eastAsia="en-GB"/>
              </w:rPr>
            </w:pPr>
            <w:r w:rsidRPr="00EE5032">
              <w:rPr>
                <w:rFonts w:ascii="Calibri" w:hAnsi="Calibri"/>
                <w:spacing w:val="0"/>
                <w:sz w:val="22"/>
                <w:szCs w:val="22"/>
                <w:lang w:eastAsia="en-GB"/>
              </w:rPr>
              <w:t>Potential SG  - UKW to Review</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9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Fire</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Home Automation (Thermostats)</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spacing w:val="0"/>
                <w:sz w:val="22"/>
                <w:szCs w:val="22"/>
                <w:lang w:eastAsia="en-GB"/>
              </w:rPr>
            </w:pPr>
            <w:r w:rsidRPr="00EE5032">
              <w:rPr>
                <w:rFonts w:ascii="Calibri" w:hAnsi="Calibri"/>
                <w:spacing w:val="0"/>
                <w:sz w:val="22"/>
                <w:szCs w:val="22"/>
                <w:lang w:eastAsia="en-GB"/>
              </w:rPr>
              <w:t>Potential SG  - UKW to Review</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Fire</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Airconditioning and dehumidifiers</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Games Console</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Playstations, X-Box, Nintendo </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Games </w:t>
            </w:r>
            <w:r w:rsidRPr="00EE5032">
              <w:rPr>
                <w:rFonts w:ascii="Calibri" w:hAnsi="Calibri"/>
                <w:color w:val="000000"/>
                <w:spacing w:val="0"/>
                <w:sz w:val="22"/>
                <w:szCs w:val="22"/>
                <w:lang w:eastAsia="en-GB"/>
              </w:rPr>
              <w:lastRenderedPageBreak/>
              <w:t>Console</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 xml:space="preserve">Playstation VR </w:t>
            </w:r>
            <w:r w:rsidRPr="00EE5032">
              <w:rPr>
                <w:rFonts w:ascii="Calibri" w:hAnsi="Calibri"/>
                <w:color w:val="000000"/>
                <w:spacing w:val="0"/>
                <w:sz w:val="22"/>
                <w:szCs w:val="22"/>
                <w:lang w:eastAsia="en-GB"/>
              </w:rPr>
              <w:lastRenderedPageBreak/>
              <w:t>Head sets</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Remain on </w:t>
            </w:r>
            <w:r w:rsidRPr="00EE5032">
              <w:rPr>
                <w:rFonts w:ascii="Calibri" w:hAnsi="Calibri"/>
                <w:color w:val="000000"/>
                <w:spacing w:val="0"/>
                <w:sz w:val="22"/>
                <w:szCs w:val="22"/>
                <w:lang w:eastAsia="en-GB"/>
              </w:rPr>
              <w:lastRenderedPageBreak/>
              <w:t>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Kitchen Electrics</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Bean to cup</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Electrics</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Built in Cookers</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Laptop</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Laptop</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Microwave</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Microwave</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6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Portable Games Console</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Nintendo</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Printer</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Printers</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Projector</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Projector</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Refrigeration</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American Style (fridge freezers)</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Refrigeration</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Freezers</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Refrigeration</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Fridge Freezers</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Refrigeration</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Fridges</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Refrigeration</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Built in Refrigeration</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Watch</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Apple Watch</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Tablet</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Tablet</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Television</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Television</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Tumble Dryer</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Tumble Dryer</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Vacuum Cleaner</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Vacuum Cleaner Low Value</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Vacuum Cleaner</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Vacuum Cleaner High Value</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Vacuum Cleaner</w:t>
            </w:r>
          </w:p>
        </w:tc>
        <w:tc>
          <w:tcPr>
            <w:tcW w:w="88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Vacuum Cleaner Robotic</w:t>
            </w:r>
          </w:p>
        </w:tc>
        <w:tc>
          <w:tcPr>
            <w:tcW w:w="702"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000000" w:fill="FFFF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Washer Dryer</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Washer Dryer</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r w:rsidR="00EE5032" w:rsidRPr="00EE5032" w:rsidTr="008F0A65">
        <w:trPr>
          <w:trHeight w:val="300"/>
        </w:trPr>
        <w:tc>
          <w:tcPr>
            <w:tcW w:w="772"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Washing Machine</w:t>
            </w:r>
          </w:p>
        </w:tc>
        <w:tc>
          <w:tcPr>
            <w:tcW w:w="88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Washing Machine</w:t>
            </w:r>
          </w:p>
        </w:tc>
        <w:tc>
          <w:tcPr>
            <w:tcW w:w="70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2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28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6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5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Remain on SG</w:t>
            </w:r>
          </w:p>
        </w:tc>
        <w:tc>
          <w:tcPr>
            <w:tcW w:w="72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r>
    </w:tbl>
    <w:p w:rsidR="000563BF" w:rsidRDefault="000563BF" w:rsidP="00736FA8">
      <w:pPr>
        <w:pStyle w:val="BodyText"/>
        <w:ind w:left="0"/>
      </w:pPr>
    </w:p>
    <w:tbl>
      <w:tblPr>
        <w:tblW w:w="5439" w:type="pct"/>
        <w:tblLayout w:type="fixed"/>
        <w:tblLook w:val="04A0" w:firstRow="1" w:lastRow="0" w:firstColumn="1" w:lastColumn="0" w:noHBand="0" w:noVBand="1"/>
      </w:tblPr>
      <w:tblGrid>
        <w:gridCol w:w="1381"/>
        <w:gridCol w:w="1618"/>
        <w:gridCol w:w="1299"/>
        <w:gridCol w:w="646"/>
        <w:gridCol w:w="583"/>
        <w:gridCol w:w="986"/>
        <w:gridCol w:w="1440"/>
        <w:gridCol w:w="1327"/>
      </w:tblGrid>
      <w:tr w:rsidR="00EE5032" w:rsidRPr="00EE5032" w:rsidTr="008F0A65">
        <w:trPr>
          <w:cantSplit/>
          <w:trHeight w:val="300"/>
          <w:tblHeader/>
        </w:trPr>
        <w:tc>
          <w:tcPr>
            <w:tcW w:w="744"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lastRenderedPageBreak/>
              <w:t>Product</w:t>
            </w:r>
          </w:p>
        </w:tc>
        <w:tc>
          <w:tcPr>
            <w:tcW w:w="872"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Sub Category</w:t>
            </w:r>
          </w:p>
        </w:tc>
        <w:tc>
          <w:tcPr>
            <w:tcW w:w="700"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 xml:space="preserve">Mechanical / Electrical </w:t>
            </w:r>
          </w:p>
        </w:tc>
        <w:tc>
          <w:tcPr>
            <w:tcW w:w="348"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Soft Fix</w:t>
            </w:r>
          </w:p>
        </w:tc>
        <w:tc>
          <w:tcPr>
            <w:tcW w:w="314"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Set Up</w:t>
            </w:r>
          </w:p>
        </w:tc>
        <w:tc>
          <w:tcPr>
            <w:tcW w:w="531"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 xml:space="preserve">Health Check </w:t>
            </w:r>
          </w:p>
        </w:tc>
        <w:tc>
          <w:tcPr>
            <w:tcW w:w="776"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EE5032" w:rsidP="00EE5032">
            <w:pPr>
              <w:jc w:val="center"/>
              <w:rPr>
                <w:rFonts w:ascii="Calibri" w:hAnsi="Calibri"/>
                <w:b/>
                <w:bCs/>
                <w:color w:val="000000"/>
                <w:spacing w:val="0"/>
                <w:sz w:val="22"/>
                <w:szCs w:val="22"/>
                <w:lang w:eastAsia="en-GB"/>
              </w:rPr>
            </w:pPr>
            <w:r w:rsidRPr="00EE5032">
              <w:rPr>
                <w:rFonts w:ascii="Calibri" w:hAnsi="Calibri"/>
                <w:b/>
                <w:bCs/>
                <w:color w:val="000000"/>
                <w:spacing w:val="0"/>
                <w:sz w:val="22"/>
                <w:szCs w:val="22"/>
                <w:lang w:eastAsia="en-GB"/>
              </w:rPr>
              <w:t>Resolution</w:t>
            </w:r>
          </w:p>
        </w:tc>
        <w:tc>
          <w:tcPr>
            <w:tcW w:w="715" w:type="pct"/>
            <w:vMerge w:val="restart"/>
            <w:tcBorders>
              <w:top w:val="single" w:sz="4" w:space="0" w:color="auto"/>
              <w:left w:val="single" w:sz="4" w:space="0" w:color="auto"/>
              <w:bottom w:val="nil"/>
              <w:right w:val="single" w:sz="4" w:space="0" w:color="auto"/>
            </w:tcBorders>
            <w:shd w:val="clear" w:color="000000" w:fill="D9D9D9"/>
            <w:vAlign w:val="center"/>
            <w:hideMark/>
          </w:tcPr>
          <w:p w:rsidR="00EE5032" w:rsidRPr="00EE5032" w:rsidRDefault="00112FCB" w:rsidP="00EE5032">
            <w:pPr>
              <w:jc w:val="center"/>
              <w:rPr>
                <w:rFonts w:ascii="Calibri" w:hAnsi="Calibri"/>
                <w:b/>
                <w:bCs/>
                <w:color w:val="000000"/>
                <w:spacing w:val="0"/>
                <w:sz w:val="22"/>
                <w:szCs w:val="22"/>
                <w:lang w:eastAsia="en-GB"/>
              </w:rPr>
            </w:pPr>
            <w:r>
              <w:rPr>
                <w:rFonts w:ascii="Calibri" w:hAnsi="Calibri"/>
                <w:b/>
                <w:bCs/>
                <w:color w:val="000000"/>
                <w:spacing w:val="0"/>
                <w:sz w:val="22"/>
                <w:szCs w:val="22"/>
                <w:lang w:eastAsia="en-GB"/>
              </w:rPr>
              <w:t>Services Available on Launch</w:t>
            </w:r>
          </w:p>
        </w:tc>
      </w:tr>
      <w:tr w:rsidR="00EE5032" w:rsidRPr="00EE5032" w:rsidTr="008F0A65">
        <w:trPr>
          <w:trHeight w:val="300"/>
        </w:trPr>
        <w:tc>
          <w:tcPr>
            <w:tcW w:w="744"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872"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700"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348"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314"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531"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776"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c>
          <w:tcPr>
            <w:tcW w:w="715" w:type="pct"/>
            <w:vMerge/>
            <w:tcBorders>
              <w:top w:val="single" w:sz="4" w:space="0" w:color="auto"/>
              <w:left w:val="single" w:sz="4" w:space="0" w:color="auto"/>
              <w:bottom w:val="nil"/>
              <w:right w:val="single" w:sz="4" w:space="0" w:color="auto"/>
            </w:tcBorders>
            <w:vAlign w:val="center"/>
            <w:hideMark/>
          </w:tcPr>
          <w:p w:rsidR="00EE5032" w:rsidRPr="00EE5032" w:rsidRDefault="00EE5032" w:rsidP="00EE5032">
            <w:pPr>
              <w:rPr>
                <w:rFonts w:ascii="Calibri" w:hAnsi="Calibri"/>
                <w:b/>
                <w:bCs/>
                <w:color w:val="000000"/>
                <w:spacing w:val="0"/>
                <w:sz w:val="22"/>
                <w:szCs w:val="22"/>
                <w:lang w:eastAsia="en-GB"/>
              </w:rPr>
            </w:pPr>
          </w:p>
        </w:tc>
      </w:tr>
      <w:tr w:rsidR="00EE5032" w:rsidRPr="00EE5032" w:rsidTr="008F0A65">
        <w:trPr>
          <w:trHeight w:val="600"/>
        </w:trPr>
        <w:tc>
          <w:tcPr>
            <w:tcW w:w="744" w:type="pct"/>
            <w:tcBorders>
              <w:top w:val="single" w:sz="4" w:space="0" w:color="auto"/>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Audio Accessories (headphones) High Value </w:t>
            </w:r>
          </w:p>
        </w:tc>
        <w:tc>
          <w:tcPr>
            <w:tcW w:w="700"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single" w:sz="4" w:space="0" w:color="auto"/>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 Accessories (headphones) Low Value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 Accessories high value (headphones)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 Accessories low value (headphones)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Baby Monitors (high value)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Baby Monitors (low value)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Bench Drill</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Camera Accessories (lenses)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Camera Accessories (smart phone printer)</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CCTV Cameras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Mobile Accessories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Musical Instrument</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non robotic mower</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Audio</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Nursery Accessories (breats pump)</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Data Storage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Other Smart Home (CCTV)</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Desktop</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Other wearable tech</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Digital Camera</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PC Components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Digital Camera</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PC Monitors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Digital Camera</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 (sanders, hammers, jig saws)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Digital Camera</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Pressure Washers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Digital Set Top Box</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Toasters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DVD</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Chainsaw</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DVD HTK</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Coffee Machines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DVD HTK</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Dashcams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Electric Shower</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Trimmers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Fire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Radio high value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Fire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Radio low value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Fire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Sat Navs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Games Console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Sewing Machines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Headphones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Data Storage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Headphones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Dental</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In Car</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Digital Set Top Box</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Remove SG </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In Car</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DIY Equipment (alarm starter </w:t>
            </w:r>
            <w:r w:rsidRPr="00EE5032">
              <w:rPr>
                <w:rFonts w:ascii="Calibri" w:hAnsi="Calibri"/>
                <w:color w:val="000000"/>
                <w:spacing w:val="0"/>
                <w:sz w:val="22"/>
                <w:szCs w:val="22"/>
                <w:lang w:eastAsia="en-GB"/>
              </w:rPr>
              <w:lastRenderedPageBreak/>
              <w:t>kits)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Kitchen Electrics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DVD</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Electrics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DVD Player</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Electrics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Electric Fires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Electrics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health and fitness trackers </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Electrics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Health and fitness trackers (ear phones)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Electrics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Health Grills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Electrics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Heaters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Electrics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HIFI high value (portable and separates)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Mower</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Shredders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Musical Instrument</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Singing machine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PC Monitor</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Electric Shower</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 xml:space="preserve">Remove SG </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PC Monitor</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HIFI low value (portable and separates)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PC Monitor</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gadgets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Personal Care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Home Automation (Home security camera)</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000000" w:fill="FF00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Personal Care</w:t>
            </w:r>
          </w:p>
        </w:tc>
        <w:tc>
          <w:tcPr>
            <w:tcW w:w="872" w:type="pct"/>
            <w:tcBorders>
              <w:top w:val="nil"/>
              <w:left w:val="nil"/>
              <w:bottom w:val="single" w:sz="4" w:space="0" w:color="auto"/>
              <w:right w:val="single" w:sz="4" w:space="0" w:color="auto"/>
            </w:tcBorders>
            <w:shd w:val="clear" w:color="000000" w:fill="FF00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Home Cinema High value</w:t>
            </w:r>
          </w:p>
        </w:tc>
        <w:tc>
          <w:tcPr>
            <w:tcW w:w="700" w:type="pct"/>
            <w:tcBorders>
              <w:top w:val="nil"/>
              <w:left w:val="nil"/>
              <w:bottom w:val="single" w:sz="4" w:space="0" w:color="auto"/>
              <w:right w:val="single" w:sz="4" w:space="0" w:color="auto"/>
            </w:tcBorders>
            <w:shd w:val="clear" w:color="000000" w:fill="FF00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000000" w:fill="FF00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000000" w:fill="FF00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000000" w:fill="FF00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000000" w:fill="FF00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000000" w:fill="FF0000"/>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Personal Care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Home Cinema low value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Personal Care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In car Stereo</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Personal Care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In car stereo</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Personal Care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Gadgets (web cam)</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Photgraphic Lenses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Home - echo</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Photgraphic Lenses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watches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Fans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iPod Touch</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Ironing</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Kettle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6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Kitchen Top (ice cream maker, bread maker)</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sports equipment</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Steam Cleaners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Steam Press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Power Tools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Telephone Answer Machine</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Sat Nav System</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Ladies and mens watches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Sewing Machines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Ladies grooming</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Watch</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Film Cameras (Polaroids)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Watch</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Flashes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Watch</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Food Prep One (food processors)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Watch</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Fryers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lastRenderedPageBreak/>
              <w:t>Smart Watch</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Gaming Accessories (Joy stick)</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Watch</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Haircare (straighteners)</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Smart Watch</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HD DVD</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3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Steam Cleaners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Leaf Blower</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Remove SG</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Steam Press</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Mens grooming</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r w:rsidR="00EE5032" w:rsidRPr="00EE5032" w:rsidTr="008F0A65">
        <w:trPr>
          <w:trHeight w:val="1200"/>
        </w:trPr>
        <w:tc>
          <w:tcPr>
            <w:tcW w:w="744" w:type="pct"/>
            <w:tcBorders>
              <w:top w:val="nil"/>
              <w:left w:val="single" w:sz="4" w:space="0" w:color="auto"/>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Telephone Answer Machine</w:t>
            </w:r>
          </w:p>
        </w:tc>
        <w:tc>
          <w:tcPr>
            <w:tcW w:w="872"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Health and Beauty Care (Slendertone, Micro dermobrasion)</w:t>
            </w:r>
          </w:p>
        </w:tc>
        <w:tc>
          <w:tcPr>
            <w:tcW w:w="700"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yes</w:t>
            </w:r>
          </w:p>
        </w:tc>
        <w:tc>
          <w:tcPr>
            <w:tcW w:w="348"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314"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531"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c>
          <w:tcPr>
            <w:tcW w:w="776"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Move to RG / remove SG from high value</w:t>
            </w:r>
          </w:p>
        </w:tc>
        <w:tc>
          <w:tcPr>
            <w:tcW w:w="715" w:type="pct"/>
            <w:tcBorders>
              <w:top w:val="nil"/>
              <w:left w:val="nil"/>
              <w:bottom w:val="single" w:sz="4" w:space="0" w:color="auto"/>
              <w:right w:val="single" w:sz="4" w:space="0" w:color="auto"/>
            </w:tcBorders>
            <w:shd w:val="clear" w:color="auto" w:fill="auto"/>
            <w:hideMark/>
          </w:tcPr>
          <w:p w:rsidR="00EE5032" w:rsidRPr="00EE5032" w:rsidRDefault="00EE5032" w:rsidP="00EE5032">
            <w:pPr>
              <w:rPr>
                <w:rFonts w:ascii="Calibri" w:hAnsi="Calibri"/>
                <w:color w:val="000000"/>
                <w:spacing w:val="0"/>
                <w:sz w:val="22"/>
                <w:szCs w:val="22"/>
                <w:lang w:eastAsia="en-GB"/>
              </w:rPr>
            </w:pPr>
            <w:r w:rsidRPr="00EE5032">
              <w:rPr>
                <w:rFonts w:ascii="Calibri" w:hAnsi="Calibri"/>
                <w:color w:val="000000"/>
                <w:spacing w:val="0"/>
                <w:sz w:val="22"/>
                <w:szCs w:val="22"/>
                <w:lang w:eastAsia="en-GB"/>
              </w:rPr>
              <w:t>No</w:t>
            </w:r>
          </w:p>
        </w:tc>
      </w:tr>
    </w:tbl>
    <w:p w:rsidR="00EE5032" w:rsidRDefault="00EE5032" w:rsidP="00736FA8">
      <w:pPr>
        <w:pStyle w:val="BodyText"/>
        <w:ind w:left="0"/>
      </w:pPr>
    </w:p>
    <w:p w:rsidR="001C6BB2" w:rsidRDefault="001C6BB2" w:rsidP="001C6BB2">
      <w:pPr>
        <w:pStyle w:val="BodyText"/>
      </w:pPr>
    </w:p>
    <w:p w:rsidR="001C6BB2" w:rsidRDefault="001C6BB2" w:rsidP="001C6BB2">
      <w:pPr>
        <w:pStyle w:val="PartLabel"/>
        <w:framePr w:h="1325" w:hRule="exact" w:wrap="around" w:anchorLock="1"/>
      </w:pPr>
      <w:r>
        <w:t>Part</w:t>
      </w:r>
    </w:p>
    <w:p w:rsidR="001C6BB2" w:rsidRDefault="001C6BB2" w:rsidP="001C6BB2">
      <w:pPr>
        <w:pStyle w:val="PartTitle"/>
        <w:framePr w:h="1325" w:hRule="exact" w:wrap="around" w:anchorLock="1"/>
      </w:pPr>
      <w:r>
        <w:t>3</w:t>
      </w:r>
    </w:p>
    <w:p w:rsidR="001C6BB2" w:rsidRDefault="001C6BB2" w:rsidP="001C6BB2">
      <w:pPr>
        <w:pStyle w:val="Title"/>
      </w:pPr>
      <w:r>
        <w:t>Database Structure</w:t>
      </w:r>
    </w:p>
    <w:p w:rsidR="001C6BB2" w:rsidRDefault="001C6BB2" w:rsidP="001C6BB2">
      <w:pPr>
        <w:pStyle w:val="Subtitle"/>
      </w:pPr>
      <w:r>
        <w:t>Database file structure and field descriptions</w:t>
      </w:r>
    </w:p>
    <w:p w:rsidR="001C6BB2" w:rsidRDefault="001C6BB2" w:rsidP="001C6BB2">
      <w:pPr>
        <w:pStyle w:val="BodyText"/>
      </w:pPr>
      <w:r>
        <w:t>The following sections describe each file that make up the information database.  The sections are split into categories:</w:t>
      </w:r>
    </w:p>
    <w:p w:rsidR="001C6BB2" w:rsidRDefault="001C6BB2" w:rsidP="00DD4F5F">
      <w:pPr>
        <w:pStyle w:val="BodyText"/>
        <w:numPr>
          <w:ilvl w:val="0"/>
          <w:numId w:val="2"/>
        </w:numPr>
      </w:pPr>
      <w:r>
        <w:rPr>
          <w:b/>
        </w:rPr>
        <w:t xml:space="preserve">Record Structure. </w:t>
      </w:r>
      <w:r>
        <w:t>The record structure contains the fields of data held and is described below:</w:t>
      </w:r>
    </w:p>
    <w:tbl>
      <w:tblPr>
        <w:tblW w:w="0" w:type="auto"/>
        <w:tblInd w:w="145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80"/>
        <w:gridCol w:w="630"/>
        <w:gridCol w:w="4456"/>
      </w:tblGrid>
      <w:tr w:rsidR="001C6BB2" w:rsidTr="001C6BB2">
        <w:tc>
          <w:tcPr>
            <w:tcW w:w="1980" w:type="dxa"/>
            <w:tcBorders>
              <w:top w:val="single" w:sz="6" w:space="0" w:color="auto"/>
              <w:bottom w:val="nil"/>
              <w:right w:val="single" w:sz="6" w:space="0" w:color="auto"/>
            </w:tcBorders>
          </w:tcPr>
          <w:p w:rsidR="001C6BB2" w:rsidRDefault="001C6BB2" w:rsidP="001C6BB2">
            <w:pPr>
              <w:rPr>
                <w:b/>
              </w:rPr>
            </w:pPr>
            <w:r>
              <w:rPr>
                <w:b/>
              </w:rPr>
              <w:t>System Name</w:t>
            </w:r>
          </w:p>
        </w:tc>
        <w:tc>
          <w:tcPr>
            <w:tcW w:w="5086" w:type="dxa"/>
            <w:gridSpan w:val="2"/>
            <w:tcBorders>
              <w:left w:val="nil"/>
            </w:tcBorders>
          </w:tcPr>
          <w:p w:rsidR="001C6BB2" w:rsidRDefault="001C6BB2" w:rsidP="001C6BB2">
            <w:r>
              <w:t>This is the name given to a field by the system. This is a short code that is referenced by the program.</w:t>
            </w:r>
          </w:p>
          <w:p w:rsidR="001C6BB2" w:rsidRDefault="001C6BB2" w:rsidP="001C6BB2">
            <w:r>
              <w:t xml:space="preserve">The name will be in </w:t>
            </w:r>
            <w:r>
              <w:rPr>
                <w:i/>
              </w:rPr>
              <w:t>italics</w:t>
            </w:r>
            <w:r>
              <w:t xml:space="preserve"> if the field is a foreign key and in </w:t>
            </w:r>
            <w:r>
              <w:rPr>
                <w:b/>
                <w:i/>
              </w:rPr>
              <w:t>italic bold</w:t>
            </w:r>
            <w:r>
              <w:t xml:space="preserve"> if it is the unique record key.</w:t>
            </w:r>
          </w:p>
        </w:tc>
      </w:tr>
      <w:tr w:rsidR="001C6BB2" w:rsidTr="001C6BB2">
        <w:tc>
          <w:tcPr>
            <w:tcW w:w="1980" w:type="dxa"/>
            <w:tcBorders>
              <w:top w:val="nil"/>
              <w:bottom w:val="nil"/>
              <w:right w:val="single" w:sz="6" w:space="0" w:color="auto"/>
            </w:tcBorders>
          </w:tcPr>
          <w:p w:rsidR="001C6BB2" w:rsidRDefault="001C6BB2" w:rsidP="001C6BB2">
            <w:pPr>
              <w:rPr>
                <w:b/>
              </w:rPr>
            </w:pPr>
            <w:r>
              <w:rPr>
                <w:b/>
              </w:rPr>
              <w:t>Type</w:t>
            </w:r>
          </w:p>
        </w:tc>
        <w:tc>
          <w:tcPr>
            <w:tcW w:w="5086" w:type="dxa"/>
            <w:gridSpan w:val="2"/>
            <w:tcBorders>
              <w:left w:val="nil"/>
            </w:tcBorders>
          </w:tcPr>
          <w:p w:rsidR="001C6BB2" w:rsidRDefault="001C6BB2" w:rsidP="001C6BB2">
            <w:r>
              <w:t>This is the type of data the field may hold:</w:t>
            </w:r>
          </w:p>
        </w:tc>
      </w:tr>
      <w:tr w:rsidR="001C6BB2" w:rsidTr="001C6BB2">
        <w:tc>
          <w:tcPr>
            <w:tcW w:w="1980" w:type="dxa"/>
            <w:tcBorders>
              <w:top w:val="nil"/>
              <w:bottom w:val="nil"/>
              <w:right w:val="single" w:sz="6" w:space="0" w:color="auto"/>
            </w:tcBorders>
          </w:tcPr>
          <w:p w:rsidR="001C6BB2" w:rsidRDefault="001C6BB2" w:rsidP="001C6BB2">
            <w:pPr>
              <w:rPr>
                <w:b/>
              </w:rPr>
            </w:pPr>
          </w:p>
        </w:tc>
        <w:tc>
          <w:tcPr>
            <w:tcW w:w="630" w:type="dxa"/>
            <w:tcBorders>
              <w:left w:val="nil"/>
            </w:tcBorders>
          </w:tcPr>
          <w:p w:rsidR="001C6BB2" w:rsidRDefault="001C6BB2" w:rsidP="001C6BB2">
            <w:r>
              <w:t>A</w:t>
            </w:r>
          </w:p>
        </w:tc>
        <w:tc>
          <w:tcPr>
            <w:tcW w:w="4456" w:type="dxa"/>
            <w:tcBorders>
              <w:left w:val="nil"/>
            </w:tcBorders>
          </w:tcPr>
          <w:p w:rsidR="001C6BB2" w:rsidRDefault="001C6BB2" w:rsidP="001C6BB2">
            <w:r>
              <w:t>Alphanumeric. This field can hold alpha-numeric data.</w:t>
            </w:r>
          </w:p>
        </w:tc>
      </w:tr>
      <w:tr w:rsidR="001C6BB2" w:rsidTr="001C6BB2">
        <w:tc>
          <w:tcPr>
            <w:tcW w:w="1980" w:type="dxa"/>
            <w:tcBorders>
              <w:top w:val="nil"/>
              <w:bottom w:val="nil"/>
              <w:right w:val="single" w:sz="6" w:space="0" w:color="auto"/>
            </w:tcBorders>
          </w:tcPr>
          <w:p w:rsidR="001C6BB2" w:rsidRDefault="001C6BB2" w:rsidP="001C6BB2">
            <w:pPr>
              <w:rPr>
                <w:b/>
              </w:rPr>
            </w:pPr>
          </w:p>
        </w:tc>
        <w:tc>
          <w:tcPr>
            <w:tcW w:w="630" w:type="dxa"/>
            <w:tcBorders>
              <w:left w:val="nil"/>
            </w:tcBorders>
          </w:tcPr>
          <w:p w:rsidR="001C6BB2" w:rsidRDefault="001C6BB2" w:rsidP="001C6BB2">
            <w:r>
              <w:t>N</w:t>
            </w:r>
          </w:p>
        </w:tc>
        <w:tc>
          <w:tcPr>
            <w:tcW w:w="4456" w:type="dxa"/>
            <w:tcBorders>
              <w:left w:val="nil"/>
            </w:tcBorders>
          </w:tcPr>
          <w:p w:rsidR="001C6BB2" w:rsidRDefault="001C6BB2" w:rsidP="001C6BB2">
            <w:r>
              <w:t>Numeric. This may only hold numeric data.</w:t>
            </w:r>
          </w:p>
        </w:tc>
      </w:tr>
      <w:tr w:rsidR="001C6BB2" w:rsidTr="001C6BB2">
        <w:tc>
          <w:tcPr>
            <w:tcW w:w="1980" w:type="dxa"/>
            <w:tcBorders>
              <w:top w:val="nil"/>
              <w:bottom w:val="nil"/>
              <w:right w:val="single" w:sz="6" w:space="0" w:color="auto"/>
            </w:tcBorders>
          </w:tcPr>
          <w:p w:rsidR="001C6BB2" w:rsidRDefault="001C6BB2" w:rsidP="001C6BB2">
            <w:pPr>
              <w:rPr>
                <w:b/>
              </w:rPr>
            </w:pPr>
          </w:p>
        </w:tc>
        <w:tc>
          <w:tcPr>
            <w:tcW w:w="630" w:type="dxa"/>
            <w:tcBorders>
              <w:left w:val="nil"/>
            </w:tcBorders>
          </w:tcPr>
          <w:p w:rsidR="001C6BB2" w:rsidRDefault="001C6BB2" w:rsidP="001C6BB2">
            <w:r>
              <w:t>L</w:t>
            </w:r>
          </w:p>
        </w:tc>
        <w:tc>
          <w:tcPr>
            <w:tcW w:w="4456" w:type="dxa"/>
            <w:tcBorders>
              <w:left w:val="nil"/>
            </w:tcBorders>
          </w:tcPr>
          <w:p w:rsidR="001C6BB2" w:rsidRDefault="001C6BB2" w:rsidP="001C6BB2">
            <w:r>
              <w:t>Logical. This may only hold ‘True’ or ‘False’.</w:t>
            </w:r>
          </w:p>
        </w:tc>
      </w:tr>
      <w:tr w:rsidR="001C6BB2" w:rsidTr="001C6BB2">
        <w:tc>
          <w:tcPr>
            <w:tcW w:w="1980" w:type="dxa"/>
            <w:tcBorders>
              <w:top w:val="nil"/>
              <w:bottom w:val="nil"/>
              <w:right w:val="single" w:sz="6" w:space="0" w:color="auto"/>
            </w:tcBorders>
          </w:tcPr>
          <w:p w:rsidR="001C6BB2" w:rsidRDefault="001C6BB2" w:rsidP="001C6BB2">
            <w:pPr>
              <w:rPr>
                <w:b/>
              </w:rPr>
            </w:pPr>
          </w:p>
        </w:tc>
        <w:tc>
          <w:tcPr>
            <w:tcW w:w="630" w:type="dxa"/>
            <w:tcBorders>
              <w:left w:val="nil"/>
            </w:tcBorders>
          </w:tcPr>
          <w:p w:rsidR="001C6BB2" w:rsidRDefault="001C6BB2" w:rsidP="001C6BB2">
            <w:r>
              <w:t>M</w:t>
            </w:r>
          </w:p>
        </w:tc>
        <w:tc>
          <w:tcPr>
            <w:tcW w:w="4456" w:type="dxa"/>
            <w:tcBorders>
              <w:left w:val="nil"/>
            </w:tcBorders>
          </w:tcPr>
          <w:p w:rsidR="001C6BB2" w:rsidRDefault="001C6BB2" w:rsidP="001C6BB2">
            <w:r>
              <w:t>Memo. This holds free format alpha-numeric data and has no fixed length.</w:t>
            </w:r>
          </w:p>
        </w:tc>
      </w:tr>
      <w:tr w:rsidR="001C6BB2" w:rsidTr="001C6BB2">
        <w:tc>
          <w:tcPr>
            <w:tcW w:w="1980" w:type="dxa"/>
            <w:tcBorders>
              <w:top w:val="nil"/>
              <w:bottom w:val="nil"/>
              <w:right w:val="single" w:sz="6" w:space="0" w:color="auto"/>
            </w:tcBorders>
          </w:tcPr>
          <w:p w:rsidR="001C6BB2" w:rsidRDefault="001C6BB2" w:rsidP="001C6BB2">
            <w:pPr>
              <w:rPr>
                <w:b/>
              </w:rPr>
            </w:pPr>
          </w:p>
        </w:tc>
        <w:tc>
          <w:tcPr>
            <w:tcW w:w="630" w:type="dxa"/>
            <w:tcBorders>
              <w:left w:val="nil"/>
            </w:tcBorders>
          </w:tcPr>
          <w:p w:rsidR="001C6BB2" w:rsidRDefault="001C6BB2" w:rsidP="001C6BB2">
            <w:r>
              <w:t>B</w:t>
            </w:r>
          </w:p>
          <w:p w:rsidR="001C6BB2" w:rsidRDefault="001C6BB2" w:rsidP="001C6BB2"/>
          <w:p w:rsidR="001C6BB2" w:rsidRPr="00CC31D1" w:rsidRDefault="001C6BB2" w:rsidP="001C6BB2">
            <w:r>
              <w:lastRenderedPageBreak/>
              <w:t>C</w:t>
            </w:r>
          </w:p>
        </w:tc>
        <w:tc>
          <w:tcPr>
            <w:tcW w:w="4456" w:type="dxa"/>
            <w:tcBorders>
              <w:left w:val="nil"/>
            </w:tcBorders>
          </w:tcPr>
          <w:p w:rsidR="001C6BB2" w:rsidRDefault="001C6BB2" w:rsidP="001C6BB2">
            <w:r>
              <w:lastRenderedPageBreak/>
              <w:t xml:space="preserve">Binary. This holds a binary block of data and has no fixed length </w:t>
            </w:r>
            <w:r>
              <w:rPr>
                <w:i/>
              </w:rPr>
              <w:t>e.g. an image</w:t>
            </w:r>
            <w:r>
              <w:t>.</w:t>
            </w:r>
          </w:p>
          <w:p w:rsidR="001C6BB2" w:rsidRDefault="001C6BB2" w:rsidP="001C6BB2">
            <w:r>
              <w:lastRenderedPageBreak/>
              <w:t>Currency</w:t>
            </w:r>
          </w:p>
        </w:tc>
      </w:tr>
      <w:tr w:rsidR="001C6BB2" w:rsidTr="001C6BB2">
        <w:tc>
          <w:tcPr>
            <w:tcW w:w="1980" w:type="dxa"/>
            <w:tcBorders>
              <w:top w:val="nil"/>
              <w:bottom w:val="nil"/>
              <w:right w:val="single" w:sz="6" w:space="0" w:color="auto"/>
            </w:tcBorders>
          </w:tcPr>
          <w:p w:rsidR="001C6BB2" w:rsidRDefault="001C6BB2" w:rsidP="001C6BB2">
            <w:pPr>
              <w:rPr>
                <w:b/>
              </w:rPr>
            </w:pPr>
            <w:r>
              <w:rPr>
                <w:b/>
              </w:rPr>
              <w:lastRenderedPageBreak/>
              <w:t>Width</w:t>
            </w:r>
          </w:p>
        </w:tc>
        <w:tc>
          <w:tcPr>
            <w:tcW w:w="5086" w:type="dxa"/>
            <w:gridSpan w:val="2"/>
            <w:tcBorders>
              <w:left w:val="nil"/>
            </w:tcBorders>
          </w:tcPr>
          <w:p w:rsidR="001C6BB2" w:rsidRDefault="001C6BB2" w:rsidP="001C6BB2">
            <w:r>
              <w:t>This holds the width of the field.</w:t>
            </w:r>
          </w:p>
        </w:tc>
      </w:tr>
      <w:tr w:rsidR="001C6BB2" w:rsidTr="001C6BB2">
        <w:tc>
          <w:tcPr>
            <w:tcW w:w="1980" w:type="dxa"/>
            <w:tcBorders>
              <w:top w:val="nil"/>
              <w:bottom w:val="single" w:sz="6" w:space="0" w:color="auto"/>
              <w:right w:val="single" w:sz="6" w:space="0" w:color="auto"/>
            </w:tcBorders>
          </w:tcPr>
          <w:p w:rsidR="001C6BB2" w:rsidRDefault="001C6BB2" w:rsidP="001C6BB2">
            <w:pPr>
              <w:rPr>
                <w:b/>
              </w:rPr>
            </w:pPr>
            <w:r>
              <w:rPr>
                <w:b/>
              </w:rPr>
              <w:t>Description</w:t>
            </w:r>
          </w:p>
        </w:tc>
        <w:tc>
          <w:tcPr>
            <w:tcW w:w="5086" w:type="dxa"/>
            <w:gridSpan w:val="2"/>
            <w:tcBorders>
              <w:left w:val="nil"/>
            </w:tcBorders>
          </w:tcPr>
          <w:p w:rsidR="001C6BB2" w:rsidRDefault="001C6BB2" w:rsidP="001C6BB2">
            <w:r>
              <w:t>This gives a full description of the field. The common name of the fields is highlighted in bold.</w:t>
            </w:r>
          </w:p>
        </w:tc>
      </w:tr>
    </w:tbl>
    <w:p w:rsidR="001C6BB2" w:rsidRDefault="001C6BB2" w:rsidP="001C6BB2">
      <w:pPr>
        <w:pStyle w:val="BodyText"/>
      </w:pPr>
    </w:p>
    <w:p w:rsidR="001C6BB2" w:rsidRDefault="001C6BB2" w:rsidP="001C6BB2">
      <w:pPr>
        <w:pStyle w:val="BodyText"/>
      </w:pPr>
      <w:r>
        <w:br w:type="page"/>
      </w:r>
    </w:p>
    <w:p w:rsidR="001C6BB2" w:rsidRDefault="001C6BB2" w:rsidP="001C6BB2">
      <w:pPr>
        <w:pStyle w:val="Heading1"/>
      </w:pPr>
      <w:bookmarkStart w:id="2722" w:name="_Toc435958908"/>
      <w:bookmarkStart w:id="2723" w:name="_Toc447600564"/>
      <w:bookmarkStart w:id="2724" w:name="_Toc499216919"/>
      <w:r>
        <w:lastRenderedPageBreak/>
        <w:t>Customer Table</w:t>
      </w:r>
      <w:bookmarkEnd w:id="2722"/>
      <w:bookmarkEnd w:id="2723"/>
      <w:bookmarkEnd w:id="2724"/>
    </w:p>
    <w:p w:rsidR="001C6BB2" w:rsidRDefault="001C6BB2" w:rsidP="001C6BB2">
      <w:pPr>
        <w:pStyle w:val="BodyText"/>
      </w:pPr>
    </w:p>
    <w:p w:rsidR="001C6BB2" w:rsidRDefault="001C6BB2" w:rsidP="001C6BB2">
      <w:pPr>
        <w:pStyle w:val="Heading2"/>
      </w:pPr>
      <w:bookmarkStart w:id="2725" w:name="_Toc447600565"/>
      <w:bookmarkStart w:id="2726" w:name="_Toc499216920"/>
      <w:r>
        <w:t>System Record Structure (CUSTOMER)</w:t>
      </w:r>
      <w:bookmarkEnd w:id="2725"/>
      <w:bookmarkEnd w:id="272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Customer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CUSTOMERID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Customer Identifier</w:t>
            </w:r>
            <w:r>
              <w:rPr>
                <w:rFonts w:ascii="Trebuchet MS" w:hAnsi="Trebuchet MS"/>
              </w:rPr>
              <w:t>. This is a unique system generated customer identifier derived from the SYSTEM table field NxCustomerID.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TITLE</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5</w:t>
            </w:r>
          </w:p>
        </w:tc>
        <w:tc>
          <w:tcPr>
            <w:tcW w:w="4820" w:type="dxa"/>
          </w:tcPr>
          <w:p w:rsidR="001C6BB2" w:rsidRDefault="001C6BB2" w:rsidP="001C6BB2">
            <w:pPr>
              <w:pStyle w:val="PlainText"/>
              <w:rPr>
                <w:rFonts w:ascii="Trebuchet MS" w:hAnsi="Trebuchet MS"/>
                <w:b/>
              </w:rPr>
            </w:pPr>
            <w:r>
              <w:rPr>
                <w:rFonts w:ascii="Trebuchet MS" w:hAnsi="Trebuchet MS"/>
                <w:b/>
              </w:rPr>
              <w:t>Title.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FIRSTNAME    </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First Name</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SURNAME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25 </w:t>
            </w:r>
          </w:p>
        </w:tc>
        <w:tc>
          <w:tcPr>
            <w:tcW w:w="4820" w:type="dxa"/>
          </w:tcPr>
          <w:p w:rsidR="001C6BB2" w:rsidRDefault="001C6BB2" w:rsidP="001C6BB2">
            <w:pPr>
              <w:pStyle w:val="PlainText"/>
              <w:rPr>
                <w:rFonts w:ascii="Trebuchet MS" w:hAnsi="Trebuchet MS"/>
              </w:rPr>
            </w:pPr>
            <w:r>
              <w:rPr>
                <w:rFonts w:ascii="Trebuchet MS" w:hAnsi="Trebuchet MS"/>
                <w:b/>
              </w:rPr>
              <w:t>Surname</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ADDR1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22 </w:t>
            </w:r>
          </w:p>
        </w:tc>
        <w:tc>
          <w:tcPr>
            <w:tcW w:w="4820" w:type="dxa"/>
          </w:tcPr>
          <w:p w:rsidR="001C6BB2" w:rsidRDefault="001C6BB2" w:rsidP="001C6BB2">
            <w:pPr>
              <w:pStyle w:val="PlainText"/>
              <w:rPr>
                <w:rFonts w:ascii="Trebuchet MS" w:hAnsi="Trebuchet MS"/>
              </w:rPr>
            </w:pPr>
            <w:r>
              <w:rPr>
                <w:rFonts w:ascii="Trebuchet MS" w:hAnsi="Trebuchet MS"/>
                <w:b/>
              </w:rPr>
              <w:t>Address Line 1</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ADDR2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22 </w:t>
            </w:r>
          </w:p>
        </w:tc>
        <w:tc>
          <w:tcPr>
            <w:tcW w:w="4820" w:type="dxa"/>
          </w:tcPr>
          <w:p w:rsidR="001C6BB2" w:rsidRDefault="001C6BB2" w:rsidP="001C6BB2">
            <w:pPr>
              <w:pStyle w:val="PlainText"/>
              <w:rPr>
                <w:rFonts w:ascii="Trebuchet MS" w:hAnsi="Trebuchet MS"/>
              </w:rPr>
            </w:pPr>
            <w:r>
              <w:rPr>
                <w:rFonts w:ascii="Trebuchet MS" w:hAnsi="Trebuchet MS"/>
                <w:b/>
              </w:rPr>
              <w:t>Address Line 2</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ADDR3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Address Line 3</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TOWN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Town</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COUNTY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17 </w:t>
            </w:r>
          </w:p>
        </w:tc>
        <w:tc>
          <w:tcPr>
            <w:tcW w:w="4820" w:type="dxa"/>
          </w:tcPr>
          <w:p w:rsidR="001C6BB2" w:rsidRDefault="001C6BB2" w:rsidP="001C6BB2">
            <w:pPr>
              <w:pStyle w:val="PlainText"/>
              <w:rPr>
                <w:rFonts w:ascii="Trebuchet MS" w:hAnsi="Trebuchet MS"/>
              </w:rPr>
            </w:pPr>
            <w:r>
              <w:rPr>
                <w:rFonts w:ascii="Trebuchet MS" w:hAnsi="Trebuchet MS"/>
                <w:b/>
              </w:rPr>
              <w:t>Country</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POSTCODE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8 </w:t>
            </w:r>
          </w:p>
        </w:tc>
        <w:tc>
          <w:tcPr>
            <w:tcW w:w="4820" w:type="dxa"/>
          </w:tcPr>
          <w:p w:rsidR="001C6BB2" w:rsidRDefault="001C6BB2" w:rsidP="001C6BB2">
            <w:pPr>
              <w:pStyle w:val="PlainText"/>
              <w:rPr>
                <w:rFonts w:ascii="Trebuchet MS" w:hAnsi="Trebuchet MS"/>
              </w:rPr>
            </w:pPr>
            <w:r>
              <w:rPr>
                <w:rFonts w:ascii="Trebuchet MS" w:hAnsi="Trebuchet MS"/>
                <w:b/>
              </w:rPr>
              <w:t>Postcode</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TEL1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Telephone Number 1</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TEL2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Telephone Number 2</w:t>
            </w:r>
            <w:r>
              <w:rPr>
                <w:rFonts w:ascii="Trebuchet MS" w:hAnsi="Trebuchet MS"/>
              </w:rPr>
              <w:t>.</w:t>
            </w:r>
          </w:p>
        </w:tc>
      </w:tr>
      <w:tr w:rsidR="001C6BB2" w:rsidTr="001C6BB2">
        <w:tc>
          <w:tcPr>
            <w:tcW w:w="2235" w:type="dxa"/>
            <w:gridSpan w:val="2"/>
          </w:tcPr>
          <w:p w:rsidR="001C6BB2" w:rsidRDefault="00DF3755" w:rsidP="001C6BB2">
            <w:pPr>
              <w:pStyle w:val="PlainText"/>
              <w:rPr>
                <w:rFonts w:ascii="Trebuchet MS" w:hAnsi="Trebuchet MS"/>
              </w:rPr>
            </w:pPr>
            <w:r>
              <w:rPr>
                <w:rFonts w:ascii="Trebuchet MS" w:hAnsi="Trebuchet MS"/>
              </w:rPr>
              <w:t>SMS</w:t>
            </w:r>
            <w:r w:rsidR="001C6BB2">
              <w:rPr>
                <w:rFonts w:ascii="Trebuchet MS" w:hAnsi="Trebuchet MS"/>
              </w:rPr>
              <w:t xml:space="preserv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DF3755" w:rsidP="001C6BB2">
            <w:pPr>
              <w:pStyle w:val="PlainText"/>
              <w:rPr>
                <w:rFonts w:ascii="Trebuchet MS" w:hAnsi="Trebuchet MS"/>
              </w:rPr>
            </w:pPr>
            <w:r>
              <w:rPr>
                <w:rFonts w:ascii="Trebuchet MS" w:hAnsi="Trebuchet MS"/>
                <w:b/>
              </w:rPr>
              <w:t>SMS</w:t>
            </w:r>
            <w:r w:rsidR="001C6BB2">
              <w:rPr>
                <w:rFonts w:ascii="Trebuchet MS" w:hAnsi="Trebuchet MS"/>
                <w:b/>
              </w:rPr>
              <w:t xml:space="preserve"> number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EMAIL</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30</w:t>
            </w:r>
          </w:p>
        </w:tc>
        <w:tc>
          <w:tcPr>
            <w:tcW w:w="4820" w:type="dxa"/>
          </w:tcPr>
          <w:p w:rsidR="001C6BB2" w:rsidRDefault="001C6BB2" w:rsidP="001C6BB2">
            <w:pPr>
              <w:pStyle w:val="PlainText"/>
              <w:rPr>
                <w:rFonts w:ascii="Trebuchet MS" w:hAnsi="Trebuchet MS"/>
                <w:b/>
              </w:rPr>
            </w:pPr>
            <w:r>
              <w:rPr>
                <w:rFonts w:ascii="Trebuchet MS" w:hAnsi="Trebuchet MS"/>
                <w:b/>
              </w:rPr>
              <w:t>Email Address.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DIRECTIONS</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Customer Directions</w:t>
            </w:r>
            <w:r>
              <w:rPr>
                <w:rFonts w:ascii="Trebuchet MS" w:hAnsi="Trebuchet MS"/>
              </w:rPr>
              <w:t>. These are directions to the customer’s residence.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NOTES</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Customer Notes</w:t>
            </w:r>
            <w:r>
              <w:rPr>
                <w:rFonts w:ascii="Trebuchet MS" w:hAnsi="Trebuchet MS"/>
              </w:rPr>
              <w:t>. These are adhoc notes concerning the customer.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MARKETING</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1C6BB2" w:rsidP="001C6BB2">
            <w:pPr>
              <w:pStyle w:val="PlainText"/>
              <w:rPr>
                <w:rFonts w:ascii="Trebuchet MS" w:hAnsi="Trebuchet MS"/>
                <w:b/>
              </w:rPr>
            </w:pPr>
            <w:r>
              <w:rPr>
                <w:rFonts w:ascii="Trebuchet MS" w:hAnsi="Trebuchet MS"/>
                <w:b/>
              </w:rPr>
              <w:t>Marketing Source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EMAIL</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40</w:t>
            </w:r>
          </w:p>
        </w:tc>
        <w:tc>
          <w:tcPr>
            <w:tcW w:w="4820" w:type="dxa"/>
          </w:tcPr>
          <w:p w:rsidR="001C6BB2" w:rsidRDefault="001C6BB2" w:rsidP="001C6BB2">
            <w:pPr>
              <w:pStyle w:val="PlainText"/>
              <w:rPr>
                <w:rFonts w:ascii="Trebuchet MS" w:hAnsi="Trebuchet MS"/>
                <w:b/>
              </w:rPr>
            </w:pPr>
            <w:r>
              <w:rPr>
                <w:rFonts w:ascii="Trebuchet MS" w:hAnsi="Trebuchet MS"/>
                <w:b/>
              </w:rPr>
              <w:t>Email Address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ONSTOPFG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Customer On Stop Flag</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ONSTOPNOTE</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Customer On Stop Description</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ONSTOPUSERID</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10</w:t>
            </w:r>
          </w:p>
        </w:tc>
        <w:tc>
          <w:tcPr>
            <w:tcW w:w="4820" w:type="dxa"/>
          </w:tcPr>
          <w:p w:rsidR="001C6BB2" w:rsidRDefault="001C6BB2" w:rsidP="001C6BB2">
            <w:pPr>
              <w:pStyle w:val="PlainText"/>
              <w:rPr>
                <w:rFonts w:ascii="Trebuchet MS" w:hAnsi="Trebuchet MS"/>
                <w:b/>
              </w:rPr>
            </w:pPr>
            <w:r>
              <w:rPr>
                <w:rFonts w:ascii="Trebuchet MS" w:hAnsi="Trebuchet MS"/>
                <w:b/>
              </w:rPr>
              <w:t>User ID that set On Stop</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ONSTOPDATE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Date On Stop Set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CLIENTCUSTREF</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1C6BB2" w:rsidP="001C6BB2">
            <w:pPr>
              <w:pStyle w:val="PlainText"/>
              <w:rPr>
                <w:rFonts w:ascii="Trebuchet MS" w:hAnsi="Trebuchet MS"/>
                <w:b/>
              </w:rPr>
            </w:pPr>
            <w:r>
              <w:rPr>
                <w:rFonts w:ascii="Trebuchet MS" w:hAnsi="Trebuchet MS"/>
                <w:b/>
              </w:rPr>
              <w:t>Client Reference Code for the Customer.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RETAILCLIENTID</w:t>
            </w:r>
          </w:p>
        </w:tc>
        <w:tc>
          <w:tcPr>
            <w:tcW w:w="850" w:type="dxa"/>
          </w:tcPr>
          <w:p w:rsidR="001C6BB2" w:rsidRDefault="001C6BB2" w:rsidP="001C6BB2">
            <w:pPr>
              <w:pStyle w:val="PlainText"/>
              <w:rPr>
                <w:rFonts w:ascii="Trebuchet MS" w:hAnsi="Trebuchet MS"/>
              </w:rPr>
            </w:pPr>
            <w:r>
              <w:rPr>
                <w:rFonts w:ascii="Trebuchet MS" w:hAnsi="Trebuchet MS"/>
              </w:rPr>
              <w:t>I</w:t>
            </w:r>
          </w:p>
        </w:tc>
        <w:tc>
          <w:tcPr>
            <w:tcW w:w="992" w:type="dxa"/>
          </w:tcPr>
          <w:p w:rsidR="001C6BB2" w:rsidRDefault="001C6BB2" w:rsidP="001C6BB2">
            <w:pPr>
              <w:pStyle w:val="PlainText"/>
              <w:rPr>
                <w:rFonts w:ascii="Trebuchet MS" w:hAnsi="Trebuchet MS"/>
              </w:rPr>
            </w:pPr>
          </w:p>
        </w:tc>
        <w:tc>
          <w:tcPr>
            <w:tcW w:w="4820" w:type="dxa"/>
          </w:tcPr>
          <w:p w:rsidR="001C6BB2" w:rsidRPr="00CC31D1" w:rsidRDefault="001C6BB2" w:rsidP="001C6BB2">
            <w:pPr>
              <w:pStyle w:val="PlainText"/>
              <w:rPr>
                <w:rFonts w:ascii="Trebuchet MS" w:hAnsi="Trebuchet MS"/>
              </w:rPr>
            </w:pPr>
            <w:r>
              <w:rPr>
                <w:rFonts w:ascii="Trebuchet MS" w:hAnsi="Trebuchet MS"/>
                <w:b/>
              </w:rPr>
              <w:t xml:space="preserve">Retailer ID. </w:t>
            </w:r>
            <w:r>
              <w:rPr>
                <w:rFonts w:ascii="Trebuchet MS" w:hAnsi="Trebuchet MS"/>
              </w:rPr>
              <w:t>This links into the RetailClient table to retrieve the retailer name.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X</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Customer X mapping co-ordinate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Y</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Customer Y mapping co-ordinate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CUSTOMERID</w:t>
            </w:r>
          </w:p>
        </w:tc>
      </w:tr>
    </w:tbl>
    <w:p w:rsidR="001C6BB2" w:rsidRDefault="001C6BB2" w:rsidP="001C6BB2"/>
    <w:p w:rsidR="001C6BB2" w:rsidRDefault="001C6BB2" w:rsidP="001C6BB2">
      <w:pPr>
        <w:pStyle w:val="BodyText"/>
      </w:pPr>
      <w:r>
        <w:br w:type="page"/>
      </w:r>
    </w:p>
    <w:p w:rsidR="001C6BB2" w:rsidRDefault="001C6BB2" w:rsidP="001C6BB2">
      <w:pPr>
        <w:pStyle w:val="Heading1"/>
      </w:pPr>
      <w:bookmarkStart w:id="2727" w:name="_Toc447600566"/>
      <w:bookmarkStart w:id="2728" w:name="_Toc499216921"/>
      <w:r>
        <w:lastRenderedPageBreak/>
        <w:t>Service Table</w:t>
      </w:r>
      <w:bookmarkEnd w:id="2727"/>
      <w:bookmarkEnd w:id="2728"/>
    </w:p>
    <w:p w:rsidR="001C6BB2" w:rsidRDefault="001C6BB2" w:rsidP="001C6BB2">
      <w:pPr>
        <w:pStyle w:val="BodyText"/>
      </w:pPr>
      <w:r>
        <w:t>The service table holds a record for each service call that is made. Each call is linked to a customer to get the address and customer information.</w:t>
      </w:r>
    </w:p>
    <w:p w:rsidR="001C6BB2" w:rsidRDefault="001C6BB2" w:rsidP="001C6BB2">
      <w:pPr>
        <w:pStyle w:val="BodyText"/>
      </w:pPr>
      <w:r>
        <w:t>The imported service table will be split between the Service table and the Customer table.</w:t>
      </w:r>
    </w:p>
    <w:p w:rsidR="001C6BB2" w:rsidRDefault="001C6BB2" w:rsidP="001C6BB2">
      <w:pPr>
        <w:pStyle w:val="Heading2"/>
      </w:pPr>
      <w:bookmarkStart w:id="2729" w:name="_Toc447600567"/>
      <w:bookmarkStart w:id="2730" w:name="_Toc499216922"/>
      <w:r>
        <w:t>System Record Structure (SERVICE)</w:t>
      </w:r>
      <w:bookmarkEnd w:id="2729"/>
      <w:bookmarkEnd w:id="2730"/>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 xml:space="preserve">Service Table </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SERVICEID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Service Call Identifier</w:t>
            </w:r>
            <w:r>
              <w:rPr>
                <w:rFonts w:ascii="Trebuchet MS" w:hAnsi="Trebuchet MS"/>
              </w:rPr>
              <w:t>. This is a unique system generated service call identifier derived from the SYSTEM table field NxServiceID.</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CUSTOMERID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Customer Identifier</w:t>
            </w:r>
            <w:r>
              <w:rPr>
                <w:rFonts w:ascii="Trebuchet MS" w:hAnsi="Trebuchet MS"/>
              </w:rPr>
              <w:t>. This links to the CUSTOMER table CUSTOMERID fields.</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CLIENTID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Client Identifier</w:t>
            </w:r>
            <w:r>
              <w:rPr>
                <w:rFonts w:ascii="Trebuchet MS" w:hAnsi="Trebuchet MS"/>
              </w:rPr>
              <w:t>. This links to the CLIENT table CLIENTID fields.</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CUSTAPLID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Customer Appliance Identifier</w:t>
            </w:r>
            <w:r>
              <w:rPr>
                <w:rFonts w:ascii="Trebuchet MS" w:hAnsi="Trebuchet MS"/>
              </w:rPr>
              <w:t>. This links to the CUSTAPL table to obtain the appliance  information.</w:t>
            </w:r>
          </w:p>
        </w:tc>
      </w:tr>
      <w:tr w:rsidR="001C6BB2" w:rsidTr="001C6BB2">
        <w:tc>
          <w:tcPr>
            <w:tcW w:w="2235" w:type="dxa"/>
            <w:gridSpan w:val="2"/>
            <w:tcBorders>
              <w:bottom w:val="nil"/>
            </w:tcBorders>
          </w:tcPr>
          <w:p w:rsidR="001C6BB2" w:rsidRDefault="001C6BB2" w:rsidP="001C6BB2">
            <w:pPr>
              <w:pStyle w:val="PlainText"/>
              <w:rPr>
                <w:rFonts w:ascii="Trebuchet MS" w:hAnsi="Trebuchet MS"/>
                <w:i/>
              </w:rPr>
            </w:pPr>
            <w:r>
              <w:rPr>
                <w:rFonts w:ascii="Trebuchet MS" w:hAnsi="Trebuchet MS"/>
                <w:i/>
              </w:rPr>
              <w:t xml:space="preserve">INSPECTID </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 xml:space="preserve">N                 </w:t>
            </w:r>
          </w:p>
        </w:tc>
        <w:tc>
          <w:tcPr>
            <w:tcW w:w="992" w:type="dxa"/>
            <w:tcBorders>
              <w:bottom w:val="nil"/>
            </w:tcBorders>
          </w:tcPr>
          <w:p w:rsidR="001C6BB2" w:rsidRDefault="001C6BB2" w:rsidP="001C6BB2">
            <w:pPr>
              <w:pStyle w:val="PlainText"/>
              <w:rPr>
                <w:rFonts w:ascii="Trebuchet MS" w:hAnsi="Trebuchet MS"/>
              </w:rPr>
            </w:pPr>
            <w:r>
              <w:rPr>
                <w:rFonts w:ascii="Trebuchet MS" w:hAnsi="Trebuchet MS"/>
              </w:rPr>
              <w:t xml:space="preserve"> </w:t>
            </w:r>
          </w:p>
        </w:tc>
        <w:tc>
          <w:tcPr>
            <w:tcW w:w="4820" w:type="dxa"/>
            <w:tcBorders>
              <w:bottom w:val="nil"/>
            </w:tcBorders>
          </w:tcPr>
          <w:p w:rsidR="001C6BB2" w:rsidRDefault="001C6BB2" w:rsidP="001C6BB2">
            <w:pPr>
              <w:pStyle w:val="PlainText"/>
              <w:rPr>
                <w:rFonts w:ascii="Trebuchet MS" w:hAnsi="Trebuchet MS"/>
              </w:rPr>
            </w:pPr>
            <w:r>
              <w:rPr>
                <w:rFonts w:ascii="Trebuchet MS" w:hAnsi="Trebuchet MS"/>
                <w:b/>
              </w:rPr>
              <w:t>Inspection ID</w:t>
            </w:r>
            <w:r>
              <w:rPr>
                <w:rFonts w:ascii="Trebuchet MS" w:hAnsi="Trebuchet MS"/>
              </w:rPr>
              <w:t>. This is the key into an attached call inspection in table InpsectData.</w:t>
            </w:r>
          </w:p>
        </w:tc>
      </w:tr>
      <w:tr w:rsidR="001C6BB2" w:rsidTr="001C6BB2">
        <w:tc>
          <w:tcPr>
            <w:tcW w:w="2235" w:type="dxa"/>
            <w:gridSpan w:val="2"/>
            <w:tcBorders>
              <w:bottom w:val="nil"/>
            </w:tcBorders>
          </w:tcPr>
          <w:p w:rsidR="001C6BB2" w:rsidRDefault="001C6BB2" w:rsidP="001C6BB2">
            <w:pPr>
              <w:pStyle w:val="PlainText"/>
              <w:rPr>
                <w:rFonts w:ascii="Trebuchet MS" w:hAnsi="Trebuchet MS"/>
                <w:i/>
              </w:rPr>
            </w:pPr>
            <w:r>
              <w:rPr>
                <w:rFonts w:ascii="Trebuchet MS" w:hAnsi="Trebuchet MS"/>
                <w:i/>
              </w:rPr>
              <w:t xml:space="preserve">RETURNID </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 xml:space="preserve">N                 </w:t>
            </w:r>
          </w:p>
        </w:tc>
        <w:tc>
          <w:tcPr>
            <w:tcW w:w="992" w:type="dxa"/>
            <w:tcBorders>
              <w:bottom w:val="nil"/>
            </w:tcBorders>
          </w:tcPr>
          <w:p w:rsidR="001C6BB2" w:rsidRDefault="001C6BB2" w:rsidP="001C6BB2">
            <w:pPr>
              <w:pStyle w:val="PlainText"/>
              <w:rPr>
                <w:rFonts w:ascii="Trebuchet MS" w:hAnsi="Trebuchet MS"/>
              </w:rPr>
            </w:pPr>
            <w:r>
              <w:rPr>
                <w:rFonts w:ascii="Trebuchet MS" w:hAnsi="Trebuchet MS"/>
              </w:rPr>
              <w:t xml:space="preserve"> </w:t>
            </w:r>
          </w:p>
        </w:tc>
        <w:tc>
          <w:tcPr>
            <w:tcW w:w="4820" w:type="dxa"/>
            <w:tcBorders>
              <w:bottom w:val="nil"/>
            </w:tcBorders>
          </w:tcPr>
          <w:p w:rsidR="001C6BB2" w:rsidRDefault="001C6BB2" w:rsidP="001C6BB2">
            <w:pPr>
              <w:pStyle w:val="PlainText"/>
              <w:rPr>
                <w:rFonts w:ascii="Trebuchet MS" w:hAnsi="Trebuchet MS"/>
              </w:rPr>
            </w:pPr>
            <w:r>
              <w:rPr>
                <w:rFonts w:ascii="Trebuchet MS" w:hAnsi="Trebuchet MS"/>
                <w:b/>
              </w:rPr>
              <w:t>Goods Returned Number</w:t>
            </w:r>
            <w:r>
              <w:rPr>
                <w:rFonts w:ascii="Trebuchet MS" w:hAnsi="Trebuchet MS"/>
              </w:rPr>
              <w:t xml:space="preserve">. This is the goods returned number from the goods returned table. </w:t>
            </w:r>
            <w:r>
              <w:rPr>
                <w:rFonts w:ascii="Trebuchet MS" w:hAnsi="Trebuchet MS"/>
                <w:i/>
              </w:rPr>
              <w:t>(Only populated for a goods returned service call)</w:t>
            </w:r>
            <w:r>
              <w:rPr>
                <w:rFonts w:ascii="Trebuchet MS" w:hAnsi="Trebuchet MS"/>
              </w:rPr>
              <w:t>.</w:t>
            </w:r>
          </w:p>
        </w:tc>
      </w:tr>
      <w:tr w:rsidR="001C6BB2" w:rsidTr="001C6BB2">
        <w:tc>
          <w:tcPr>
            <w:tcW w:w="2235" w:type="dxa"/>
            <w:gridSpan w:val="2"/>
            <w:tcBorders>
              <w:bottom w:val="nil"/>
            </w:tcBorders>
          </w:tcPr>
          <w:p w:rsidR="001C6BB2" w:rsidRDefault="001C6BB2" w:rsidP="001C6BB2">
            <w:pPr>
              <w:pStyle w:val="PlainText"/>
              <w:rPr>
                <w:rFonts w:ascii="Trebuchet MS" w:hAnsi="Trebuchet MS"/>
              </w:rPr>
            </w:pPr>
            <w:r>
              <w:rPr>
                <w:rFonts w:ascii="Trebuchet MS" w:hAnsi="Trebuchet MS"/>
              </w:rPr>
              <w:t xml:space="preserve">REF          </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 xml:space="preserve">A                 </w:t>
            </w:r>
          </w:p>
        </w:tc>
        <w:tc>
          <w:tcPr>
            <w:tcW w:w="992" w:type="dxa"/>
            <w:tcBorders>
              <w:bottom w:val="nil"/>
            </w:tcBorders>
          </w:tcPr>
          <w:p w:rsidR="001C6BB2" w:rsidRDefault="001C6BB2" w:rsidP="001C6BB2">
            <w:pPr>
              <w:pStyle w:val="PlainText"/>
              <w:rPr>
                <w:rFonts w:ascii="Trebuchet MS" w:hAnsi="Trebuchet MS"/>
              </w:rPr>
            </w:pPr>
            <w:r>
              <w:rPr>
                <w:rFonts w:ascii="Trebuchet MS" w:hAnsi="Trebuchet MS"/>
              </w:rPr>
              <w:t xml:space="preserve">10 </w:t>
            </w:r>
          </w:p>
        </w:tc>
        <w:tc>
          <w:tcPr>
            <w:tcW w:w="4820" w:type="dxa"/>
            <w:tcBorders>
              <w:bottom w:val="nil"/>
            </w:tcBorders>
          </w:tcPr>
          <w:p w:rsidR="001C6BB2" w:rsidRDefault="001C6BB2" w:rsidP="001C6BB2">
            <w:pPr>
              <w:pStyle w:val="PlainText"/>
              <w:rPr>
                <w:rFonts w:ascii="Trebuchet MS" w:hAnsi="Trebuchet MS"/>
              </w:rPr>
            </w:pPr>
            <w:r>
              <w:rPr>
                <w:rFonts w:ascii="Trebuchet MS" w:hAnsi="Trebuchet MS"/>
                <w:b/>
              </w:rPr>
              <w:t>Easy Log Reference Number</w:t>
            </w:r>
            <w:r>
              <w:rPr>
                <w:rFonts w:ascii="Trebuchet MS" w:hAnsi="Trebuchet MS"/>
              </w:rPr>
              <w:t>. This is the reference number generated from the Easy Log system. This will only be populated by Imported records for reference purposes.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TODAYDATETIME</w:t>
            </w:r>
          </w:p>
        </w:tc>
        <w:tc>
          <w:tcPr>
            <w:tcW w:w="850" w:type="dxa"/>
          </w:tcPr>
          <w:p w:rsidR="001C6BB2" w:rsidRDefault="001C6BB2" w:rsidP="001C6BB2">
            <w:pPr>
              <w:pStyle w:val="PlainText"/>
              <w:rPr>
                <w:rFonts w:ascii="Trebuchet MS" w:hAnsi="Trebuchet MS"/>
              </w:rPr>
            </w:pPr>
            <w:r>
              <w:rPr>
                <w:rFonts w:ascii="Trebuchet MS" w:hAnsi="Trebuchet MS"/>
              </w:rPr>
              <w:t xml:space="preserve">D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Date and Time Call Entry Started</w:t>
            </w:r>
            <w:r>
              <w:rPr>
                <w:rFonts w:ascii="Trebuchet MS" w:hAnsi="Trebuchet MS"/>
              </w:rPr>
              <w:t>. Date and time the call was created.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CALLDATETIME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Date and Time Call Entry Finished. </w:t>
            </w:r>
            <w:r>
              <w:rPr>
                <w:rFonts w:ascii="Trebuchet MS" w:hAnsi="Trebuchet MS"/>
              </w:rPr>
              <w:t>This is the date and time the call was fully entered. This is used to time how long the call took.</w:t>
            </w:r>
          </w:p>
        </w:tc>
      </w:tr>
      <w:tr w:rsidR="001C6BB2" w:rsidTr="001C6BB2">
        <w:tc>
          <w:tcPr>
            <w:tcW w:w="2235" w:type="dxa"/>
            <w:gridSpan w:val="2"/>
          </w:tcPr>
          <w:p w:rsidR="001C6BB2" w:rsidRPr="00302E75" w:rsidRDefault="001C6BB2" w:rsidP="001C6BB2">
            <w:pPr>
              <w:pStyle w:val="PlainText"/>
              <w:rPr>
                <w:rFonts w:ascii="Trebuchet MS" w:hAnsi="Trebuchet MS"/>
                <w:i/>
              </w:rPr>
            </w:pPr>
            <w:r w:rsidRPr="00302E75">
              <w:rPr>
                <w:rFonts w:ascii="Trebuchet MS" w:hAnsi="Trebuchet MS"/>
                <w:i/>
              </w:rPr>
              <w:t>LABOURID</w:t>
            </w:r>
          </w:p>
        </w:tc>
        <w:tc>
          <w:tcPr>
            <w:tcW w:w="850" w:type="dxa"/>
          </w:tcPr>
          <w:p w:rsidR="001C6BB2" w:rsidRDefault="001C6BB2" w:rsidP="001C6BB2">
            <w:pPr>
              <w:pStyle w:val="PlainText"/>
              <w:rPr>
                <w:rFonts w:ascii="Trebuchet MS" w:hAnsi="Trebuchet MS"/>
              </w:rPr>
            </w:pPr>
            <w:r>
              <w:rPr>
                <w:rFonts w:ascii="Trebuchet MS" w:hAnsi="Trebuchet MS"/>
              </w:rPr>
              <w:t xml:space="preserve">D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Labour ID</w:t>
            </w:r>
            <w:r>
              <w:rPr>
                <w:rFonts w:ascii="Trebuchet MS" w:hAnsi="Trebuchet MS"/>
              </w:rPr>
              <w:t>. This is the key into the labour rates table.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DONEDATE     </w:t>
            </w:r>
          </w:p>
        </w:tc>
        <w:tc>
          <w:tcPr>
            <w:tcW w:w="850" w:type="dxa"/>
          </w:tcPr>
          <w:p w:rsidR="001C6BB2" w:rsidRDefault="001C6BB2" w:rsidP="001C6BB2">
            <w:pPr>
              <w:pStyle w:val="PlainText"/>
              <w:rPr>
                <w:rFonts w:ascii="Trebuchet MS" w:hAnsi="Trebuchet MS"/>
              </w:rPr>
            </w:pPr>
            <w:r>
              <w:rPr>
                <w:rFonts w:ascii="Trebuchet MS" w:hAnsi="Trebuchet MS"/>
              </w:rPr>
              <w:t xml:space="preserve">D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Call Date</w:t>
            </w:r>
            <w:r>
              <w:rPr>
                <w:rFonts w:ascii="Trebuchet MS" w:hAnsi="Trebuchet MS"/>
              </w:rPr>
              <w:t>. This is the date when the service call was actually made.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PROCDATE     </w:t>
            </w:r>
          </w:p>
        </w:tc>
        <w:tc>
          <w:tcPr>
            <w:tcW w:w="850" w:type="dxa"/>
          </w:tcPr>
          <w:p w:rsidR="001C6BB2" w:rsidRDefault="001C6BB2" w:rsidP="001C6BB2">
            <w:pPr>
              <w:pStyle w:val="PlainText"/>
              <w:rPr>
                <w:rFonts w:ascii="Trebuchet MS" w:hAnsi="Trebuchet MS"/>
              </w:rPr>
            </w:pPr>
            <w:r>
              <w:rPr>
                <w:rFonts w:ascii="Trebuchet MS" w:hAnsi="Trebuchet MS"/>
              </w:rPr>
              <w:t xml:space="preserve">D                 </w:t>
            </w:r>
          </w:p>
        </w:tc>
        <w:tc>
          <w:tcPr>
            <w:tcW w:w="992" w:type="dxa"/>
          </w:tcPr>
          <w:p w:rsidR="001C6BB2" w:rsidRDefault="001C6BB2" w:rsidP="001C6BB2">
            <w:pPr>
              <w:pStyle w:val="PlainText"/>
              <w:rPr>
                <w:rFonts w:ascii="Trebuchet MS" w:hAnsi="Trebuchet MS"/>
              </w:rPr>
            </w:pPr>
            <w:r>
              <w:rPr>
                <w:rFonts w:ascii="Trebuchet MS" w:hAnsi="Trebuchet MS"/>
              </w:rPr>
              <w:t xml:space="preserve"> </w:t>
            </w:r>
          </w:p>
        </w:tc>
        <w:tc>
          <w:tcPr>
            <w:tcW w:w="4820" w:type="dxa"/>
          </w:tcPr>
          <w:p w:rsidR="001C6BB2" w:rsidRDefault="001C6BB2" w:rsidP="001C6BB2">
            <w:pPr>
              <w:pStyle w:val="PlainText"/>
              <w:rPr>
                <w:rFonts w:ascii="Trebuchet MS" w:hAnsi="Trebuchet MS"/>
              </w:rPr>
            </w:pPr>
            <w:r>
              <w:rPr>
                <w:rFonts w:ascii="Trebuchet MS" w:hAnsi="Trebuchet MS"/>
                <w:b/>
              </w:rPr>
              <w:t>Date Spares Dispatched</w:t>
            </w:r>
            <w:r>
              <w:rPr>
                <w:rFonts w:ascii="Trebuchet MS" w:hAnsi="Trebuchet MS"/>
              </w:rPr>
              <w:t>. This is the date the spare parts were dispatched.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REPFAULT     </w:t>
            </w:r>
          </w:p>
        </w:tc>
        <w:tc>
          <w:tcPr>
            <w:tcW w:w="850" w:type="dxa"/>
          </w:tcPr>
          <w:p w:rsidR="001C6BB2" w:rsidRDefault="001C6BB2" w:rsidP="001C6BB2">
            <w:pPr>
              <w:pStyle w:val="PlainText"/>
              <w:rPr>
                <w:rFonts w:ascii="Trebuchet MS" w:hAnsi="Trebuchet MS"/>
              </w:rPr>
            </w:pPr>
            <w:r>
              <w:rPr>
                <w:rFonts w:ascii="Trebuchet MS" w:hAnsi="Trebuchet MS"/>
              </w:rPr>
              <w:t xml:space="preserve">M                 </w:t>
            </w:r>
          </w:p>
        </w:tc>
        <w:tc>
          <w:tcPr>
            <w:tcW w:w="992" w:type="dxa"/>
          </w:tcPr>
          <w:p w:rsidR="001C6BB2" w:rsidRDefault="001C6BB2" w:rsidP="001C6BB2">
            <w:pPr>
              <w:pStyle w:val="PlainText"/>
              <w:rPr>
                <w:rFonts w:ascii="Trebuchet MS" w:hAnsi="Trebuchet MS"/>
              </w:rPr>
            </w:pPr>
            <w:r>
              <w:rPr>
                <w:rFonts w:ascii="Trebuchet MS" w:hAnsi="Trebuchet MS"/>
              </w:rPr>
              <w:t xml:space="preserve"> </w:t>
            </w:r>
          </w:p>
        </w:tc>
        <w:tc>
          <w:tcPr>
            <w:tcW w:w="4820" w:type="dxa"/>
          </w:tcPr>
          <w:p w:rsidR="001C6BB2" w:rsidRDefault="001C6BB2" w:rsidP="001C6BB2">
            <w:pPr>
              <w:pStyle w:val="PlainText"/>
              <w:rPr>
                <w:rFonts w:ascii="Trebuchet MS" w:hAnsi="Trebuchet MS"/>
              </w:rPr>
            </w:pPr>
            <w:r>
              <w:rPr>
                <w:rFonts w:ascii="Trebuchet MS" w:hAnsi="Trebuchet MS"/>
                <w:b/>
              </w:rPr>
              <w:t>Fault Report Note.</w:t>
            </w:r>
            <w:r>
              <w:rPr>
                <w:rFonts w:ascii="Trebuchet MS" w:hAnsi="Trebuchet MS"/>
              </w:rPr>
              <w:t xml:space="preserve"> This is a short note on the fault to be repaired.</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FAULTCD1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 </w:t>
            </w:r>
          </w:p>
        </w:tc>
        <w:tc>
          <w:tcPr>
            <w:tcW w:w="4820" w:type="dxa"/>
          </w:tcPr>
          <w:p w:rsidR="001C6BB2" w:rsidRDefault="001C6BB2" w:rsidP="001C6BB2">
            <w:pPr>
              <w:pStyle w:val="PlainText"/>
              <w:rPr>
                <w:rFonts w:ascii="Trebuchet MS" w:hAnsi="Trebuchet MS"/>
              </w:rPr>
            </w:pPr>
            <w:r>
              <w:rPr>
                <w:rFonts w:ascii="Trebuchet MS" w:hAnsi="Trebuchet MS"/>
                <w:b/>
              </w:rPr>
              <w:t>Fault Code 1</w:t>
            </w:r>
            <w:r>
              <w:rPr>
                <w:rFonts w:ascii="Trebuchet MS" w:hAnsi="Trebuchet MS"/>
              </w:rPr>
              <w:t>. This is linked into the POP_FAUL table.</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FAULTCD2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 </w:t>
            </w:r>
          </w:p>
        </w:tc>
        <w:tc>
          <w:tcPr>
            <w:tcW w:w="4820" w:type="dxa"/>
          </w:tcPr>
          <w:p w:rsidR="001C6BB2" w:rsidRDefault="001C6BB2" w:rsidP="001C6BB2">
            <w:pPr>
              <w:pStyle w:val="PlainText"/>
              <w:rPr>
                <w:rFonts w:ascii="Trebuchet MS" w:hAnsi="Trebuchet MS"/>
              </w:rPr>
            </w:pPr>
            <w:r>
              <w:rPr>
                <w:rFonts w:ascii="Trebuchet MS" w:hAnsi="Trebuchet MS"/>
                <w:b/>
              </w:rPr>
              <w:t>Fault Code 2</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FAULTCD3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 </w:t>
            </w:r>
          </w:p>
        </w:tc>
        <w:tc>
          <w:tcPr>
            <w:tcW w:w="4820" w:type="dxa"/>
          </w:tcPr>
          <w:p w:rsidR="001C6BB2" w:rsidRDefault="001C6BB2" w:rsidP="001C6BB2">
            <w:pPr>
              <w:pStyle w:val="PlainText"/>
              <w:rPr>
                <w:rFonts w:ascii="Trebuchet MS" w:hAnsi="Trebuchet MS"/>
              </w:rPr>
            </w:pPr>
            <w:r>
              <w:rPr>
                <w:rFonts w:ascii="Trebuchet MS" w:hAnsi="Trebuchet MS"/>
                <w:b/>
              </w:rPr>
              <w:t>Fault Code 3</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FAULTCD4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 </w:t>
            </w:r>
          </w:p>
        </w:tc>
        <w:tc>
          <w:tcPr>
            <w:tcW w:w="4820" w:type="dxa"/>
          </w:tcPr>
          <w:p w:rsidR="001C6BB2" w:rsidRDefault="001C6BB2" w:rsidP="001C6BB2">
            <w:pPr>
              <w:pStyle w:val="PlainText"/>
              <w:rPr>
                <w:rFonts w:ascii="Trebuchet MS" w:hAnsi="Trebuchet MS"/>
              </w:rPr>
            </w:pPr>
            <w:r>
              <w:rPr>
                <w:rFonts w:ascii="Trebuchet MS" w:hAnsi="Trebuchet MS"/>
                <w:b/>
              </w:rPr>
              <w:t>Fault Code 4</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FAULTCD5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 </w:t>
            </w:r>
          </w:p>
        </w:tc>
        <w:tc>
          <w:tcPr>
            <w:tcW w:w="4820" w:type="dxa"/>
          </w:tcPr>
          <w:p w:rsidR="001C6BB2" w:rsidRDefault="001C6BB2" w:rsidP="001C6BB2">
            <w:pPr>
              <w:pStyle w:val="PlainText"/>
              <w:rPr>
                <w:rFonts w:ascii="Trebuchet MS" w:hAnsi="Trebuchet MS"/>
              </w:rPr>
            </w:pPr>
            <w:r>
              <w:rPr>
                <w:rFonts w:ascii="Trebuchet MS" w:hAnsi="Trebuchet MS"/>
                <w:b/>
              </w:rPr>
              <w:t>Fault Code 5</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FAULTCD6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 </w:t>
            </w:r>
          </w:p>
        </w:tc>
        <w:tc>
          <w:tcPr>
            <w:tcW w:w="4820" w:type="dxa"/>
          </w:tcPr>
          <w:p w:rsidR="001C6BB2" w:rsidRDefault="001C6BB2" w:rsidP="001C6BB2">
            <w:pPr>
              <w:pStyle w:val="PlainText"/>
              <w:rPr>
                <w:rFonts w:ascii="Trebuchet MS" w:hAnsi="Trebuchet MS"/>
              </w:rPr>
            </w:pPr>
            <w:r>
              <w:rPr>
                <w:rFonts w:ascii="Trebuchet MS" w:hAnsi="Trebuchet MS"/>
                <w:b/>
              </w:rPr>
              <w:t>Fault Code 6</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APLPART1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Appliance Part Code 1</w:t>
            </w:r>
            <w:r>
              <w:rPr>
                <w:rFonts w:ascii="Trebuchet MS" w:hAnsi="Trebuchet MS"/>
              </w:rPr>
              <w:t>. This is linked into the Appliance Parts table.</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APLPART2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Appliance Part Code 2</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APLPART3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Appliance Part Code 3</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APLPART4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Appliance Part Code 4</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lastRenderedPageBreak/>
              <w:t xml:space="preserve">APLPART5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Appliance Part Code 5</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APLPART6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Appliance Part Code 6</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WARRANTYFG        </w:t>
            </w:r>
          </w:p>
        </w:tc>
        <w:tc>
          <w:tcPr>
            <w:tcW w:w="850" w:type="dxa"/>
          </w:tcPr>
          <w:p w:rsidR="001C6BB2" w:rsidRDefault="001C6BB2" w:rsidP="001C6BB2">
            <w:pPr>
              <w:pStyle w:val="PlainText"/>
              <w:rPr>
                <w:rFonts w:ascii="Trebuchet MS" w:hAnsi="Trebuchet MS"/>
              </w:rPr>
            </w:pPr>
            <w:r>
              <w:rPr>
                <w:rFonts w:ascii="Trebuchet MS" w:hAnsi="Trebuchet MS"/>
              </w:rPr>
              <w:t xml:space="preserve">L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Warranty Flag</w:t>
            </w:r>
            <w:r>
              <w:rPr>
                <w:rFonts w:ascii="Trebuchet MS" w:hAnsi="Trebuchet MS"/>
              </w:rPr>
              <w:t>. This is set to True to indicate that the customer has warranty at the time the call was booked. Renamed from ‘WRNTY’.</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VISITCD</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Visit Reason Code</w:t>
            </w:r>
            <w:r>
              <w:rPr>
                <w:rFonts w:ascii="Trebuchet MS" w:hAnsi="Trebuchet MS"/>
              </w:rPr>
              <w:t>. This is linked into the return reason table POP_CC. Renamed from ‘OUTWRNTY’.</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USERID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6 </w:t>
            </w:r>
          </w:p>
        </w:tc>
        <w:tc>
          <w:tcPr>
            <w:tcW w:w="4820" w:type="dxa"/>
          </w:tcPr>
          <w:p w:rsidR="001C6BB2" w:rsidRDefault="001C6BB2" w:rsidP="001C6BB2">
            <w:pPr>
              <w:pStyle w:val="PlainText"/>
              <w:rPr>
                <w:rFonts w:ascii="Trebuchet MS" w:hAnsi="Trebuchet MS"/>
              </w:rPr>
            </w:pPr>
            <w:r>
              <w:rPr>
                <w:rFonts w:ascii="Trebuchet MS" w:hAnsi="Trebuchet MS"/>
                <w:b/>
              </w:rPr>
              <w:t>User Identifier</w:t>
            </w:r>
            <w:r>
              <w:rPr>
                <w:rFonts w:ascii="Trebuchet MS" w:hAnsi="Trebuchet MS"/>
              </w:rPr>
              <w:t>. This is the user ID of the staff member entering the call. This is linked into the USER table. Renamed from RECALL.</w:t>
            </w:r>
          </w:p>
        </w:tc>
      </w:tr>
      <w:tr w:rsidR="001C6BB2" w:rsidTr="001C6BB2">
        <w:tc>
          <w:tcPr>
            <w:tcW w:w="2235" w:type="dxa"/>
            <w:gridSpan w:val="2"/>
            <w:tcBorders>
              <w:bottom w:val="nil"/>
            </w:tcBorders>
            <w:shd w:val="clear" w:color="auto" w:fill="FFFFFF"/>
          </w:tcPr>
          <w:p w:rsidR="001C6BB2" w:rsidRDefault="001C6BB2" w:rsidP="001C6BB2">
            <w:pPr>
              <w:pStyle w:val="PlainText"/>
              <w:rPr>
                <w:rFonts w:ascii="Trebuchet MS" w:hAnsi="Trebuchet MS"/>
              </w:rPr>
            </w:pPr>
            <w:r>
              <w:rPr>
                <w:rFonts w:ascii="Trebuchet MS" w:hAnsi="Trebuchet MS"/>
              </w:rPr>
              <w:t>NOTES</w:t>
            </w:r>
          </w:p>
        </w:tc>
        <w:tc>
          <w:tcPr>
            <w:tcW w:w="850" w:type="dxa"/>
            <w:tcBorders>
              <w:bottom w:val="nil"/>
            </w:tcBorders>
            <w:shd w:val="clear" w:color="auto" w:fill="FFFFFF"/>
          </w:tcPr>
          <w:p w:rsidR="001C6BB2" w:rsidRDefault="001C6BB2" w:rsidP="001C6BB2">
            <w:pPr>
              <w:pStyle w:val="PlainText"/>
              <w:rPr>
                <w:rFonts w:ascii="Trebuchet MS" w:hAnsi="Trebuchet MS"/>
              </w:rPr>
            </w:pPr>
            <w:r>
              <w:rPr>
                <w:rFonts w:ascii="Trebuchet MS" w:hAnsi="Trebuchet MS"/>
              </w:rPr>
              <w:t>M</w:t>
            </w:r>
          </w:p>
        </w:tc>
        <w:tc>
          <w:tcPr>
            <w:tcW w:w="992" w:type="dxa"/>
            <w:tcBorders>
              <w:bottom w:val="nil"/>
            </w:tcBorders>
            <w:shd w:val="clear" w:color="auto" w:fill="FFFFFF"/>
          </w:tcPr>
          <w:p w:rsidR="001C6BB2" w:rsidRDefault="001C6BB2" w:rsidP="001C6BB2">
            <w:pPr>
              <w:pStyle w:val="PlainText"/>
              <w:rPr>
                <w:rFonts w:ascii="Trebuchet MS" w:hAnsi="Trebuchet MS"/>
              </w:rPr>
            </w:pPr>
          </w:p>
        </w:tc>
        <w:tc>
          <w:tcPr>
            <w:tcW w:w="4820" w:type="dxa"/>
            <w:tcBorders>
              <w:bottom w:val="nil"/>
            </w:tcBorders>
            <w:shd w:val="clear" w:color="auto" w:fill="FFFFFF"/>
          </w:tcPr>
          <w:p w:rsidR="001C6BB2" w:rsidRDefault="001C6BB2" w:rsidP="001C6BB2">
            <w:pPr>
              <w:pStyle w:val="PlainText"/>
              <w:rPr>
                <w:rFonts w:ascii="Trebuchet MS" w:hAnsi="Trebuchet MS"/>
              </w:rPr>
            </w:pPr>
            <w:r>
              <w:rPr>
                <w:rFonts w:ascii="Trebuchet MS" w:hAnsi="Trebuchet MS"/>
                <w:b/>
              </w:rPr>
              <w:t>Service Call Notes.</w:t>
            </w:r>
            <w:r>
              <w:rPr>
                <w:rFonts w:ascii="Trebuchet MS" w:hAnsi="Trebuchet MS"/>
              </w:rPr>
              <w:t xml:space="preserve"> These are notes pertaining to the service call.</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CALLSHEETNO</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10</w:t>
            </w:r>
          </w:p>
        </w:tc>
        <w:tc>
          <w:tcPr>
            <w:tcW w:w="4820" w:type="dxa"/>
          </w:tcPr>
          <w:p w:rsidR="001C6BB2" w:rsidRDefault="001C6BB2" w:rsidP="001C6BB2">
            <w:pPr>
              <w:pStyle w:val="PlainText"/>
              <w:rPr>
                <w:rFonts w:ascii="Trebuchet MS" w:hAnsi="Trebuchet MS"/>
              </w:rPr>
            </w:pPr>
            <w:r>
              <w:rPr>
                <w:rFonts w:ascii="Trebuchet MS" w:hAnsi="Trebuchet MS"/>
                <w:b/>
              </w:rPr>
              <w:t>Engineers Call Sheet Number</w:t>
            </w:r>
            <w:r>
              <w:rPr>
                <w:rFonts w:ascii="Trebuchet MS" w:hAnsi="Trebuchet MS"/>
              </w:rPr>
              <w:t>. This is entered from the engineers returned call sheet.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CALLNET</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Call Sheet Net Cost.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CALLESTIMATE</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CALLCONTRACT</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Engineer Call Sheet Contract Fee Taken</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CALLACCESS</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Engineer Call No Access Fee Taken</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CALLPARTSCOST</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Call Sheet Parts Cost.</w:t>
            </w:r>
            <w:r>
              <w:rPr>
                <w:rFonts w:ascii="Trebuchet MS" w:hAnsi="Trebuchet MS"/>
              </w:rPr>
              <w:t xml:space="preserve"> </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CALLDISCOUNT</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Call Sheet Discount.</w:t>
            </w:r>
            <w:r>
              <w:rPr>
                <w:rFonts w:ascii="Trebuchet MS" w:hAnsi="Trebuchet MS"/>
              </w:rPr>
              <w:t xml:space="preserve"> </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CALLLABOUR</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Call Sheet Labour Cost.</w:t>
            </w:r>
            <w:r>
              <w:rPr>
                <w:rFonts w:ascii="Trebuchet MS" w:hAnsi="Trebuchet MS"/>
              </w:rPr>
              <w:t xml:space="preserve"> </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CALLVAT</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Call Sheet VAT.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CALLCASH</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Call Sheet Cash Collected.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CALLCARD</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Call Sheet Credit Card Collected.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CALLDEALER</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Call Sheet Dealer Cost.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CALLBANKSLIP</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10</w:t>
            </w:r>
          </w:p>
        </w:tc>
        <w:tc>
          <w:tcPr>
            <w:tcW w:w="4820" w:type="dxa"/>
          </w:tcPr>
          <w:p w:rsidR="001C6BB2" w:rsidRDefault="001C6BB2" w:rsidP="001C6BB2">
            <w:pPr>
              <w:pStyle w:val="PlainText"/>
              <w:rPr>
                <w:rFonts w:ascii="Trebuchet MS" w:hAnsi="Trebuchet MS"/>
                <w:b/>
              </w:rPr>
            </w:pPr>
            <w:r>
              <w:rPr>
                <w:rFonts w:ascii="Trebuchet MS" w:hAnsi="Trebuchet MS"/>
                <w:b/>
              </w:rPr>
              <w:t>Bank Slip Number 1.</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CALLBANKSLIP2</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10</w:t>
            </w:r>
          </w:p>
        </w:tc>
        <w:tc>
          <w:tcPr>
            <w:tcW w:w="4820" w:type="dxa"/>
          </w:tcPr>
          <w:p w:rsidR="001C6BB2" w:rsidRDefault="001C6BB2" w:rsidP="001C6BB2">
            <w:pPr>
              <w:pStyle w:val="PlainText"/>
              <w:rPr>
                <w:rFonts w:ascii="Trebuchet MS" w:hAnsi="Trebuchet MS"/>
                <w:b/>
              </w:rPr>
            </w:pPr>
            <w:r>
              <w:rPr>
                <w:rFonts w:ascii="Trebuchet MS" w:hAnsi="Trebuchet MS"/>
                <w:b/>
              </w:rPr>
              <w:t>Bank Slip Number 2.</w:t>
            </w:r>
          </w:p>
        </w:tc>
      </w:tr>
      <w:tr w:rsidR="001C6BB2" w:rsidTr="001C6BB2">
        <w:tc>
          <w:tcPr>
            <w:tcW w:w="2235" w:type="dxa"/>
            <w:gridSpan w:val="2"/>
            <w:tcBorders>
              <w:bottom w:val="nil"/>
            </w:tcBorders>
          </w:tcPr>
          <w:p w:rsidR="001C6BB2" w:rsidRDefault="001C6BB2" w:rsidP="001C6BB2">
            <w:pPr>
              <w:pStyle w:val="PlainText"/>
              <w:rPr>
                <w:rFonts w:ascii="Trebuchet MS" w:hAnsi="Trebuchet MS"/>
              </w:rPr>
            </w:pPr>
            <w:r>
              <w:rPr>
                <w:rFonts w:ascii="Trebuchet MS" w:hAnsi="Trebuchet MS"/>
              </w:rPr>
              <w:t>CALLBANKDATE</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D</w:t>
            </w:r>
          </w:p>
        </w:tc>
        <w:tc>
          <w:tcPr>
            <w:tcW w:w="992" w:type="dxa"/>
            <w:tcBorders>
              <w:bottom w:val="nil"/>
            </w:tcBorders>
          </w:tcPr>
          <w:p w:rsidR="001C6BB2" w:rsidRDefault="001C6BB2" w:rsidP="001C6BB2">
            <w:pPr>
              <w:pStyle w:val="PlainText"/>
              <w:rPr>
                <w:rFonts w:ascii="Trebuchet MS" w:hAnsi="Trebuchet MS"/>
              </w:rPr>
            </w:pPr>
          </w:p>
        </w:tc>
        <w:tc>
          <w:tcPr>
            <w:tcW w:w="4820" w:type="dxa"/>
            <w:tcBorders>
              <w:bottom w:val="nil"/>
            </w:tcBorders>
          </w:tcPr>
          <w:p w:rsidR="001C6BB2" w:rsidRDefault="001C6BB2" w:rsidP="001C6BB2">
            <w:pPr>
              <w:pStyle w:val="PlainText"/>
              <w:rPr>
                <w:rFonts w:ascii="Trebuchet MS" w:hAnsi="Trebuchet MS"/>
                <w:b/>
              </w:rPr>
            </w:pPr>
            <w:r>
              <w:rPr>
                <w:rFonts w:ascii="Trebuchet MS" w:hAnsi="Trebuchet MS"/>
                <w:b/>
              </w:rPr>
              <w:t>Date Money Banked.</w:t>
            </w:r>
          </w:p>
        </w:tc>
      </w:tr>
      <w:tr w:rsidR="001C6BB2" w:rsidTr="001C6BB2">
        <w:tc>
          <w:tcPr>
            <w:tcW w:w="2235" w:type="dxa"/>
            <w:gridSpan w:val="2"/>
            <w:tcBorders>
              <w:bottom w:val="nil"/>
            </w:tcBorders>
          </w:tcPr>
          <w:p w:rsidR="001C6BB2" w:rsidRDefault="001C6BB2" w:rsidP="001C6BB2">
            <w:pPr>
              <w:pStyle w:val="PlainText"/>
              <w:rPr>
                <w:rFonts w:ascii="Trebuchet MS" w:hAnsi="Trebuchet MS"/>
              </w:rPr>
            </w:pPr>
            <w:r>
              <w:rPr>
                <w:rFonts w:ascii="Trebuchet MS" w:hAnsi="Trebuchet MS"/>
              </w:rPr>
              <w:t>CALLCHEQUE</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w:t>
            </w:r>
          </w:p>
        </w:tc>
        <w:tc>
          <w:tcPr>
            <w:tcW w:w="992" w:type="dxa"/>
            <w:tcBorders>
              <w:bottom w:val="nil"/>
            </w:tcBorders>
          </w:tcPr>
          <w:p w:rsidR="001C6BB2" w:rsidRDefault="001C6BB2" w:rsidP="001C6BB2">
            <w:pPr>
              <w:pStyle w:val="PlainText"/>
              <w:rPr>
                <w:rFonts w:ascii="Trebuchet MS" w:hAnsi="Trebuchet MS"/>
              </w:rPr>
            </w:pPr>
          </w:p>
        </w:tc>
        <w:tc>
          <w:tcPr>
            <w:tcW w:w="4820" w:type="dxa"/>
            <w:tcBorders>
              <w:bottom w:val="nil"/>
            </w:tcBorders>
          </w:tcPr>
          <w:p w:rsidR="001C6BB2" w:rsidRDefault="001C6BB2" w:rsidP="001C6BB2">
            <w:pPr>
              <w:pStyle w:val="PlainText"/>
              <w:rPr>
                <w:rFonts w:ascii="Trebuchet MS" w:hAnsi="Trebuchet MS"/>
                <w:b/>
              </w:rPr>
            </w:pPr>
            <w:r>
              <w:rPr>
                <w:rFonts w:ascii="Trebuchet MS" w:hAnsi="Trebuchet MS"/>
                <w:b/>
              </w:rPr>
              <w:t>Engineer Call Sheet Cheque Collected.</w:t>
            </w:r>
          </w:p>
        </w:tc>
      </w:tr>
      <w:tr w:rsidR="001C6BB2" w:rsidTr="001C6BB2">
        <w:tc>
          <w:tcPr>
            <w:tcW w:w="2235" w:type="dxa"/>
            <w:gridSpan w:val="2"/>
            <w:tcBorders>
              <w:bottom w:val="nil"/>
            </w:tcBorders>
          </w:tcPr>
          <w:p w:rsidR="001C6BB2" w:rsidRDefault="001C6BB2" w:rsidP="001C6BB2">
            <w:pPr>
              <w:pStyle w:val="PlainText"/>
              <w:rPr>
                <w:rFonts w:ascii="Trebuchet MS" w:hAnsi="Trebuchet MS"/>
                <w:i/>
                <w:iCs/>
              </w:rPr>
            </w:pPr>
            <w:r>
              <w:rPr>
                <w:rFonts w:ascii="Trebuchet MS" w:hAnsi="Trebuchet MS"/>
                <w:i/>
                <w:iCs/>
              </w:rPr>
              <w:t>PREVSERVICEID</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N</w:t>
            </w:r>
          </w:p>
        </w:tc>
        <w:tc>
          <w:tcPr>
            <w:tcW w:w="992" w:type="dxa"/>
            <w:tcBorders>
              <w:bottom w:val="nil"/>
            </w:tcBorders>
          </w:tcPr>
          <w:p w:rsidR="001C6BB2" w:rsidRDefault="001C6BB2" w:rsidP="001C6BB2">
            <w:pPr>
              <w:pStyle w:val="PlainText"/>
              <w:rPr>
                <w:rFonts w:ascii="Trebuchet MS" w:hAnsi="Trebuchet MS"/>
              </w:rPr>
            </w:pPr>
          </w:p>
        </w:tc>
        <w:tc>
          <w:tcPr>
            <w:tcW w:w="4820" w:type="dxa"/>
            <w:tcBorders>
              <w:bottom w:val="nil"/>
            </w:tcBorders>
          </w:tcPr>
          <w:p w:rsidR="001C6BB2" w:rsidRDefault="001C6BB2" w:rsidP="001C6BB2">
            <w:pPr>
              <w:pStyle w:val="PlainText"/>
              <w:rPr>
                <w:rFonts w:ascii="Trebuchet MS" w:hAnsi="Trebuchet MS"/>
                <w:b/>
              </w:rPr>
            </w:pPr>
            <w:r>
              <w:rPr>
                <w:rFonts w:ascii="Trebuchet MS" w:hAnsi="Trebuchet MS"/>
                <w:b/>
              </w:rPr>
              <w:t>Previous Parent Service ID</w:t>
            </w:r>
          </w:p>
        </w:tc>
      </w:tr>
      <w:tr w:rsidR="001C6BB2" w:rsidTr="001C6BB2">
        <w:tc>
          <w:tcPr>
            <w:tcW w:w="2235" w:type="dxa"/>
            <w:gridSpan w:val="2"/>
            <w:tcBorders>
              <w:bottom w:val="nil"/>
            </w:tcBorders>
          </w:tcPr>
          <w:p w:rsidR="001C6BB2" w:rsidRDefault="001C6BB2" w:rsidP="001C6BB2">
            <w:pPr>
              <w:pStyle w:val="PlainText"/>
              <w:rPr>
                <w:rFonts w:ascii="Trebuchet MS" w:hAnsi="Trebuchet MS"/>
              </w:rPr>
            </w:pPr>
            <w:r>
              <w:rPr>
                <w:rFonts w:ascii="Trebuchet MS" w:hAnsi="Trebuchet MS"/>
              </w:rPr>
              <w:t>CALLTYPE</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A</w:t>
            </w:r>
          </w:p>
        </w:tc>
        <w:tc>
          <w:tcPr>
            <w:tcW w:w="992" w:type="dxa"/>
            <w:tcBorders>
              <w:bottom w:val="nil"/>
            </w:tcBorders>
          </w:tcPr>
          <w:p w:rsidR="001C6BB2" w:rsidRDefault="001C6BB2" w:rsidP="001C6BB2">
            <w:pPr>
              <w:pStyle w:val="PlainText"/>
              <w:rPr>
                <w:rFonts w:ascii="Trebuchet MS" w:hAnsi="Trebuchet MS"/>
              </w:rPr>
            </w:pPr>
            <w:r>
              <w:rPr>
                <w:rFonts w:ascii="Trebuchet MS" w:hAnsi="Trebuchet MS"/>
              </w:rPr>
              <w:t>20</w:t>
            </w:r>
          </w:p>
        </w:tc>
        <w:tc>
          <w:tcPr>
            <w:tcW w:w="4820" w:type="dxa"/>
            <w:tcBorders>
              <w:bottom w:val="nil"/>
            </w:tcBorders>
          </w:tcPr>
          <w:p w:rsidR="001C6BB2" w:rsidRDefault="001C6BB2" w:rsidP="001C6BB2">
            <w:pPr>
              <w:pStyle w:val="PlainText"/>
              <w:rPr>
                <w:rFonts w:ascii="Trebuchet MS" w:hAnsi="Trebuchet MS"/>
                <w:b/>
              </w:rPr>
            </w:pPr>
            <w:r>
              <w:rPr>
                <w:rFonts w:ascii="Trebuchet MS" w:hAnsi="Trebuchet MS"/>
                <w:b/>
              </w:rPr>
              <w:t>Call Sheet Call Type</w:t>
            </w:r>
          </w:p>
        </w:tc>
      </w:tr>
      <w:tr w:rsidR="001C6BB2" w:rsidTr="001C6BB2">
        <w:tc>
          <w:tcPr>
            <w:tcW w:w="2235" w:type="dxa"/>
            <w:gridSpan w:val="2"/>
            <w:tcBorders>
              <w:bottom w:val="nil"/>
            </w:tcBorders>
          </w:tcPr>
          <w:p w:rsidR="001C6BB2" w:rsidRPr="00302E75" w:rsidRDefault="001C6BB2" w:rsidP="001C6BB2">
            <w:pPr>
              <w:pStyle w:val="PlainText"/>
              <w:rPr>
                <w:rFonts w:ascii="Trebuchet MS" w:hAnsi="Trebuchet MS"/>
                <w:i/>
              </w:rPr>
            </w:pPr>
            <w:r w:rsidRPr="00302E75">
              <w:rPr>
                <w:rFonts w:ascii="Trebuchet MS" w:hAnsi="Trebuchet MS"/>
                <w:i/>
              </w:rPr>
              <w:t>STATUSID</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N</w:t>
            </w:r>
          </w:p>
        </w:tc>
        <w:tc>
          <w:tcPr>
            <w:tcW w:w="992" w:type="dxa"/>
            <w:tcBorders>
              <w:bottom w:val="nil"/>
            </w:tcBorders>
          </w:tcPr>
          <w:p w:rsidR="001C6BB2" w:rsidRDefault="001C6BB2" w:rsidP="001C6BB2">
            <w:pPr>
              <w:pStyle w:val="PlainText"/>
              <w:rPr>
                <w:rFonts w:ascii="Trebuchet MS" w:hAnsi="Trebuchet MS"/>
              </w:rPr>
            </w:pPr>
          </w:p>
        </w:tc>
        <w:tc>
          <w:tcPr>
            <w:tcW w:w="4820" w:type="dxa"/>
            <w:tcBorders>
              <w:bottom w:val="nil"/>
            </w:tcBorders>
          </w:tcPr>
          <w:p w:rsidR="001C6BB2" w:rsidRPr="00B40496" w:rsidRDefault="001C6BB2" w:rsidP="001C6BB2">
            <w:pPr>
              <w:pStyle w:val="PlainText"/>
              <w:rPr>
                <w:rFonts w:ascii="Trebuchet MS" w:hAnsi="Trebuchet MS"/>
              </w:rPr>
            </w:pPr>
            <w:r>
              <w:rPr>
                <w:rFonts w:ascii="Trebuchet MS" w:hAnsi="Trebuchet MS"/>
                <w:b/>
              </w:rPr>
              <w:t xml:space="preserve">Service Call Status. </w:t>
            </w:r>
            <w:r>
              <w:rPr>
                <w:rFonts w:ascii="Trebuchet MS" w:hAnsi="Trebuchet MS"/>
              </w:rPr>
              <w:t xml:space="preserve">This is linked to the STATUS table </w:t>
            </w:r>
          </w:p>
        </w:tc>
      </w:tr>
      <w:tr w:rsidR="001C6BB2" w:rsidTr="001C6BB2">
        <w:tc>
          <w:tcPr>
            <w:tcW w:w="2235" w:type="dxa"/>
            <w:gridSpan w:val="2"/>
            <w:tcBorders>
              <w:bottom w:val="nil"/>
            </w:tcBorders>
          </w:tcPr>
          <w:p w:rsidR="001C6BB2" w:rsidRPr="00302E75" w:rsidRDefault="001C6BB2" w:rsidP="001C6BB2">
            <w:pPr>
              <w:pStyle w:val="PlainText"/>
              <w:rPr>
                <w:rFonts w:ascii="Trebuchet MS" w:hAnsi="Trebuchet MS"/>
                <w:i/>
              </w:rPr>
            </w:pPr>
            <w:r w:rsidRPr="00302E75">
              <w:rPr>
                <w:rFonts w:ascii="Trebuchet MS" w:hAnsi="Trebuchet MS"/>
                <w:i/>
              </w:rPr>
              <w:t>SUBSTATUS</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N</w:t>
            </w:r>
          </w:p>
        </w:tc>
        <w:tc>
          <w:tcPr>
            <w:tcW w:w="992" w:type="dxa"/>
            <w:tcBorders>
              <w:bottom w:val="nil"/>
            </w:tcBorders>
          </w:tcPr>
          <w:p w:rsidR="001C6BB2" w:rsidRDefault="001C6BB2" w:rsidP="001C6BB2">
            <w:pPr>
              <w:pStyle w:val="PlainText"/>
              <w:rPr>
                <w:rFonts w:ascii="Trebuchet MS" w:hAnsi="Trebuchet MS"/>
              </w:rPr>
            </w:pPr>
          </w:p>
        </w:tc>
        <w:tc>
          <w:tcPr>
            <w:tcW w:w="4820" w:type="dxa"/>
            <w:tcBorders>
              <w:bottom w:val="nil"/>
            </w:tcBorders>
          </w:tcPr>
          <w:p w:rsidR="001C6BB2" w:rsidRPr="00090D0A" w:rsidRDefault="001C6BB2" w:rsidP="001C6BB2">
            <w:pPr>
              <w:pStyle w:val="PlainText"/>
              <w:rPr>
                <w:rFonts w:ascii="Trebuchet MS" w:hAnsi="Trebuchet MS"/>
              </w:rPr>
            </w:pPr>
            <w:r>
              <w:rPr>
                <w:rFonts w:ascii="Trebuchet MS" w:hAnsi="Trebuchet MS"/>
                <w:b/>
              </w:rPr>
              <w:t xml:space="preserve">Service Call Sub Status. </w:t>
            </w:r>
            <w:r>
              <w:rPr>
                <w:rFonts w:ascii="Trebuchet MS" w:hAnsi="Trebuchet MS"/>
              </w:rPr>
              <w:t>This is linked to the SUBSTATUS table. The substatus is a child record of status.</w:t>
            </w:r>
          </w:p>
        </w:tc>
      </w:tr>
      <w:tr w:rsidR="001C6BB2" w:rsidTr="001C6BB2">
        <w:tc>
          <w:tcPr>
            <w:tcW w:w="2235" w:type="dxa"/>
            <w:gridSpan w:val="2"/>
            <w:tcBorders>
              <w:bottom w:val="nil"/>
            </w:tcBorders>
          </w:tcPr>
          <w:p w:rsidR="001C6BB2" w:rsidRPr="00302E75" w:rsidRDefault="001C6BB2" w:rsidP="001C6BB2">
            <w:pPr>
              <w:pStyle w:val="PlainText"/>
              <w:rPr>
                <w:rFonts w:ascii="Trebuchet MS" w:hAnsi="Trebuchet MS"/>
                <w:i/>
              </w:rPr>
            </w:pPr>
            <w:r>
              <w:rPr>
                <w:rFonts w:ascii="Trebuchet MS" w:hAnsi="Trebuchet MS"/>
                <w:i/>
              </w:rPr>
              <w:t>LABOURMINUTES</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N</w:t>
            </w:r>
          </w:p>
        </w:tc>
        <w:tc>
          <w:tcPr>
            <w:tcW w:w="992" w:type="dxa"/>
            <w:tcBorders>
              <w:bottom w:val="nil"/>
            </w:tcBorders>
          </w:tcPr>
          <w:p w:rsidR="001C6BB2" w:rsidRDefault="001C6BB2" w:rsidP="001C6BB2">
            <w:pPr>
              <w:pStyle w:val="PlainText"/>
              <w:rPr>
                <w:rFonts w:ascii="Trebuchet MS" w:hAnsi="Trebuchet MS"/>
              </w:rPr>
            </w:pPr>
          </w:p>
        </w:tc>
        <w:tc>
          <w:tcPr>
            <w:tcW w:w="4820" w:type="dxa"/>
            <w:tcBorders>
              <w:bottom w:val="nil"/>
            </w:tcBorders>
          </w:tcPr>
          <w:p w:rsidR="001C6BB2" w:rsidRDefault="001C6BB2" w:rsidP="001C6BB2">
            <w:pPr>
              <w:pStyle w:val="PlainText"/>
              <w:rPr>
                <w:rFonts w:ascii="Trebuchet MS" w:hAnsi="Trebuchet MS"/>
                <w:b/>
              </w:rPr>
            </w:pPr>
            <w:r>
              <w:rPr>
                <w:rFonts w:ascii="Trebuchet MS" w:hAnsi="Trebuchet MS"/>
                <w:b/>
              </w:rPr>
              <w:t>This is the Engineer Recorded Time in minutes that the job took to complete.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SERVICEID</w:t>
            </w:r>
          </w:p>
        </w:tc>
      </w:tr>
    </w:tbl>
    <w:p w:rsidR="001C6BB2" w:rsidRDefault="001C6BB2" w:rsidP="001C6BB2"/>
    <w:p w:rsidR="001C6BB2" w:rsidRDefault="001C6BB2" w:rsidP="001C6BB2"/>
    <w:p w:rsidR="001C6BB2" w:rsidRDefault="001C6BB2" w:rsidP="001C6BB2">
      <w:pPr>
        <w:pStyle w:val="BodyText"/>
      </w:pPr>
      <w:r>
        <w:br w:type="page"/>
      </w:r>
    </w:p>
    <w:p w:rsidR="001C6BB2" w:rsidRDefault="001C6BB2" w:rsidP="001C6BB2">
      <w:pPr>
        <w:pStyle w:val="Heading1"/>
      </w:pPr>
      <w:bookmarkStart w:id="2731" w:name="_Toc447600572"/>
      <w:bookmarkStart w:id="2732" w:name="_Toc499216923"/>
      <w:r>
        <w:lastRenderedPageBreak/>
        <w:t>Service Visit Reason Table</w:t>
      </w:r>
      <w:bookmarkEnd w:id="2731"/>
      <w:bookmarkEnd w:id="2732"/>
    </w:p>
    <w:p w:rsidR="001C6BB2" w:rsidRDefault="001C6BB2" w:rsidP="001C6BB2">
      <w:pPr>
        <w:pStyle w:val="BodyText"/>
      </w:pPr>
    </w:p>
    <w:p w:rsidR="001C6BB2" w:rsidRDefault="001C6BB2" w:rsidP="001C6BB2">
      <w:pPr>
        <w:pStyle w:val="Heading2"/>
      </w:pPr>
      <w:bookmarkStart w:id="2733" w:name="_Toc447600573"/>
      <w:bookmarkStart w:id="2734" w:name="_Toc499216924"/>
      <w:r>
        <w:t>System Record Structure (POP_CC)</w:t>
      </w:r>
      <w:bookmarkEnd w:id="2733"/>
      <w:bookmarkEnd w:id="27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Service Visit Reason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 xml:space="preserve">VISITCD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Visit Code</w:t>
            </w:r>
            <w:r>
              <w:rPr>
                <w:rFonts w:ascii="Trebuchet MS" w:hAnsi="Trebuchet MS"/>
              </w:rPr>
              <w:t>. This is a unique user entered code giving reason for visit.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ACTIVE       </w:t>
            </w:r>
          </w:p>
        </w:tc>
        <w:tc>
          <w:tcPr>
            <w:tcW w:w="850" w:type="dxa"/>
          </w:tcPr>
          <w:p w:rsidR="001C6BB2" w:rsidRDefault="001C6BB2" w:rsidP="001C6BB2">
            <w:pPr>
              <w:pStyle w:val="PlainText"/>
              <w:rPr>
                <w:rFonts w:ascii="Trebuchet MS" w:hAnsi="Trebuchet MS"/>
              </w:rPr>
            </w:pPr>
            <w:r>
              <w:rPr>
                <w:rFonts w:ascii="Trebuchet MS" w:hAnsi="Trebuchet MS"/>
              </w:rPr>
              <w:t xml:space="preserve">L                  </w:t>
            </w:r>
          </w:p>
        </w:tc>
        <w:tc>
          <w:tcPr>
            <w:tcW w:w="992" w:type="dxa"/>
          </w:tcPr>
          <w:p w:rsidR="001C6BB2" w:rsidRDefault="001C6BB2" w:rsidP="001C6BB2">
            <w:pPr>
              <w:pStyle w:val="PlainText"/>
              <w:rPr>
                <w:rFonts w:ascii="Trebuchet MS" w:hAnsi="Trebuchet MS"/>
              </w:rPr>
            </w:pPr>
            <w:r>
              <w:rPr>
                <w:rFonts w:ascii="Trebuchet MS" w:hAnsi="Trebuchet MS"/>
              </w:rPr>
              <w:t xml:space="preserve"> </w:t>
            </w:r>
          </w:p>
        </w:tc>
        <w:tc>
          <w:tcPr>
            <w:tcW w:w="4820" w:type="dxa"/>
          </w:tcPr>
          <w:p w:rsidR="001C6BB2" w:rsidRDefault="001C6BB2" w:rsidP="001C6BB2">
            <w:pPr>
              <w:pStyle w:val="PlainText"/>
              <w:rPr>
                <w:rFonts w:ascii="Trebuchet MS" w:hAnsi="Trebuchet MS"/>
              </w:rPr>
            </w:pPr>
            <w:r>
              <w:rPr>
                <w:rFonts w:ascii="Trebuchet MS" w:hAnsi="Trebuchet MS"/>
                <w:b/>
              </w:rPr>
              <w:t>Reason Active Flag</w:t>
            </w:r>
            <w:r>
              <w:rPr>
                <w:rFonts w:ascii="Trebuchet MS" w:hAnsi="Trebuchet MS"/>
              </w:rPr>
              <w:t>. If this is set to True the reason is available for selection.</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DESC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45 </w:t>
            </w:r>
          </w:p>
        </w:tc>
        <w:tc>
          <w:tcPr>
            <w:tcW w:w="4820" w:type="dxa"/>
          </w:tcPr>
          <w:p w:rsidR="001C6BB2" w:rsidRDefault="001C6BB2" w:rsidP="001C6BB2">
            <w:pPr>
              <w:pStyle w:val="PlainText"/>
              <w:rPr>
                <w:rFonts w:ascii="Trebuchet MS" w:hAnsi="Trebuchet MS"/>
              </w:rPr>
            </w:pPr>
            <w:r>
              <w:rPr>
                <w:rFonts w:ascii="Trebuchet MS" w:hAnsi="Trebuchet MS"/>
                <w:b/>
              </w:rPr>
              <w:t>Reason Description</w:t>
            </w:r>
            <w:r>
              <w:rPr>
                <w:rFonts w:ascii="Trebuchet MS" w:hAnsi="Trebuchet MS"/>
              </w:rPr>
              <w: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VISITCD</w:t>
            </w:r>
          </w:p>
        </w:tc>
      </w:tr>
    </w:tbl>
    <w:p w:rsidR="001C6BB2" w:rsidRDefault="001C6BB2" w:rsidP="001C6BB2"/>
    <w:p w:rsidR="001C6BB2" w:rsidRDefault="001C6BB2" w:rsidP="001C6BB2">
      <w:pPr>
        <w:pStyle w:val="BodyText"/>
      </w:pPr>
      <w:r>
        <w:br w:type="page"/>
      </w:r>
    </w:p>
    <w:p w:rsidR="001C6BB2" w:rsidRDefault="001C6BB2" w:rsidP="001C6BB2">
      <w:pPr>
        <w:pStyle w:val="Heading1"/>
      </w:pPr>
      <w:bookmarkStart w:id="2735" w:name="_Toc447600574"/>
      <w:bookmarkStart w:id="2736" w:name="_Toc499216925"/>
      <w:r>
        <w:lastRenderedPageBreak/>
        <w:t>Parts Table</w:t>
      </w:r>
      <w:bookmarkEnd w:id="2735"/>
      <w:bookmarkEnd w:id="2736"/>
    </w:p>
    <w:p w:rsidR="001C6BB2" w:rsidRDefault="001C6BB2" w:rsidP="001C6BB2">
      <w:pPr>
        <w:pStyle w:val="BodyText"/>
      </w:pPr>
      <w:r>
        <w:t>This table holds all the parts ordered for the service calls. One call can order many parts. The parts are referenced in this table until the parts are delivered.</w:t>
      </w:r>
    </w:p>
    <w:p w:rsidR="001C6BB2" w:rsidRDefault="001C6BB2" w:rsidP="001C6BB2">
      <w:pPr>
        <w:pStyle w:val="Heading2"/>
      </w:pPr>
      <w:bookmarkStart w:id="2737" w:name="_Toc447600575"/>
      <w:bookmarkStart w:id="2738" w:name="_Toc499216926"/>
      <w:r>
        <w:t>System Record Structure (PARTS)</w:t>
      </w:r>
      <w:bookmarkEnd w:id="2737"/>
      <w:bookmarkEnd w:id="2738"/>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Default="001C6BB2" w:rsidP="001C6BB2">
            <w:pPr>
              <w:pStyle w:val="PlainText"/>
              <w:jc w:val="center"/>
              <w:rPr>
                <w:rFonts w:ascii="Trebuchet MS" w:hAnsi="Trebuchet MS"/>
                <w:b/>
              </w:rPr>
            </w:pPr>
            <w:r>
              <w:rPr>
                <w:rFonts w:ascii="Trebuchet MS" w:hAnsi="Trebuchet MS"/>
                <w:b/>
              </w:rPr>
              <w:t xml:space="preserve">Parts Table </w:t>
            </w:r>
          </w:p>
          <w:p w:rsidR="001C6BB2" w:rsidRDefault="001C6BB2" w:rsidP="001C6BB2">
            <w:pPr>
              <w:pStyle w:val="PlainText"/>
              <w:jc w:val="center"/>
              <w:rPr>
                <w:rFonts w:ascii="Trebuchet MS" w:hAnsi="Trebuchet MS"/>
                <w:b/>
                <w:i/>
              </w:rPr>
            </w:pPr>
            <w:r>
              <w:rPr>
                <w:rFonts w:ascii="Trebuchet MS" w:hAnsi="Trebuchet MS"/>
                <w:b/>
                <w:i/>
              </w:rPr>
              <w:t>(New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PARTSID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Parts Identifier</w:t>
            </w:r>
            <w:r>
              <w:rPr>
                <w:rFonts w:ascii="Trebuchet MS" w:hAnsi="Trebuchet MS"/>
              </w:rPr>
              <w:t>. This is provided from the Enterprise Exchequer Stock control system.</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SERVICEID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Service Call Identifier</w:t>
            </w:r>
            <w:r>
              <w:rPr>
                <w:rFonts w:ascii="Trebuchet MS" w:hAnsi="Trebuchet MS"/>
              </w:rPr>
              <w:t>. This is the identifier of the service call that has ordered this part.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STOCKCODE</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16</w:t>
            </w:r>
          </w:p>
        </w:tc>
        <w:tc>
          <w:tcPr>
            <w:tcW w:w="4820" w:type="dxa"/>
          </w:tcPr>
          <w:p w:rsidR="001C6BB2" w:rsidRDefault="001C6BB2" w:rsidP="001C6BB2">
            <w:pPr>
              <w:pStyle w:val="PlainText"/>
              <w:rPr>
                <w:rFonts w:ascii="Trebuchet MS" w:hAnsi="Trebuchet MS"/>
                <w:b/>
              </w:rPr>
            </w:pPr>
            <w:r>
              <w:rPr>
                <w:rFonts w:ascii="Trebuchet MS" w:hAnsi="Trebuchet MS"/>
                <w:b/>
              </w:rPr>
              <w:t>Exchequer Stock System Stock Code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DESCRIPTION</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80</w:t>
            </w:r>
          </w:p>
        </w:tc>
        <w:tc>
          <w:tcPr>
            <w:tcW w:w="4820" w:type="dxa"/>
          </w:tcPr>
          <w:p w:rsidR="001C6BB2" w:rsidRDefault="001C6BB2" w:rsidP="001C6BB2">
            <w:pPr>
              <w:pStyle w:val="PlainText"/>
              <w:rPr>
                <w:rFonts w:ascii="Trebuchet MS" w:hAnsi="Trebuchet MS"/>
                <w:b/>
              </w:rPr>
            </w:pPr>
            <w:r>
              <w:rPr>
                <w:rFonts w:ascii="Trebuchet MS" w:hAnsi="Trebuchet MS"/>
                <w:b/>
              </w:rPr>
              <w:t xml:space="preserve">Parts Description. </w:t>
            </w:r>
            <w:r>
              <w:rPr>
                <w:rFonts w:ascii="Trebuchet MS" w:hAnsi="Trebuchet MS"/>
              </w:rPr>
              <w:t>This is the description taken from Enterprise Exchequer.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QUANT</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Quantity Ordered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RETAILVALUE</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Retail Value. </w:t>
            </w:r>
            <w:r>
              <w:rPr>
                <w:rFonts w:ascii="Trebuchet MS" w:hAnsi="Trebuchet MS"/>
              </w:rPr>
              <w:t>This is the retail value or the parts taken from Enterprise Exchequer.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COSTVALUE</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Cost Value. </w:t>
            </w:r>
            <w:r>
              <w:rPr>
                <w:rFonts w:ascii="Trebuchet MS" w:hAnsi="Trebuchet MS"/>
              </w:rPr>
              <w:t>This is the cost value or the parts taken from Enterprise Exchequer.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VATVALUE</w:t>
            </w:r>
          </w:p>
        </w:tc>
        <w:tc>
          <w:tcPr>
            <w:tcW w:w="850" w:type="dxa"/>
          </w:tcPr>
          <w:p w:rsidR="001C6BB2" w:rsidRDefault="001C6BB2" w:rsidP="001C6BB2">
            <w:pPr>
              <w:pStyle w:val="PlainText"/>
              <w:rPr>
                <w:rFonts w:ascii="Trebuchet MS" w:hAnsi="Trebuchet MS"/>
              </w:rPr>
            </w:pPr>
            <w:r>
              <w:rPr>
                <w:rFonts w:ascii="Trebuchet MS" w:hAnsi="Trebuchet MS"/>
              </w:rPr>
              <w:t>$</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VAT Value. </w:t>
            </w:r>
            <w:r>
              <w:rPr>
                <w:rFonts w:ascii="Trebuchet MS" w:hAnsi="Trebuchet MS"/>
              </w:rPr>
              <w:t>This is the VAT value or the parts taken from Enterprise Exchequer.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STATUS</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 xml:space="preserve">Parts Status. </w:t>
            </w:r>
            <w:r>
              <w:rPr>
                <w:rFonts w:ascii="Trebuchet MS" w:hAnsi="Trebuchet MS"/>
              </w:rPr>
              <w:t>This can be one of the following:</w:t>
            </w:r>
          </w:p>
          <w:p w:rsidR="001C6BB2" w:rsidRDefault="001C6BB2" w:rsidP="001C6BB2">
            <w:pPr>
              <w:pStyle w:val="PlainText"/>
              <w:rPr>
                <w:rFonts w:ascii="Trebuchet MS" w:hAnsi="Trebuchet MS"/>
              </w:rPr>
            </w:pPr>
            <w:r>
              <w:rPr>
                <w:rFonts w:ascii="Trebuchet MS" w:hAnsi="Trebuchet MS"/>
              </w:rPr>
              <w:t>0 – Parts Ordered</w:t>
            </w:r>
          </w:p>
          <w:p w:rsidR="001C6BB2" w:rsidRDefault="001C6BB2" w:rsidP="001C6BB2">
            <w:pPr>
              <w:pStyle w:val="PlainText"/>
              <w:rPr>
                <w:rFonts w:ascii="Trebuchet MS" w:hAnsi="Trebuchet MS"/>
                <w:b/>
              </w:rPr>
            </w:pPr>
            <w:r>
              <w:rPr>
                <w:rFonts w:ascii="Trebuchet MS" w:hAnsi="Trebuchet MS"/>
              </w:rPr>
              <w:t>1 – Parts Dispatched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DATEORDERED</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Date Order Placed. </w:t>
            </w:r>
            <w:r>
              <w:rPr>
                <w:rFonts w:ascii="Trebuchet MS" w:hAnsi="Trebuchet MS"/>
              </w:rPr>
              <w:t>This is the date parts were ordered via Enterprise Exchequer.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DATEDISPATCH</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Date Parts Dispatched. </w:t>
            </w:r>
            <w:r>
              <w:rPr>
                <w:rFonts w:ascii="Trebuchet MS" w:hAnsi="Trebuchet MS"/>
              </w:rPr>
              <w:t>This is the date the parts were dispatched via Enterprise Exchequer.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TRANSCODE</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9</w:t>
            </w:r>
          </w:p>
        </w:tc>
        <w:tc>
          <w:tcPr>
            <w:tcW w:w="4820" w:type="dxa"/>
          </w:tcPr>
          <w:p w:rsidR="001C6BB2" w:rsidRDefault="001C6BB2" w:rsidP="001C6BB2">
            <w:pPr>
              <w:pStyle w:val="PlainText"/>
              <w:rPr>
                <w:rFonts w:ascii="Trebuchet MS" w:hAnsi="Trebuchet MS"/>
                <w:bCs/>
              </w:rPr>
            </w:pPr>
            <w:r>
              <w:rPr>
                <w:rFonts w:ascii="Trebuchet MS" w:hAnsi="Trebuchet MS"/>
                <w:b/>
              </w:rPr>
              <w:t xml:space="preserve">Exchequer Transaction Code. </w:t>
            </w:r>
            <w:r>
              <w:rPr>
                <w:rFonts w:ascii="Trebuchet MS" w:hAnsi="Trebuchet MS"/>
                <w:bCs/>
              </w:rPr>
              <w:t>This is entered once the parts are ordered and if the ‘SORXXXXX’ number of the parts order.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LINENO</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Exchequer Transaction Line No. </w:t>
            </w:r>
            <w:r>
              <w:rPr>
                <w:rFonts w:ascii="Trebuchet MS" w:hAnsi="Trebuchet MS"/>
                <w:bCs/>
              </w:rPr>
              <w:t>This is entered once the parts are ordered and is the line number of on the transaction.</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PARTSID, SERVICEID</w:t>
            </w:r>
          </w:p>
        </w:tc>
      </w:tr>
    </w:tbl>
    <w:p w:rsidR="001C6BB2" w:rsidRDefault="001C6BB2" w:rsidP="001C6BB2"/>
    <w:p w:rsidR="001C6BB2" w:rsidRDefault="001C6BB2" w:rsidP="001C6BB2"/>
    <w:p w:rsidR="001C6BB2" w:rsidRDefault="001C6BB2" w:rsidP="001C6BB2">
      <w:r>
        <w:br w:type="page"/>
      </w:r>
    </w:p>
    <w:p w:rsidR="001C6BB2" w:rsidRDefault="001C6BB2" w:rsidP="001C6BB2">
      <w:pPr>
        <w:pStyle w:val="Heading1"/>
      </w:pPr>
      <w:bookmarkStart w:id="2739" w:name="_Toc447600576"/>
      <w:bookmarkStart w:id="2740" w:name="_Toc499216927"/>
      <w:r>
        <w:lastRenderedPageBreak/>
        <w:t>Engineers Table</w:t>
      </w:r>
      <w:bookmarkEnd w:id="2739"/>
      <w:bookmarkEnd w:id="2740"/>
    </w:p>
    <w:p w:rsidR="001C6BB2" w:rsidRDefault="001C6BB2" w:rsidP="001C6BB2">
      <w:pPr>
        <w:pStyle w:val="BodyText"/>
      </w:pPr>
      <w:r>
        <w:t>This holds a record for each engineer. Service Agents are also stored here with a special flag (ISAGENT) to indicate an agent. This provides a consistent interface allowing agents to be selected as though they were normal engineers.</w:t>
      </w:r>
    </w:p>
    <w:p w:rsidR="001C6BB2" w:rsidRDefault="001C6BB2" w:rsidP="001C6BB2">
      <w:pPr>
        <w:pStyle w:val="Heading2"/>
      </w:pPr>
      <w:bookmarkStart w:id="2741" w:name="_Toc447600577"/>
      <w:bookmarkStart w:id="2742" w:name="_Toc499216928"/>
      <w:r>
        <w:t>System Record Structure (ENGNRS)</w:t>
      </w:r>
      <w:bookmarkEnd w:id="2741"/>
      <w:bookmarkEnd w:id="2742"/>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Engineers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 xml:space="preserve">ENGINEERID           </w:t>
            </w:r>
          </w:p>
        </w:tc>
        <w:tc>
          <w:tcPr>
            <w:tcW w:w="850" w:type="dxa"/>
          </w:tcPr>
          <w:p w:rsidR="001C6BB2" w:rsidRDefault="001C6BB2" w:rsidP="001C6BB2">
            <w:pPr>
              <w:pStyle w:val="PlainText"/>
              <w:rPr>
                <w:rFonts w:ascii="Trebuchet MS" w:hAnsi="Trebuchet MS"/>
              </w:rPr>
            </w:pPr>
            <w:r>
              <w:rPr>
                <w:rFonts w:ascii="Trebuchet MS" w:hAnsi="Trebuchet MS"/>
              </w:rPr>
              <w:t xml:space="preserve">N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Identifier</w:t>
            </w:r>
            <w:r>
              <w:rPr>
                <w:rFonts w:ascii="Trebuchet MS" w:hAnsi="Trebuchet MS"/>
              </w:rPr>
              <w:t>. This is a unique system generated engineer identifier derived from ‘NxEngineerID’ in the SYSTEM table. Renamed from ‘ID’.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NAME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25 </w:t>
            </w:r>
          </w:p>
        </w:tc>
        <w:tc>
          <w:tcPr>
            <w:tcW w:w="4820" w:type="dxa"/>
          </w:tcPr>
          <w:p w:rsidR="001C6BB2" w:rsidRDefault="001C6BB2" w:rsidP="001C6BB2">
            <w:pPr>
              <w:pStyle w:val="PlainText"/>
              <w:rPr>
                <w:rFonts w:ascii="Trebuchet MS" w:hAnsi="Trebuchet MS"/>
              </w:rPr>
            </w:pPr>
            <w:r>
              <w:rPr>
                <w:rFonts w:ascii="Trebuchet MS" w:hAnsi="Trebuchet MS"/>
                <w:b/>
              </w:rPr>
              <w:t>Engineer’s Name</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ADDRESS</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Engineers Address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TELNO</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1C6BB2" w:rsidP="001C6BB2">
            <w:pPr>
              <w:pStyle w:val="PlainText"/>
              <w:rPr>
                <w:rFonts w:ascii="Trebuchet MS" w:hAnsi="Trebuchet MS"/>
                <w:b/>
              </w:rPr>
            </w:pPr>
            <w:r>
              <w:rPr>
                <w:rFonts w:ascii="Trebuchet MS" w:hAnsi="Trebuchet MS"/>
                <w:b/>
              </w:rPr>
              <w:t>Engineers Telephone Number</w:t>
            </w:r>
          </w:p>
        </w:tc>
      </w:tr>
      <w:tr w:rsidR="001C6BB2" w:rsidTr="001C6BB2">
        <w:tc>
          <w:tcPr>
            <w:tcW w:w="2235" w:type="dxa"/>
            <w:gridSpan w:val="2"/>
          </w:tcPr>
          <w:p w:rsidR="001C6BB2" w:rsidRDefault="00DF3755" w:rsidP="00DF3755">
            <w:pPr>
              <w:pStyle w:val="PlainText"/>
              <w:rPr>
                <w:rFonts w:ascii="Trebuchet MS" w:hAnsi="Trebuchet MS"/>
              </w:rPr>
            </w:pPr>
            <w:r>
              <w:rPr>
                <w:rFonts w:ascii="Trebuchet MS" w:hAnsi="Trebuchet MS"/>
              </w:rPr>
              <w:t xml:space="preserve">SMS </w:t>
            </w:r>
            <w:r w:rsidR="001C6BB2">
              <w:rPr>
                <w:rFonts w:ascii="Trebuchet MS" w:hAnsi="Trebuchet MS"/>
              </w:rPr>
              <w:t>NO</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DF3755" w:rsidP="001C6BB2">
            <w:pPr>
              <w:pStyle w:val="PlainText"/>
              <w:rPr>
                <w:rFonts w:ascii="Trebuchet MS" w:hAnsi="Trebuchet MS"/>
              </w:rPr>
            </w:pPr>
            <w:r>
              <w:rPr>
                <w:rFonts w:ascii="Trebuchet MS" w:hAnsi="Trebuchet MS"/>
                <w:b/>
              </w:rPr>
              <w:t>SMS</w:t>
            </w:r>
            <w:r w:rsidR="001C6BB2">
              <w:rPr>
                <w:rFonts w:ascii="Trebuchet MS" w:hAnsi="Trebuchet MS"/>
                <w:b/>
              </w:rPr>
              <w:t xml:space="preserve"> Number</w:t>
            </w:r>
            <w:r>
              <w:rPr>
                <w:rFonts w:ascii="Trebuchet MS" w:hAnsi="Trebuchet MS"/>
              </w:rPr>
              <w:t>. This is the SMS</w:t>
            </w:r>
            <w:r w:rsidR="001C6BB2">
              <w:rPr>
                <w:rFonts w:ascii="Trebuchet MS" w:hAnsi="Trebuchet MS"/>
              </w:rPr>
              <w:t xml:space="preserve"> number used for appointments.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EMAIL</w:t>
            </w:r>
          </w:p>
        </w:tc>
        <w:tc>
          <w:tcPr>
            <w:tcW w:w="850" w:type="dxa"/>
          </w:tcPr>
          <w:p w:rsidR="001C6BB2" w:rsidRDefault="001C6BB2" w:rsidP="001C6BB2">
            <w:pPr>
              <w:pStyle w:val="PlainText"/>
              <w:rPr>
                <w:rFonts w:ascii="Trebuchet MS" w:hAnsi="Trebuchet MS"/>
              </w:rPr>
            </w:pP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ACTIVEFG</w:t>
            </w:r>
          </w:p>
        </w:tc>
        <w:tc>
          <w:tcPr>
            <w:tcW w:w="850" w:type="dxa"/>
          </w:tcPr>
          <w:p w:rsidR="001C6BB2" w:rsidRDefault="001C6BB2" w:rsidP="001C6BB2">
            <w:pPr>
              <w:pStyle w:val="PlainText"/>
              <w:rPr>
                <w:rFonts w:ascii="Trebuchet MS" w:hAnsi="Trebuchet MS"/>
              </w:rPr>
            </w:pPr>
            <w:r>
              <w:rPr>
                <w:rFonts w:ascii="Trebuchet MS" w:hAnsi="Trebuchet MS"/>
              </w:rPr>
              <w:t xml:space="preserve">L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Active Flag</w:t>
            </w:r>
            <w:r>
              <w:rPr>
                <w:rFonts w:ascii="Trebuchet MS" w:hAnsi="Trebuchet MS"/>
              </w:rPr>
              <w:t>. This is True when the engineer is currently available.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PC_LONG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150 </w:t>
            </w:r>
          </w:p>
        </w:tc>
        <w:tc>
          <w:tcPr>
            <w:tcW w:w="4820" w:type="dxa"/>
          </w:tcPr>
          <w:p w:rsidR="001C6BB2" w:rsidRDefault="001C6BB2" w:rsidP="001C6BB2">
            <w:pPr>
              <w:pStyle w:val="PlainText"/>
              <w:rPr>
                <w:rFonts w:ascii="Trebuchet MS" w:hAnsi="Trebuchet MS"/>
                <w:b/>
              </w:rPr>
            </w:pPr>
            <w:r>
              <w:rPr>
                <w:rFonts w:ascii="Trebuchet MS" w:hAnsi="Trebuchet MS"/>
                <w:b/>
              </w:rPr>
              <w:t>Engineer Postcodes.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PC_BUDDY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150 </w:t>
            </w:r>
          </w:p>
        </w:tc>
        <w:tc>
          <w:tcPr>
            <w:tcW w:w="4820" w:type="dxa"/>
          </w:tcPr>
          <w:p w:rsidR="001C6BB2" w:rsidRDefault="001C6BB2" w:rsidP="001C6BB2">
            <w:pPr>
              <w:pStyle w:val="PlainText"/>
              <w:rPr>
                <w:rFonts w:ascii="Trebuchet MS" w:hAnsi="Trebuchet MS"/>
              </w:rPr>
            </w:pPr>
            <w:r>
              <w:rPr>
                <w:rFonts w:ascii="Trebuchet MS" w:hAnsi="Trebuchet MS"/>
                <w:b/>
              </w:rPr>
              <w:t>Buddy Engineer Postcodes</w:t>
            </w:r>
            <w:r>
              <w:rPr>
                <w:rFonts w:ascii="Trebuchet MS" w:hAnsi="Trebuchet MS"/>
              </w:rPr>
              <w: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SKILL1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Engineer Skill 1.</w:t>
            </w:r>
            <w:r>
              <w:rPr>
                <w:rFonts w:ascii="Trebuchet MS" w:hAnsi="Trebuchet MS"/>
              </w:rPr>
              <w:t xml:space="preserve"> </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SKILL2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Engineer Skill 2.</w:t>
            </w:r>
            <w:r>
              <w:rPr>
                <w:rFonts w:ascii="Trebuchet MS" w:hAnsi="Trebuchet MS"/>
              </w:rPr>
              <w:t xml:space="preserve"> </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SKILL3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Engineer Skill 3.</w:t>
            </w:r>
            <w:r>
              <w:rPr>
                <w:rFonts w:ascii="Trebuchet MS" w:hAnsi="Trebuchet MS"/>
              </w:rPr>
              <w:t xml:space="preserve"> </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NOTES</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Engineer Notes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MONDAYFG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Monday Work Day Flag.</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TUESDAYFG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Tuesday Work Day Flag.</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WEDNESDAYFG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Wednesday Work Day Flag.</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THURSDAYFG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Thursday Work Day Flag.</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FRIDAYFG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Friday Work Day Flag.</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SATURDAYFG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Saturday Work Day Flag.</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SUNDAYFG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Sunday Work Day Flag.</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ENTCUSTACC</w:t>
            </w:r>
          </w:p>
        </w:tc>
        <w:tc>
          <w:tcPr>
            <w:tcW w:w="850" w:type="dxa"/>
          </w:tcPr>
          <w:p w:rsidR="001C6BB2" w:rsidRDefault="001C6BB2" w:rsidP="001C6BB2">
            <w:pPr>
              <w:pStyle w:val="PlainText"/>
              <w:rPr>
                <w:rFonts w:ascii="Trebuchet MS" w:hAnsi="Trebuchet MS"/>
              </w:rPr>
            </w:pP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 xml:space="preserve">Engineers </w:t>
            </w:r>
            <w:smartTag w:uri="urn:schemas-microsoft-com:office:smarttags" w:element="place">
              <w:smartTag w:uri="urn:schemas-microsoft-com:office:smarttags" w:element="City">
                <w:r>
                  <w:rPr>
                    <w:rFonts w:ascii="Trebuchet MS" w:hAnsi="Trebuchet MS"/>
                    <w:b/>
                    <w:bCs/>
                  </w:rPr>
                  <w:t>Enterprise</w:t>
                </w:r>
              </w:smartTag>
            </w:smartTag>
            <w:r>
              <w:rPr>
                <w:rFonts w:ascii="Trebuchet MS" w:hAnsi="Trebuchet MS"/>
                <w:b/>
                <w:bCs/>
              </w:rPr>
              <w:t xml:space="preserve"> Customer Account Number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ENTSTOCKLOC</w:t>
            </w:r>
          </w:p>
        </w:tc>
        <w:tc>
          <w:tcPr>
            <w:tcW w:w="850" w:type="dxa"/>
          </w:tcPr>
          <w:p w:rsidR="001C6BB2" w:rsidRDefault="001C6BB2" w:rsidP="001C6BB2">
            <w:pPr>
              <w:pStyle w:val="PlainText"/>
              <w:rPr>
                <w:rFonts w:ascii="Trebuchet MS" w:hAnsi="Trebuchet MS"/>
              </w:rPr>
            </w:pP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 xml:space="preserve">Engineers </w:t>
            </w:r>
            <w:smartTag w:uri="urn:schemas-microsoft-com:office:smarttags" w:element="place">
              <w:smartTag w:uri="urn:schemas-microsoft-com:office:smarttags" w:element="City">
                <w:r>
                  <w:rPr>
                    <w:rFonts w:ascii="Trebuchet MS" w:hAnsi="Trebuchet MS"/>
                    <w:b/>
                    <w:bCs/>
                  </w:rPr>
                  <w:t>Enterprise</w:t>
                </w:r>
              </w:smartTag>
            </w:smartTag>
            <w:r>
              <w:rPr>
                <w:rFonts w:ascii="Trebuchet MS" w:hAnsi="Trebuchet MS"/>
                <w:b/>
                <w:bCs/>
              </w:rPr>
              <w:t xml:space="preserve"> Stock Location</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LASTCSDATE</w:t>
            </w:r>
          </w:p>
        </w:tc>
        <w:tc>
          <w:tcPr>
            <w:tcW w:w="850" w:type="dxa"/>
          </w:tcPr>
          <w:p w:rsidR="001C6BB2" w:rsidRDefault="001C6BB2" w:rsidP="001C6BB2">
            <w:pPr>
              <w:pStyle w:val="PlainText"/>
              <w:rPr>
                <w:rFonts w:ascii="Trebuchet MS" w:hAnsi="Trebuchet MS"/>
              </w:rPr>
            </w:pP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Last Date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SENDBY</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 xml:space="preserve">Send Appointments By. </w:t>
            </w:r>
          </w:p>
          <w:p w:rsidR="001C6BB2" w:rsidRDefault="001C6BB2" w:rsidP="001C6BB2">
            <w:pPr>
              <w:pStyle w:val="PlainText"/>
              <w:rPr>
                <w:rFonts w:ascii="Trebuchet MS" w:hAnsi="Trebuchet MS"/>
              </w:rPr>
            </w:pPr>
            <w:r>
              <w:rPr>
                <w:rFonts w:ascii="Trebuchet MS" w:hAnsi="Trebuchet MS"/>
              </w:rPr>
              <w:t>0 – By Post</w:t>
            </w:r>
          </w:p>
          <w:p w:rsidR="001C6BB2" w:rsidRDefault="00DF3755" w:rsidP="001C6BB2">
            <w:pPr>
              <w:pStyle w:val="PlainText"/>
              <w:rPr>
                <w:rFonts w:ascii="Trebuchet MS" w:hAnsi="Trebuchet MS"/>
              </w:rPr>
            </w:pPr>
            <w:r>
              <w:rPr>
                <w:rFonts w:ascii="Trebuchet MS" w:hAnsi="Trebuchet MS"/>
              </w:rPr>
              <w:t>1 – By SMS</w:t>
            </w:r>
          </w:p>
          <w:p w:rsidR="001C6BB2" w:rsidRDefault="001C6BB2" w:rsidP="001C6BB2">
            <w:pPr>
              <w:pStyle w:val="PlainText"/>
              <w:rPr>
                <w:rFonts w:ascii="Trebuchet MS" w:hAnsi="Trebuchet MS"/>
              </w:rPr>
            </w:pPr>
            <w:r>
              <w:rPr>
                <w:rFonts w:ascii="Trebuchet MS" w:hAnsi="Trebuchet MS"/>
              </w:rPr>
              <w:t>2 – By Email</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DEFAULTLIM</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bCs/>
              </w:rPr>
            </w:pPr>
            <w:r>
              <w:rPr>
                <w:rFonts w:ascii="Trebuchet MS" w:hAnsi="Trebuchet MS"/>
                <w:b/>
                <w:bCs/>
              </w:rPr>
              <w:t>Default Number of Calls Per Day.</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PRINT_STYL   </w:t>
            </w:r>
          </w:p>
        </w:tc>
        <w:tc>
          <w:tcPr>
            <w:tcW w:w="850" w:type="dxa"/>
          </w:tcPr>
          <w:p w:rsidR="001C6BB2" w:rsidRDefault="001C6BB2" w:rsidP="001C6BB2">
            <w:pPr>
              <w:pStyle w:val="PlainText"/>
              <w:rPr>
                <w:rFonts w:ascii="Trebuchet MS" w:hAnsi="Trebuchet MS"/>
              </w:rPr>
            </w:pPr>
            <w:r>
              <w:rPr>
                <w:rFonts w:ascii="Trebuchet MS" w:hAnsi="Trebuchet MS"/>
              </w:rPr>
              <w:t xml:space="preserve">N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ENGINEERID</w:t>
            </w:r>
          </w:p>
        </w:tc>
      </w:tr>
    </w:tbl>
    <w:p w:rsidR="001C6BB2" w:rsidRDefault="001C6BB2" w:rsidP="001C6BB2"/>
    <w:p w:rsidR="001C6BB2" w:rsidRDefault="001C6BB2" w:rsidP="001C6BB2">
      <w:r>
        <w:br w:type="page"/>
      </w:r>
    </w:p>
    <w:p w:rsidR="001C6BB2" w:rsidRDefault="001C6BB2" w:rsidP="001C6BB2">
      <w:pPr>
        <w:pStyle w:val="Heading1"/>
      </w:pPr>
      <w:bookmarkStart w:id="2743" w:name="_Toc447600578"/>
      <w:bookmarkStart w:id="2744" w:name="_Toc499216929"/>
      <w:r>
        <w:lastRenderedPageBreak/>
        <w:t>Customer Appliance Table</w:t>
      </w:r>
      <w:bookmarkEnd w:id="2743"/>
      <w:bookmarkEnd w:id="2744"/>
    </w:p>
    <w:p w:rsidR="001C6BB2" w:rsidRDefault="001C6BB2" w:rsidP="001C6BB2">
      <w:pPr>
        <w:pStyle w:val="BodyText"/>
      </w:pPr>
      <w:r>
        <w:t>Each customer’s appliance has a record generated in this table. This table holds all the information concerning each appliance.</w:t>
      </w:r>
    </w:p>
    <w:p w:rsidR="001C6BB2" w:rsidRDefault="001C6BB2" w:rsidP="001C6BB2">
      <w:pPr>
        <w:pStyle w:val="Heading2"/>
      </w:pPr>
      <w:bookmarkStart w:id="2745" w:name="_Toc447600579"/>
      <w:bookmarkStart w:id="2746" w:name="_Toc499216930"/>
      <w:r>
        <w:t>System Record Structure (CUSTAPL)</w:t>
      </w:r>
      <w:bookmarkEnd w:id="2745"/>
      <w:bookmarkEnd w:id="2746"/>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Appliance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CUSTAPLID</w:t>
            </w:r>
          </w:p>
        </w:tc>
        <w:tc>
          <w:tcPr>
            <w:tcW w:w="850" w:type="dxa"/>
          </w:tcPr>
          <w:p w:rsidR="001C6BB2" w:rsidRDefault="001C6BB2" w:rsidP="001C6BB2">
            <w:pPr>
              <w:pStyle w:val="PlainText"/>
              <w:rPr>
                <w:rFonts w:ascii="Trebuchet MS" w:hAnsi="Trebuchet MS"/>
              </w:rPr>
            </w:pPr>
            <w:r>
              <w:rPr>
                <w:rFonts w:ascii="Trebuchet MS" w:hAnsi="Trebuchet MS"/>
              </w:rPr>
              <w:t xml:space="preserve">N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Customer Appliance Identifier</w:t>
            </w:r>
            <w:r>
              <w:rPr>
                <w:rFonts w:ascii="Trebuchet MS" w:hAnsi="Trebuchet MS"/>
              </w:rPr>
              <w:t>. This is a unique system generated customer appliance identifier derived from ‘NxCustAplID’ in the SYSTEM table.</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CUSTOMERID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Customer Identifier</w:t>
            </w:r>
            <w:r>
              <w:rPr>
                <w:rFonts w:ascii="Trebuchet MS" w:hAnsi="Trebuchet MS"/>
              </w:rPr>
              <w:t>. This links to the CUSTOMER table CUSTOMERID fields.</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APPLIANCECD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5 </w:t>
            </w:r>
          </w:p>
        </w:tc>
        <w:tc>
          <w:tcPr>
            <w:tcW w:w="4820" w:type="dxa"/>
          </w:tcPr>
          <w:p w:rsidR="001C6BB2" w:rsidRDefault="001C6BB2" w:rsidP="001C6BB2">
            <w:pPr>
              <w:pStyle w:val="PlainText"/>
              <w:rPr>
                <w:rFonts w:ascii="Trebuchet MS" w:hAnsi="Trebuchet MS"/>
              </w:rPr>
            </w:pPr>
            <w:r>
              <w:rPr>
                <w:rFonts w:ascii="Trebuchet MS" w:hAnsi="Trebuchet MS"/>
                <w:b/>
              </w:rPr>
              <w:t>Appliance Code Identifier.</w:t>
            </w:r>
            <w:r>
              <w:rPr>
                <w:rFonts w:ascii="Trebuchet MS" w:hAnsi="Trebuchet MS"/>
              </w:rPr>
              <w:t xml:space="preserve"> This is the appliance type from the POP_APL files. Also linked into the MODEL table</w:t>
            </w:r>
          </w:p>
        </w:tc>
      </w:tr>
      <w:tr w:rsidR="001C6BB2" w:rsidTr="001C6BB2">
        <w:tc>
          <w:tcPr>
            <w:tcW w:w="2235" w:type="dxa"/>
            <w:gridSpan w:val="2"/>
          </w:tcPr>
          <w:p w:rsidR="001C6BB2" w:rsidRDefault="001C6BB2" w:rsidP="001C6BB2">
            <w:pPr>
              <w:pStyle w:val="PlainText"/>
              <w:rPr>
                <w:rFonts w:ascii="Trebuchet MS" w:hAnsi="Trebuchet MS"/>
                <w:i/>
              </w:rPr>
            </w:pPr>
            <w:r>
              <w:rPr>
                <w:rFonts w:ascii="Trebuchet MS" w:hAnsi="Trebuchet MS"/>
                <w:i/>
              </w:rPr>
              <w:t xml:space="preserve">MODEL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12 </w:t>
            </w:r>
          </w:p>
        </w:tc>
        <w:tc>
          <w:tcPr>
            <w:tcW w:w="4820" w:type="dxa"/>
          </w:tcPr>
          <w:p w:rsidR="001C6BB2" w:rsidRDefault="001C6BB2" w:rsidP="001C6BB2">
            <w:pPr>
              <w:pStyle w:val="PlainText"/>
              <w:rPr>
                <w:rFonts w:ascii="Trebuchet MS" w:hAnsi="Trebuchet MS"/>
              </w:rPr>
            </w:pPr>
            <w:r>
              <w:rPr>
                <w:rFonts w:ascii="Trebuchet MS" w:hAnsi="Trebuchet MS"/>
                <w:b/>
              </w:rPr>
              <w:t>Model Code.</w:t>
            </w:r>
            <w:r>
              <w:rPr>
                <w:rFonts w:ascii="Trebuchet MS" w:hAnsi="Trebuchet MS"/>
              </w:rPr>
              <w:t xml:space="preserve"> This is the manufacturer’s unique model code linked into the MODEL table.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SNO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10 </w:t>
            </w:r>
          </w:p>
        </w:tc>
        <w:tc>
          <w:tcPr>
            <w:tcW w:w="4820" w:type="dxa"/>
          </w:tcPr>
          <w:p w:rsidR="001C6BB2" w:rsidRDefault="001C6BB2" w:rsidP="001C6BB2">
            <w:pPr>
              <w:pStyle w:val="PlainText"/>
              <w:rPr>
                <w:rFonts w:ascii="Trebuchet MS" w:hAnsi="Trebuchet MS"/>
              </w:rPr>
            </w:pPr>
            <w:r>
              <w:rPr>
                <w:rFonts w:ascii="Trebuchet MS" w:hAnsi="Trebuchet MS"/>
                <w:b/>
              </w:rPr>
              <w:t>Serial Number.</w:t>
            </w:r>
            <w:r>
              <w:rPr>
                <w:rFonts w:ascii="Trebuchet MS" w:hAnsi="Trebuchet MS"/>
              </w:rPr>
              <w:t xml:space="preserve"> This is the appliance Serial Number.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SUPPLYDAT    </w:t>
            </w:r>
          </w:p>
        </w:tc>
        <w:tc>
          <w:tcPr>
            <w:tcW w:w="850" w:type="dxa"/>
          </w:tcPr>
          <w:p w:rsidR="001C6BB2" w:rsidRDefault="001C6BB2" w:rsidP="001C6BB2">
            <w:pPr>
              <w:pStyle w:val="PlainText"/>
              <w:rPr>
                <w:rFonts w:ascii="Trebuchet MS" w:hAnsi="Trebuchet MS"/>
              </w:rPr>
            </w:pPr>
            <w:r>
              <w:rPr>
                <w:rFonts w:ascii="Trebuchet MS" w:hAnsi="Trebuchet MS"/>
              </w:rPr>
              <w:t xml:space="preserve">D                 </w:t>
            </w:r>
          </w:p>
        </w:tc>
        <w:tc>
          <w:tcPr>
            <w:tcW w:w="992" w:type="dxa"/>
          </w:tcPr>
          <w:p w:rsidR="001C6BB2" w:rsidRDefault="001C6BB2" w:rsidP="001C6BB2">
            <w:pPr>
              <w:pStyle w:val="PlainText"/>
              <w:rPr>
                <w:rFonts w:ascii="Trebuchet MS" w:hAnsi="Trebuchet MS"/>
              </w:rPr>
            </w:pPr>
            <w:r>
              <w:rPr>
                <w:rFonts w:ascii="Trebuchet MS" w:hAnsi="Trebuchet MS"/>
              </w:rPr>
              <w:t xml:space="preserve"> </w:t>
            </w:r>
          </w:p>
        </w:tc>
        <w:tc>
          <w:tcPr>
            <w:tcW w:w="4820" w:type="dxa"/>
          </w:tcPr>
          <w:p w:rsidR="001C6BB2" w:rsidRDefault="001C6BB2" w:rsidP="001C6BB2">
            <w:pPr>
              <w:pStyle w:val="PlainText"/>
              <w:rPr>
                <w:rFonts w:ascii="Trebuchet MS" w:hAnsi="Trebuchet MS"/>
              </w:rPr>
            </w:pPr>
            <w:r>
              <w:rPr>
                <w:rFonts w:ascii="Trebuchet MS" w:hAnsi="Trebuchet MS"/>
                <w:b/>
              </w:rPr>
              <w:t>Date of Purchase</w:t>
            </w:r>
            <w:r>
              <w:rPr>
                <w:rFonts w:ascii="Trebuchet MS" w:hAnsi="Trebuchet MS"/>
              </w:rPr>
              <w:t>. This is the date of purchase.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SUPPLIER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21 </w:t>
            </w:r>
          </w:p>
        </w:tc>
        <w:tc>
          <w:tcPr>
            <w:tcW w:w="4820" w:type="dxa"/>
          </w:tcPr>
          <w:p w:rsidR="001C6BB2" w:rsidRDefault="001C6BB2" w:rsidP="001C6BB2">
            <w:pPr>
              <w:pStyle w:val="PlainText"/>
              <w:rPr>
                <w:rFonts w:ascii="Trebuchet MS" w:hAnsi="Trebuchet MS"/>
              </w:rPr>
            </w:pPr>
            <w:r>
              <w:rPr>
                <w:rFonts w:ascii="Trebuchet MS" w:hAnsi="Trebuchet MS"/>
                <w:b/>
              </w:rPr>
              <w:t>Supplier Name</w:t>
            </w:r>
            <w:r>
              <w:rPr>
                <w:rFonts w:ascii="Trebuchet MS" w:hAnsi="Trebuchet MS"/>
              </w:rPr>
              <w:t>. This is the text name of the supplier.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SUPCONT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26 </w:t>
            </w:r>
          </w:p>
        </w:tc>
        <w:tc>
          <w:tcPr>
            <w:tcW w:w="4820" w:type="dxa"/>
          </w:tcPr>
          <w:p w:rsidR="001C6BB2" w:rsidRDefault="001C6BB2" w:rsidP="001C6BB2">
            <w:pPr>
              <w:pStyle w:val="PlainText"/>
              <w:rPr>
                <w:rFonts w:ascii="Trebuchet MS" w:hAnsi="Trebuchet MS"/>
              </w:rPr>
            </w:pPr>
            <w:r>
              <w:rPr>
                <w:rFonts w:ascii="Trebuchet MS" w:hAnsi="Trebuchet MS"/>
                <w:b/>
              </w:rPr>
              <w:t>Supplier Contact Name</w:t>
            </w:r>
            <w:r>
              <w:rPr>
                <w:rFonts w:ascii="Trebuchet MS" w:hAnsi="Trebuchet MS"/>
              </w:rPr>
              <w:t xml:space="preserve">. </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POLICYID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Pr="0087204A" w:rsidRDefault="001C6BB2" w:rsidP="001C6BB2">
            <w:pPr>
              <w:pStyle w:val="PlainText"/>
              <w:rPr>
                <w:rFonts w:ascii="Trebuchet MS" w:hAnsi="Trebuchet MS"/>
              </w:rPr>
            </w:pPr>
            <w:r>
              <w:rPr>
                <w:rFonts w:ascii="Trebuchet MS" w:hAnsi="Trebuchet MS"/>
                <w:b/>
              </w:rPr>
              <w:t xml:space="preserve">Contract Service Guarantee ID. </w:t>
            </w:r>
            <w:r>
              <w:rPr>
                <w:rFonts w:ascii="Trebuchet MS" w:hAnsi="Trebuchet MS"/>
              </w:rPr>
              <w:t>This links to the policy table.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POLICYNUMBER</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25</w:t>
            </w:r>
          </w:p>
        </w:tc>
        <w:tc>
          <w:tcPr>
            <w:tcW w:w="4820" w:type="dxa"/>
          </w:tcPr>
          <w:p w:rsidR="001C6BB2" w:rsidRDefault="001C6BB2" w:rsidP="001C6BB2">
            <w:pPr>
              <w:pStyle w:val="PlainText"/>
              <w:rPr>
                <w:rFonts w:ascii="Trebuchet MS" w:hAnsi="Trebuchet MS"/>
                <w:b/>
              </w:rPr>
            </w:pPr>
            <w:r>
              <w:rPr>
                <w:rFonts w:ascii="Trebuchet MS" w:hAnsi="Trebuchet MS"/>
                <w:b/>
              </w:rPr>
              <w:t>Contract Service Guarantee Number.</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CONTRACTDT</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Contract Date. </w:t>
            </w:r>
            <w:r>
              <w:rPr>
                <w:rFonts w:ascii="Trebuchet MS" w:hAnsi="Trebuchet MS"/>
              </w:rPr>
              <w:t>This is the date the last annual contract was taken out.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CONTRACTSTART</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Contract Start Date.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CONTRACTEXPIRES</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Contract Expiry Date.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CONTRACTCANCELDATE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Contract Cancelled Date.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CONTRACTPRICE</w:t>
            </w:r>
          </w:p>
        </w:tc>
        <w:tc>
          <w:tcPr>
            <w:tcW w:w="850" w:type="dxa"/>
          </w:tcPr>
          <w:p w:rsidR="001C6BB2" w:rsidRDefault="001C6BB2" w:rsidP="001C6BB2">
            <w:pPr>
              <w:pStyle w:val="PlainText"/>
              <w:rPr>
                <w:rFonts w:ascii="Trebuchet MS" w:hAnsi="Trebuchet MS"/>
              </w:rPr>
            </w:pPr>
            <w:r>
              <w:rPr>
                <w:rFonts w:ascii="Trebuchet MS" w:hAnsi="Trebuchet MS"/>
              </w:rPr>
              <w:t>C</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Contract Price.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REGNO</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1C6BB2" w:rsidP="001C6BB2">
            <w:pPr>
              <w:pStyle w:val="PlainText"/>
              <w:rPr>
                <w:rFonts w:ascii="Trebuchet MS" w:hAnsi="Trebuchet MS"/>
                <w:b/>
              </w:rPr>
            </w:pPr>
            <w:r>
              <w:rPr>
                <w:rFonts w:ascii="Trebuchet MS" w:hAnsi="Trebuchet MS"/>
                <w:b/>
              </w:rPr>
              <w:t xml:space="preserve">Registration Card Number. </w:t>
            </w:r>
            <w:r>
              <w:rPr>
                <w:rFonts w:ascii="Trebuchet MS" w:hAnsi="Trebuchet MS"/>
              </w:rPr>
              <w:t>This is the number on the registration card.</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CONTRACTSTAT</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 xml:space="preserve">Contract Status. </w:t>
            </w:r>
            <w:r>
              <w:rPr>
                <w:rFonts w:ascii="Trebuchet MS" w:hAnsi="Trebuchet MS"/>
              </w:rPr>
              <w:t>This shows the current status of the contract for this appliance and can be one of the following:</w:t>
            </w:r>
          </w:p>
          <w:p w:rsidR="001C6BB2" w:rsidRDefault="001C6BB2" w:rsidP="001C6BB2">
            <w:pPr>
              <w:pStyle w:val="PlainText"/>
              <w:rPr>
                <w:rFonts w:ascii="Trebuchet MS" w:hAnsi="Trebuchet MS"/>
              </w:rPr>
            </w:pPr>
            <w:r>
              <w:rPr>
                <w:rFonts w:ascii="Trebuchet MS" w:hAnsi="Trebuchet MS"/>
              </w:rPr>
              <w:t xml:space="preserve">1 – Under Guarantee </w:t>
            </w:r>
            <w:r>
              <w:rPr>
                <w:rFonts w:ascii="Trebuchet MS" w:hAnsi="Trebuchet MS"/>
                <w:i/>
              </w:rPr>
              <w:t>(Under 1 year)</w:t>
            </w:r>
          </w:p>
          <w:p w:rsidR="001C6BB2" w:rsidRDefault="001C6BB2" w:rsidP="001C6BB2">
            <w:pPr>
              <w:pStyle w:val="PlainText"/>
              <w:rPr>
                <w:rFonts w:ascii="Trebuchet MS" w:hAnsi="Trebuchet MS"/>
              </w:rPr>
            </w:pPr>
            <w:r>
              <w:rPr>
                <w:rFonts w:ascii="Trebuchet MS" w:hAnsi="Trebuchet MS"/>
              </w:rPr>
              <w:t xml:space="preserve">2 – Cash Call </w:t>
            </w:r>
            <w:r>
              <w:rPr>
                <w:rFonts w:ascii="Trebuchet MS" w:hAnsi="Trebuchet MS"/>
                <w:i/>
              </w:rPr>
              <w:t>(Over 1 Year)</w:t>
            </w:r>
          </w:p>
          <w:p w:rsidR="001C6BB2" w:rsidRDefault="001C6BB2" w:rsidP="001C6BB2">
            <w:pPr>
              <w:pStyle w:val="PlainText"/>
              <w:rPr>
                <w:rFonts w:ascii="Trebuchet MS" w:hAnsi="Trebuchet MS"/>
              </w:rPr>
            </w:pPr>
            <w:r>
              <w:rPr>
                <w:rFonts w:ascii="Trebuchet MS" w:hAnsi="Trebuchet MS"/>
              </w:rPr>
              <w:t>3 – Dealer Account</w:t>
            </w:r>
          </w:p>
          <w:p w:rsidR="001C6BB2" w:rsidRDefault="001C6BB2" w:rsidP="001C6BB2">
            <w:pPr>
              <w:pStyle w:val="PlainText"/>
              <w:rPr>
                <w:rFonts w:ascii="Trebuchet MS" w:hAnsi="Trebuchet MS"/>
                <w:b/>
              </w:rPr>
            </w:pPr>
            <w:r>
              <w:rPr>
                <w:rFonts w:ascii="Trebuchet MS" w:hAnsi="Trebuchet MS"/>
              </w:rPr>
              <w:t>4 – Under Contract</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APPLIANCEPRICE</w:t>
            </w:r>
          </w:p>
        </w:tc>
        <w:tc>
          <w:tcPr>
            <w:tcW w:w="850" w:type="dxa"/>
          </w:tcPr>
          <w:p w:rsidR="001C6BB2" w:rsidRDefault="001C6BB2" w:rsidP="001C6BB2">
            <w:pPr>
              <w:pStyle w:val="PlainText"/>
              <w:rPr>
                <w:rFonts w:ascii="Trebuchet MS" w:hAnsi="Trebuchet MS"/>
              </w:rPr>
            </w:pPr>
            <w:r>
              <w:rPr>
                <w:rFonts w:ascii="Trebuchet MS" w:hAnsi="Trebuchet MS"/>
              </w:rPr>
              <w:t>C</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Appliance Purchase Price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CLIENTCUSTAPLREF</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10</w:t>
            </w:r>
          </w:p>
        </w:tc>
        <w:tc>
          <w:tcPr>
            <w:tcW w:w="4820" w:type="dxa"/>
          </w:tcPr>
          <w:p w:rsidR="001C6BB2" w:rsidRDefault="001C6BB2" w:rsidP="001C6BB2">
            <w:pPr>
              <w:pStyle w:val="PlainText"/>
              <w:rPr>
                <w:rFonts w:ascii="Trebuchet MS" w:hAnsi="Trebuchet MS"/>
                <w:b/>
              </w:rPr>
            </w:pPr>
            <w:r>
              <w:rPr>
                <w:rFonts w:ascii="Trebuchet MS" w:hAnsi="Trebuchet MS"/>
                <w:b/>
              </w:rPr>
              <w:t>Client Reference for Appliance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DESC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25 </w:t>
            </w:r>
          </w:p>
        </w:tc>
        <w:tc>
          <w:tcPr>
            <w:tcW w:w="4820" w:type="dxa"/>
          </w:tcPr>
          <w:p w:rsidR="001C6BB2" w:rsidRDefault="001C6BB2" w:rsidP="001C6BB2">
            <w:pPr>
              <w:pStyle w:val="PlainText"/>
              <w:rPr>
                <w:rFonts w:ascii="Trebuchet MS" w:hAnsi="Trebuchet MS"/>
              </w:rPr>
            </w:pPr>
            <w:r>
              <w:rPr>
                <w:rFonts w:ascii="Trebuchet MS" w:hAnsi="Trebuchet MS"/>
                <w:b/>
              </w:rPr>
              <w:t>Customer Appliance Description</w:t>
            </w:r>
            <w:r>
              <w:rPr>
                <w:rFonts w:ascii="Trebuchet MS" w:hAnsi="Trebuchet MS"/>
              </w:rPr>
              <w:t>. This is additional information about the customer’s appliance.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NOTES</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Customer Appliance Notes.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SERVICEID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Service ID of Last Gas Inspection </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SKILL</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Skill Required to Service. </w:t>
            </w:r>
            <w:r>
              <w:rPr>
                <w:rFonts w:ascii="Trebuchet MS" w:hAnsi="Trebuchet MS"/>
                <w:bCs/>
              </w:rPr>
              <w:t>This is matched with Skill1-3 in Engineers table.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LASTGASDATE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Last Gas Inspection Date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SERVICESTART</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Service Start Date.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SERVICEEXPIRES</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Service Expiry Date.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lastRenderedPageBreak/>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CUSTAPLID</w:t>
            </w:r>
          </w:p>
        </w:tc>
      </w:tr>
    </w:tbl>
    <w:p w:rsidR="001C6BB2" w:rsidRDefault="001C6BB2" w:rsidP="001C6BB2"/>
    <w:p w:rsidR="001C6BB2" w:rsidRDefault="001C6BB2" w:rsidP="001C6BB2">
      <w:r>
        <w:br w:type="page"/>
      </w:r>
    </w:p>
    <w:p w:rsidR="001C6BB2" w:rsidRDefault="001C6BB2" w:rsidP="001C6BB2">
      <w:pPr>
        <w:pStyle w:val="Heading1"/>
      </w:pPr>
      <w:bookmarkStart w:id="2747" w:name="_Toc447600580"/>
      <w:bookmarkStart w:id="2748" w:name="_Toc499216931"/>
      <w:r>
        <w:lastRenderedPageBreak/>
        <w:t>Appliance Table</w:t>
      </w:r>
      <w:bookmarkEnd w:id="2747"/>
      <w:bookmarkEnd w:id="2748"/>
    </w:p>
    <w:p w:rsidR="001C6BB2" w:rsidRDefault="001C6BB2" w:rsidP="001C6BB2">
      <w:pPr>
        <w:pStyle w:val="BodyText"/>
      </w:pPr>
      <w:r>
        <w:t xml:space="preserve">List of generic appliances </w:t>
      </w:r>
      <w:r>
        <w:rPr>
          <w:i/>
        </w:rPr>
        <w:t>e.g Gas Oven</w:t>
      </w:r>
      <w:r>
        <w:t>.</w:t>
      </w:r>
    </w:p>
    <w:p w:rsidR="001C6BB2" w:rsidRDefault="001C6BB2" w:rsidP="001C6BB2">
      <w:pPr>
        <w:pStyle w:val="Heading2"/>
      </w:pPr>
      <w:bookmarkStart w:id="2749" w:name="_Toc447600581"/>
      <w:bookmarkStart w:id="2750" w:name="_Toc499216932"/>
      <w:r>
        <w:t>System Record Structure (POP_APL)</w:t>
      </w:r>
      <w:bookmarkEnd w:id="2749"/>
      <w:bookmarkEnd w:id="2750"/>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Appliance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 xml:space="preserve">APPLIANCECD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5 </w:t>
            </w:r>
          </w:p>
        </w:tc>
        <w:tc>
          <w:tcPr>
            <w:tcW w:w="4820" w:type="dxa"/>
          </w:tcPr>
          <w:p w:rsidR="001C6BB2" w:rsidRDefault="001C6BB2" w:rsidP="001C6BB2">
            <w:pPr>
              <w:pStyle w:val="PlainText"/>
              <w:rPr>
                <w:rFonts w:ascii="Trebuchet MS" w:hAnsi="Trebuchet MS"/>
              </w:rPr>
            </w:pPr>
            <w:r>
              <w:rPr>
                <w:rFonts w:ascii="Trebuchet MS" w:hAnsi="Trebuchet MS"/>
                <w:b/>
              </w:rPr>
              <w:t>Appliance Code</w:t>
            </w:r>
            <w:r>
              <w:rPr>
                <w:rFonts w:ascii="Trebuchet MS" w:hAnsi="Trebuchet MS"/>
              </w:rPr>
              <w:t>. This is a user assigned unique identifier code for the appliance. Renamed from ‘CODE’.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ACTIVE       </w:t>
            </w:r>
          </w:p>
        </w:tc>
        <w:tc>
          <w:tcPr>
            <w:tcW w:w="850" w:type="dxa"/>
          </w:tcPr>
          <w:p w:rsidR="001C6BB2" w:rsidRDefault="001C6BB2" w:rsidP="001C6BB2">
            <w:pPr>
              <w:pStyle w:val="PlainText"/>
              <w:rPr>
                <w:rFonts w:ascii="Trebuchet MS" w:hAnsi="Trebuchet MS"/>
              </w:rPr>
            </w:pPr>
            <w:r>
              <w:rPr>
                <w:rFonts w:ascii="Trebuchet MS" w:hAnsi="Trebuchet MS"/>
              </w:rPr>
              <w:t xml:space="preserve">L                  </w:t>
            </w:r>
          </w:p>
        </w:tc>
        <w:tc>
          <w:tcPr>
            <w:tcW w:w="992" w:type="dxa"/>
          </w:tcPr>
          <w:p w:rsidR="001C6BB2" w:rsidRDefault="001C6BB2" w:rsidP="001C6BB2">
            <w:pPr>
              <w:pStyle w:val="PlainText"/>
              <w:rPr>
                <w:rFonts w:ascii="Trebuchet MS" w:hAnsi="Trebuchet MS"/>
              </w:rPr>
            </w:pPr>
            <w:r>
              <w:rPr>
                <w:rFonts w:ascii="Trebuchet MS" w:hAnsi="Trebuchet MS"/>
              </w:rPr>
              <w:t xml:space="preserve">  </w:t>
            </w:r>
          </w:p>
        </w:tc>
        <w:tc>
          <w:tcPr>
            <w:tcW w:w="4820" w:type="dxa"/>
          </w:tcPr>
          <w:p w:rsidR="001C6BB2" w:rsidRDefault="001C6BB2" w:rsidP="001C6BB2">
            <w:pPr>
              <w:pStyle w:val="PlainText"/>
              <w:rPr>
                <w:rFonts w:ascii="Trebuchet MS" w:hAnsi="Trebuchet MS"/>
              </w:rPr>
            </w:pPr>
            <w:r>
              <w:rPr>
                <w:rFonts w:ascii="Trebuchet MS" w:hAnsi="Trebuchet MS"/>
                <w:b/>
              </w:rPr>
              <w:t>Appliance Active Flag</w:t>
            </w:r>
            <w:r>
              <w:rPr>
                <w:rFonts w:ascii="Trebuchet MS" w:hAnsi="Trebuchet MS"/>
              </w:rPr>
              <w:t xml:space="preserve">. If this is False the appliance is no longer in use. This is merely used for informational purposes. </w:t>
            </w:r>
          </w:p>
        </w:tc>
      </w:tr>
      <w:tr w:rsidR="001C6BB2" w:rsidTr="001C6BB2">
        <w:tc>
          <w:tcPr>
            <w:tcW w:w="2235" w:type="dxa"/>
            <w:gridSpan w:val="2"/>
            <w:tcBorders>
              <w:bottom w:val="nil"/>
            </w:tcBorders>
          </w:tcPr>
          <w:p w:rsidR="001C6BB2" w:rsidRDefault="001C6BB2" w:rsidP="001C6BB2">
            <w:pPr>
              <w:pStyle w:val="PlainText"/>
              <w:rPr>
                <w:rFonts w:ascii="Trebuchet MS" w:hAnsi="Trebuchet MS"/>
              </w:rPr>
            </w:pPr>
            <w:r>
              <w:rPr>
                <w:rFonts w:ascii="Trebuchet MS" w:hAnsi="Trebuchet MS"/>
              </w:rPr>
              <w:t xml:space="preserve">DESC         </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 xml:space="preserve">A                </w:t>
            </w:r>
          </w:p>
        </w:tc>
        <w:tc>
          <w:tcPr>
            <w:tcW w:w="992" w:type="dxa"/>
            <w:tcBorders>
              <w:bottom w:val="nil"/>
            </w:tcBorders>
          </w:tcPr>
          <w:p w:rsidR="001C6BB2" w:rsidRDefault="001C6BB2" w:rsidP="001C6BB2">
            <w:pPr>
              <w:pStyle w:val="PlainText"/>
              <w:rPr>
                <w:rFonts w:ascii="Trebuchet MS" w:hAnsi="Trebuchet MS"/>
              </w:rPr>
            </w:pPr>
            <w:r>
              <w:rPr>
                <w:rFonts w:ascii="Trebuchet MS" w:hAnsi="Trebuchet MS"/>
              </w:rPr>
              <w:t>30</w:t>
            </w:r>
          </w:p>
        </w:tc>
        <w:tc>
          <w:tcPr>
            <w:tcW w:w="4820" w:type="dxa"/>
            <w:tcBorders>
              <w:bottom w:val="nil"/>
            </w:tcBorders>
          </w:tcPr>
          <w:p w:rsidR="001C6BB2" w:rsidRDefault="001C6BB2" w:rsidP="001C6BB2">
            <w:pPr>
              <w:pStyle w:val="PlainText"/>
              <w:rPr>
                <w:rFonts w:ascii="Trebuchet MS" w:hAnsi="Trebuchet MS"/>
              </w:rPr>
            </w:pPr>
            <w:r>
              <w:rPr>
                <w:rFonts w:ascii="Trebuchet MS" w:hAnsi="Trebuchet MS"/>
                <w:b/>
              </w:rPr>
              <w:t>Appliance Description</w:t>
            </w:r>
            <w:r>
              <w:rPr>
                <w:rFonts w:ascii="Trebuchet MS" w:hAnsi="Trebuchet MS"/>
              </w:rPr>
              <w: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APPLIANCECD</w:t>
            </w:r>
          </w:p>
        </w:tc>
      </w:tr>
    </w:tbl>
    <w:p w:rsidR="001C6BB2" w:rsidRDefault="001C6BB2" w:rsidP="001C6BB2"/>
    <w:p w:rsidR="001C6BB2" w:rsidRDefault="001C6BB2" w:rsidP="001C6BB2">
      <w:r>
        <w:br w:type="page"/>
      </w:r>
    </w:p>
    <w:p w:rsidR="001C6BB2" w:rsidRDefault="001C6BB2" w:rsidP="001C6BB2">
      <w:pPr>
        <w:pStyle w:val="Heading1"/>
      </w:pPr>
      <w:bookmarkStart w:id="2751" w:name="_Toc447600582"/>
      <w:bookmarkStart w:id="2752" w:name="_Toc499216933"/>
      <w:r>
        <w:lastRenderedPageBreak/>
        <w:t>Manufacturer Table</w:t>
      </w:r>
      <w:bookmarkEnd w:id="2751"/>
      <w:bookmarkEnd w:id="2752"/>
    </w:p>
    <w:p w:rsidR="001C6BB2" w:rsidRDefault="001C6BB2" w:rsidP="001C6BB2">
      <w:pPr>
        <w:pStyle w:val="BodyText"/>
      </w:pPr>
      <w:r>
        <w:t>This stores the names or the manufacturers for lookup purposes.</w:t>
      </w:r>
    </w:p>
    <w:p w:rsidR="001C6BB2" w:rsidRDefault="001C6BB2" w:rsidP="001C6BB2">
      <w:pPr>
        <w:pStyle w:val="Heading2"/>
      </w:pPr>
      <w:bookmarkStart w:id="2753" w:name="_Toc447600583"/>
      <w:bookmarkStart w:id="2754" w:name="_Toc499216934"/>
      <w:r>
        <w:t>System Record Structure (MANUFACT)</w:t>
      </w:r>
      <w:bookmarkEnd w:id="2753"/>
      <w:bookmarkEnd w:id="275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Manufacturer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 xml:space="preserve">MFR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Manufacturer Code.</w:t>
            </w:r>
            <w:r>
              <w:rPr>
                <w:rFonts w:ascii="Trebuchet MS" w:hAnsi="Trebuchet MS"/>
              </w:rPr>
              <w:t xml:space="preserve"> This is linked into the MANUFACT table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 xml:space="preserve">NAME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25 </w:t>
            </w:r>
          </w:p>
        </w:tc>
        <w:tc>
          <w:tcPr>
            <w:tcW w:w="4820" w:type="dxa"/>
          </w:tcPr>
          <w:p w:rsidR="001C6BB2" w:rsidRDefault="001C6BB2" w:rsidP="001C6BB2">
            <w:pPr>
              <w:pStyle w:val="PlainText"/>
              <w:rPr>
                <w:rFonts w:ascii="Trebuchet MS" w:hAnsi="Trebuchet MS"/>
              </w:rPr>
            </w:pPr>
            <w:r>
              <w:rPr>
                <w:rFonts w:ascii="Trebuchet MS" w:hAnsi="Trebuchet MS"/>
                <w:b/>
              </w:rPr>
              <w:t>Manufacturer Name</w:t>
            </w:r>
            <w:r>
              <w:rPr>
                <w:rFonts w:ascii="Trebuchet MS" w:hAnsi="Trebuchet MS"/>
              </w:rPr>
              <w: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MFR</w:t>
            </w:r>
          </w:p>
        </w:tc>
      </w:tr>
    </w:tbl>
    <w:p w:rsidR="001C6BB2" w:rsidRDefault="001C6BB2" w:rsidP="001C6BB2"/>
    <w:p w:rsidR="001C6BB2" w:rsidRDefault="001C6BB2" w:rsidP="001C6BB2">
      <w:pPr>
        <w:pStyle w:val="Picture"/>
        <w:keepNext w:val="0"/>
      </w:pPr>
    </w:p>
    <w:p w:rsidR="001C6BB2" w:rsidRDefault="001C6BB2" w:rsidP="001C6BB2">
      <w:pPr>
        <w:pStyle w:val="Caption"/>
      </w:pPr>
    </w:p>
    <w:p w:rsidR="001C6BB2" w:rsidRDefault="001C6BB2" w:rsidP="001C6BB2">
      <w:pPr>
        <w:pStyle w:val="BodyText"/>
      </w:pPr>
    </w:p>
    <w:p w:rsidR="001C6BB2" w:rsidRDefault="001C6BB2" w:rsidP="001C6BB2">
      <w:pPr>
        <w:pStyle w:val="BodyText"/>
      </w:pPr>
      <w:r>
        <w:br w:type="page"/>
      </w:r>
    </w:p>
    <w:p w:rsidR="001C6BB2" w:rsidRDefault="001C6BB2" w:rsidP="001C6BB2">
      <w:pPr>
        <w:pStyle w:val="Heading1"/>
      </w:pPr>
      <w:bookmarkStart w:id="2755" w:name="_Toc447600584"/>
      <w:bookmarkStart w:id="2756" w:name="_Toc499216935"/>
      <w:r>
        <w:lastRenderedPageBreak/>
        <w:t>Appliance Model Table</w:t>
      </w:r>
      <w:bookmarkEnd w:id="2755"/>
      <w:bookmarkEnd w:id="2756"/>
    </w:p>
    <w:p w:rsidR="001C6BB2" w:rsidRDefault="001C6BB2" w:rsidP="001C6BB2">
      <w:pPr>
        <w:pStyle w:val="BodyText"/>
      </w:pPr>
      <w:r>
        <w:t>This is a list of appliance models. Each model is linked to the manufacturer and the generic appliance.</w:t>
      </w:r>
    </w:p>
    <w:p w:rsidR="001C6BB2" w:rsidRDefault="001C6BB2" w:rsidP="001C6BB2">
      <w:pPr>
        <w:pStyle w:val="Heading2"/>
      </w:pPr>
      <w:bookmarkStart w:id="2757" w:name="_Toc447600585"/>
      <w:bookmarkStart w:id="2758" w:name="_Toc499216936"/>
      <w:r>
        <w:t>System Record Structure (MODEL)</w:t>
      </w:r>
      <w:bookmarkEnd w:id="2757"/>
      <w:bookmarkEnd w:id="275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Appliance Model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 xml:space="preserve">APPLIANCECD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5 </w:t>
            </w:r>
          </w:p>
        </w:tc>
        <w:tc>
          <w:tcPr>
            <w:tcW w:w="4820" w:type="dxa"/>
          </w:tcPr>
          <w:p w:rsidR="001C6BB2" w:rsidRDefault="001C6BB2" w:rsidP="001C6BB2">
            <w:pPr>
              <w:pStyle w:val="PlainText"/>
              <w:rPr>
                <w:rFonts w:ascii="Trebuchet MS" w:hAnsi="Trebuchet MS"/>
              </w:rPr>
            </w:pPr>
            <w:r>
              <w:rPr>
                <w:rFonts w:ascii="Trebuchet MS" w:hAnsi="Trebuchet MS"/>
                <w:b/>
              </w:rPr>
              <w:t>Appliance Code</w:t>
            </w:r>
            <w:r>
              <w:rPr>
                <w:rFonts w:ascii="Trebuchet MS" w:hAnsi="Trebuchet MS"/>
              </w:rPr>
              <w:t>. This is a link into the appliance table</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 xml:space="preserve">MFR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Manufacturer Code</w:t>
            </w:r>
            <w:r>
              <w:rPr>
                <w:rFonts w:ascii="Trebuchet MS" w:hAnsi="Trebuchet MS"/>
              </w:rPr>
              <w:t>. This is linked into the MANUFACT table</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 xml:space="preserve">MODEL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12 </w:t>
            </w:r>
          </w:p>
        </w:tc>
        <w:tc>
          <w:tcPr>
            <w:tcW w:w="4820" w:type="dxa"/>
          </w:tcPr>
          <w:p w:rsidR="001C6BB2" w:rsidRDefault="001C6BB2" w:rsidP="001C6BB2">
            <w:pPr>
              <w:pStyle w:val="PlainText"/>
              <w:rPr>
                <w:rFonts w:ascii="Trebuchet MS" w:hAnsi="Trebuchet MS"/>
              </w:rPr>
            </w:pPr>
            <w:r>
              <w:rPr>
                <w:rFonts w:ascii="Trebuchet MS" w:hAnsi="Trebuchet MS"/>
                <w:b/>
              </w:rPr>
              <w:t>Model Code.</w:t>
            </w:r>
            <w:r>
              <w:rPr>
                <w:rFonts w:ascii="Trebuchet MS" w:hAnsi="Trebuchet MS"/>
              </w:rPr>
              <w:t xml:space="preserve"> This is the manufacturer’s unique model code.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DESCRIPTION</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Model Description</w:t>
            </w:r>
            <w:r>
              <w:rPr>
                <w:rFonts w:ascii="Trebuchet MS" w:hAnsi="Trebuchet MS"/>
              </w:rPr>
              <w:t>. This is a description of the specific model. This can be used to enter common faults and instructions.</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GASFG</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Gas Appliance</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NOTES</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Note on Model</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ENTCATEGORY</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16</w:t>
            </w:r>
          </w:p>
        </w:tc>
        <w:tc>
          <w:tcPr>
            <w:tcW w:w="4820" w:type="dxa"/>
          </w:tcPr>
          <w:p w:rsidR="001C6BB2" w:rsidRDefault="001C6BB2" w:rsidP="001C6BB2">
            <w:pPr>
              <w:pStyle w:val="PlainText"/>
              <w:rPr>
                <w:rFonts w:ascii="Trebuchet MS" w:hAnsi="Trebuchet MS"/>
                <w:b/>
              </w:rPr>
            </w:pPr>
            <w:smartTag w:uri="urn:schemas-microsoft-com:office:smarttags" w:element="place">
              <w:smartTag w:uri="urn:schemas-microsoft-com:office:smarttags" w:element="City">
                <w:r>
                  <w:rPr>
                    <w:rFonts w:ascii="Trebuchet MS" w:hAnsi="Trebuchet MS"/>
                    <w:b/>
                  </w:rPr>
                  <w:t>Enterprise</w:t>
                </w:r>
              </w:smartTag>
            </w:smartTag>
            <w:r>
              <w:rPr>
                <w:rFonts w:ascii="Trebuchet MS" w:hAnsi="Trebuchet MS"/>
                <w:b/>
              </w:rPr>
              <w:t xml:space="preserve"> Model Category</w:t>
            </w:r>
          </w:p>
        </w:tc>
      </w:tr>
      <w:tr w:rsidR="001C6BB2" w:rsidTr="001C6BB2">
        <w:tc>
          <w:tcPr>
            <w:tcW w:w="2235" w:type="dxa"/>
            <w:gridSpan w:val="2"/>
          </w:tcPr>
          <w:p w:rsidR="001C6BB2" w:rsidRDefault="001C6BB2" w:rsidP="001C6BB2">
            <w:pPr>
              <w:pStyle w:val="PlainText"/>
              <w:rPr>
                <w:rFonts w:ascii="Trebuchet MS" w:hAnsi="Trebuchet MS"/>
              </w:rPr>
            </w:pPr>
            <w:r>
              <w:rPr>
                <w:rFonts w:ascii="Trebuchet MS" w:hAnsi="Trebuchet MS"/>
              </w:rPr>
              <w:t>LASTUPDATE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Last Updated from </w:t>
            </w:r>
            <w:smartTag w:uri="urn:schemas-microsoft-com:office:smarttags" w:element="place">
              <w:smartTag w:uri="urn:schemas-microsoft-com:office:smarttags" w:element="City">
                <w:r>
                  <w:rPr>
                    <w:rFonts w:ascii="Trebuchet MS" w:hAnsi="Trebuchet MS"/>
                    <w:b/>
                  </w:rPr>
                  <w:t>Enterprise</w:t>
                </w:r>
              </w:smartTag>
            </w:smartTag>
            <w:r>
              <w:rPr>
                <w:rFonts w:ascii="Trebuchet MS" w:hAnsi="Trebuchet MS"/>
                <w:b/>
              </w:rPr>
              <w: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APPLIANCECD, MFR, MODEL</w:t>
            </w:r>
          </w:p>
        </w:tc>
      </w:tr>
    </w:tbl>
    <w:p w:rsidR="001C6BB2" w:rsidRDefault="001C6BB2" w:rsidP="001C6BB2"/>
    <w:p w:rsidR="001C6BB2" w:rsidRDefault="001C6BB2" w:rsidP="001C6BB2">
      <w:r>
        <w:br w:type="page"/>
      </w:r>
    </w:p>
    <w:p w:rsidR="001C6BB2" w:rsidRDefault="001C6BB2" w:rsidP="001C6BB2">
      <w:pPr>
        <w:pStyle w:val="Heading1"/>
      </w:pPr>
      <w:bookmarkStart w:id="2759" w:name="_Toc447600586"/>
      <w:bookmarkStart w:id="2760" w:name="_Toc499216937"/>
      <w:r>
        <w:lastRenderedPageBreak/>
        <w:t>Faults Table</w:t>
      </w:r>
      <w:bookmarkEnd w:id="2759"/>
      <w:bookmarkEnd w:id="2760"/>
    </w:p>
    <w:p w:rsidR="001C6BB2" w:rsidRDefault="001C6BB2" w:rsidP="001C6BB2">
      <w:pPr>
        <w:pStyle w:val="BodyText"/>
      </w:pPr>
      <w:r>
        <w:t>This holds a record for each fault code that is assigned in the service table. The faults are not linked to a specific appliance. The fault code forms the last two digits of the overall fault code.</w:t>
      </w:r>
    </w:p>
    <w:p w:rsidR="001C6BB2" w:rsidRDefault="001C6BB2" w:rsidP="001C6BB2">
      <w:pPr>
        <w:pStyle w:val="Heading2"/>
      </w:pPr>
      <w:bookmarkStart w:id="2761" w:name="_Toc447600587"/>
      <w:bookmarkStart w:id="2762" w:name="_Toc499216938"/>
      <w:r>
        <w:t>System Record Structure (POP_FAUL)</w:t>
      </w:r>
      <w:bookmarkEnd w:id="2761"/>
      <w:bookmarkEnd w:id="2762"/>
    </w:p>
    <w:p w:rsidR="001C6BB2" w:rsidRDefault="001C6BB2" w:rsidP="001C6BB2"/>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Appliance Faults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FAULTCD</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 </w:t>
            </w:r>
          </w:p>
        </w:tc>
        <w:tc>
          <w:tcPr>
            <w:tcW w:w="4820" w:type="dxa"/>
          </w:tcPr>
          <w:p w:rsidR="001C6BB2" w:rsidRDefault="001C6BB2" w:rsidP="001C6BB2">
            <w:pPr>
              <w:pStyle w:val="PlainText"/>
              <w:rPr>
                <w:rFonts w:ascii="Trebuchet MS" w:hAnsi="Trebuchet MS"/>
              </w:rPr>
            </w:pPr>
            <w:r>
              <w:rPr>
                <w:rFonts w:ascii="Trebuchet MS" w:hAnsi="Trebuchet MS"/>
                <w:b/>
              </w:rPr>
              <w:t>Fault Code</w:t>
            </w:r>
            <w:r>
              <w:rPr>
                <w:rFonts w:ascii="Trebuchet MS" w:hAnsi="Trebuchet MS"/>
              </w:rPr>
              <w:t xml:space="preserve">. This is a user entered unique fault code for the appliance. </w:t>
            </w:r>
          </w:p>
        </w:tc>
      </w:tr>
      <w:tr w:rsidR="001C6BB2" w:rsidTr="001C6BB2">
        <w:tc>
          <w:tcPr>
            <w:tcW w:w="2235" w:type="dxa"/>
            <w:gridSpan w:val="2"/>
            <w:tcBorders>
              <w:bottom w:val="nil"/>
            </w:tcBorders>
          </w:tcPr>
          <w:p w:rsidR="001C6BB2" w:rsidRDefault="001C6BB2" w:rsidP="001C6BB2">
            <w:pPr>
              <w:pStyle w:val="PlainText"/>
              <w:rPr>
                <w:rFonts w:ascii="Trebuchet MS" w:hAnsi="Trebuchet MS"/>
              </w:rPr>
            </w:pPr>
            <w:r>
              <w:rPr>
                <w:rFonts w:ascii="Trebuchet MS" w:hAnsi="Trebuchet MS"/>
              </w:rPr>
              <w:t xml:space="preserve">DESC         </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 xml:space="preserve">A                </w:t>
            </w:r>
          </w:p>
        </w:tc>
        <w:tc>
          <w:tcPr>
            <w:tcW w:w="992" w:type="dxa"/>
            <w:tcBorders>
              <w:bottom w:val="nil"/>
            </w:tcBorders>
          </w:tcPr>
          <w:p w:rsidR="001C6BB2" w:rsidRDefault="001C6BB2" w:rsidP="001C6BB2">
            <w:pPr>
              <w:pStyle w:val="PlainText"/>
              <w:rPr>
                <w:rFonts w:ascii="Trebuchet MS" w:hAnsi="Trebuchet MS"/>
              </w:rPr>
            </w:pPr>
            <w:r>
              <w:rPr>
                <w:rFonts w:ascii="Trebuchet MS" w:hAnsi="Trebuchet MS"/>
              </w:rPr>
              <w:t xml:space="preserve">50 </w:t>
            </w:r>
          </w:p>
        </w:tc>
        <w:tc>
          <w:tcPr>
            <w:tcW w:w="4820" w:type="dxa"/>
            <w:tcBorders>
              <w:bottom w:val="nil"/>
            </w:tcBorders>
          </w:tcPr>
          <w:p w:rsidR="001C6BB2" w:rsidRDefault="001C6BB2" w:rsidP="001C6BB2">
            <w:pPr>
              <w:pStyle w:val="PlainText"/>
              <w:rPr>
                <w:rFonts w:ascii="Trebuchet MS" w:hAnsi="Trebuchet MS"/>
              </w:rPr>
            </w:pPr>
            <w:r>
              <w:rPr>
                <w:rFonts w:ascii="Trebuchet MS" w:hAnsi="Trebuchet MS"/>
                <w:b/>
              </w:rPr>
              <w:t>Fault Description</w:t>
            </w:r>
            <w:r>
              <w:rPr>
                <w:rFonts w:ascii="Trebuchet MS" w:hAnsi="Trebuchet MS"/>
              </w:rPr>
              <w:t>. This is a text description of the fault.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FAULTCD</w:t>
            </w:r>
          </w:p>
        </w:tc>
      </w:tr>
    </w:tbl>
    <w:p w:rsidR="001C6BB2" w:rsidRDefault="001C6BB2" w:rsidP="001C6BB2">
      <w:pPr>
        <w:pStyle w:val="BodyText"/>
      </w:pPr>
    </w:p>
    <w:p w:rsidR="001C6BB2" w:rsidRDefault="001C6BB2" w:rsidP="001C6BB2">
      <w:r>
        <w:br w:type="page"/>
      </w:r>
    </w:p>
    <w:p w:rsidR="001C6BB2" w:rsidRDefault="001C6BB2" w:rsidP="001C6BB2">
      <w:pPr>
        <w:pStyle w:val="Heading1"/>
      </w:pPr>
      <w:bookmarkStart w:id="2763" w:name="_Toc447600588"/>
      <w:bookmarkStart w:id="2764" w:name="_Toc499216939"/>
      <w:r>
        <w:lastRenderedPageBreak/>
        <w:t>Appliance Parts Table</w:t>
      </w:r>
      <w:bookmarkEnd w:id="2763"/>
      <w:bookmarkEnd w:id="2764"/>
    </w:p>
    <w:p w:rsidR="001C6BB2" w:rsidRDefault="001C6BB2" w:rsidP="001C6BB2">
      <w:pPr>
        <w:pStyle w:val="BodyText"/>
      </w:pPr>
      <w:r>
        <w:t>This holds a record for each part of an appliance. These parts are assigned together with a fault code in order to extend the reporting capabilities. This will allow the tracking of which parts are failing most often. The part code forms the first three digits of the fault code.</w:t>
      </w:r>
    </w:p>
    <w:p w:rsidR="001C6BB2" w:rsidRDefault="001C6BB2" w:rsidP="001C6BB2">
      <w:pPr>
        <w:pStyle w:val="Heading2"/>
      </w:pPr>
      <w:bookmarkStart w:id="2765" w:name="_Toc447600589"/>
      <w:bookmarkStart w:id="2766" w:name="_Toc499216940"/>
      <w:r>
        <w:t>System Record Structure (APLPARTS)</w:t>
      </w:r>
      <w:bookmarkEnd w:id="2765"/>
      <w:bookmarkEnd w:id="2766"/>
    </w:p>
    <w:p w:rsidR="001C6BB2" w:rsidRDefault="001C6BB2" w:rsidP="001C6BB2"/>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Default="001C6BB2" w:rsidP="001C6BB2">
            <w:pPr>
              <w:pStyle w:val="PlainText"/>
              <w:jc w:val="center"/>
              <w:rPr>
                <w:rFonts w:ascii="Trebuchet MS" w:hAnsi="Trebuchet MS"/>
                <w:b/>
              </w:rPr>
            </w:pPr>
            <w:r>
              <w:rPr>
                <w:rFonts w:ascii="Trebuchet MS" w:hAnsi="Trebuchet MS"/>
                <w:b/>
              </w:rPr>
              <w:t>Appliance Parts Table</w:t>
            </w:r>
          </w:p>
          <w:p w:rsidR="001C6BB2" w:rsidRDefault="001C6BB2" w:rsidP="001C6BB2">
            <w:pPr>
              <w:pStyle w:val="PlainText"/>
              <w:jc w:val="center"/>
              <w:rPr>
                <w:rFonts w:ascii="Trebuchet MS" w:hAnsi="Trebuchet MS"/>
                <w:b/>
                <w:i/>
              </w:rPr>
            </w:pPr>
            <w:r>
              <w:rPr>
                <w:rFonts w:ascii="Trebuchet MS" w:hAnsi="Trebuchet MS"/>
                <w:b/>
                <w:i/>
              </w:rPr>
              <w:t>(New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 xml:space="preserve">APPLIANCECD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5 </w:t>
            </w:r>
          </w:p>
        </w:tc>
        <w:tc>
          <w:tcPr>
            <w:tcW w:w="4820" w:type="dxa"/>
          </w:tcPr>
          <w:p w:rsidR="001C6BB2" w:rsidRDefault="001C6BB2" w:rsidP="001C6BB2">
            <w:pPr>
              <w:pStyle w:val="PlainText"/>
              <w:rPr>
                <w:rFonts w:ascii="Trebuchet MS" w:hAnsi="Trebuchet MS"/>
              </w:rPr>
            </w:pPr>
            <w:r>
              <w:rPr>
                <w:rFonts w:ascii="Trebuchet MS" w:hAnsi="Trebuchet MS"/>
                <w:b/>
              </w:rPr>
              <w:t>Appliance Code</w:t>
            </w:r>
            <w:r>
              <w:rPr>
                <w:rFonts w:ascii="Trebuchet MS" w:hAnsi="Trebuchet MS"/>
              </w:rPr>
              <w:t>. This is a link into the appliance table.</w:t>
            </w:r>
          </w:p>
        </w:tc>
      </w:tr>
      <w:tr w:rsidR="001C6BB2" w:rsidTr="001C6BB2">
        <w:tc>
          <w:tcPr>
            <w:tcW w:w="2235" w:type="dxa"/>
            <w:gridSpan w:val="2"/>
          </w:tcPr>
          <w:p w:rsidR="001C6BB2" w:rsidRDefault="001C6BB2" w:rsidP="001C6BB2">
            <w:pPr>
              <w:pStyle w:val="PlainText"/>
              <w:rPr>
                <w:rFonts w:ascii="Trebuchet MS" w:hAnsi="Trebuchet MS"/>
                <w:b/>
                <w:i/>
              </w:rPr>
            </w:pPr>
            <w:r>
              <w:rPr>
                <w:rFonts w:ascii="Trebuchet MS" w:hAnsi="Trebuchet MS"/>
                <w:b/>
                <w:i/>
              </w:rPr>
              <w:t>APLPARTCD</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3 </w:t>
            </w:r>
          </w:p>
        </w:tc>
        <w:tc>
          <w:tcPr>
            <w:tcW w:w="4820" w:type="dxa"/>
          </w:tcPr>
          <w:p w:rsidR="001C6BB2" w:rsidRDefault="001C6BB2" w:rsidP="001C6BB2">
            <w:pPr>
              <w:pStyle w:val="PlainText"/>
              <w:rPr>
                <w:rFonts w:ascii="Trebuchet MS" w:hAnsi="Trebuchet MS"/>
              </w:rPr>
            </w:pPr>
            <w:r>
              <w:rPr>
                <w:rFonts w:ascii="Trebuchet MS" w:hAnsi="Trebuchet MS"/>
                <w:b/>
              </w:rPr>
              <w:t>Part Code</w:t>
            </w:r>
            <w:r>
              <w:rPr>
                <w:rFonts w:ascii="Trebuchet MS" w:hAnsi="Trebuchet MS"/>
              </w:rPr>
              <w:t xml:space="preserve">. This is a three digit part number. </w:t>
            </w:r>
          </w:p>
        </w:tc>
      </w:tr>
      <w:tr w:rsidR="001C6BB2" w:rsidTr="001C6BB2">
        <w:tc>
          <w:tcPr>
            <w:tcW w:w="2235" w:type="dxa"/>
            <w:gridSpan w:val="2"/>
            <w:tcBorders>
              <w:bottom w:val="nil"/>
            </w:tcBorders>
          </w:tcPr>
          <w:p w:rsidR="001C6BB2" w:rsidRDefault="001C6BB2" w:rsidP="001C6BB2">
            <w:pPr>
              <w:pStyle w:val="PlainText"/>
              <w:rPr>
                <w:rFonts w:ascii="Trebuchet MS" w:hAnsi="Trebuchet MS"/>
              </w:rPr>
            </w:pPr>
            <w:r>
              <w:rPr>
                <w:rFonts w:ascii="Trebuchet MS" w:hAnsi="Trebuchet MS"/>
              </w:rPr>
              <w:t xml:space="preserve">DESC         </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 xml:space="preserve">A                </w:t>
            </w:r>
          </w:p>
        </w:tc>
        <w:tc>
          <w:tcPr>
            <w:tcW w:w="992" w:type="dxa"/>
            <w:tcBorders>
              <w:bottom w:val="nil"/>
            </w:tcBorders>
          </w:tcPr>
          <w:p w:rsidR="001C6BB2" w:rsidRDefault="001C6BB2" w:rsidP="001C6BB2">
            <w:pPr>
              <w:pStyle w:val="PlainText"/>
              <w:rPr>
                <w:rFonts w:ascii="Trebuchet MS" w:hAnsi="Trebuchet MS"/>
              </w:rPr>
            </w:pPr>
            <w:r>
              <w:rPr>
                <w:rFonts w:ascii="Trebuchet MS" w:hAnsi="Trebuchet MS"/>
              </w:rPr>
              <w:t xml:space="preserve">50 </w:t>
            </w:r>
          </w:p>
        </w:tc>
        <w:tc>
          <w:tcPr>
            <w:tcW w:w="4820" w:type="dxa"/>
            <w:tcBorders>
              <w:bottom w:val="nil"/>
            </w:tcBorders>
          </w:tcPr>
          <w:p w:rsidR="001C6BB2" w:rsidRDefault="001C6BB2" w:rsidP="001C6BB2">
            <w:pPr>
              <w:pStyle w:val="PlainText"/>
              <w:rPr>
                <w:rFonts w:ascii="Trebuchet MS" w:hAnsi="Trebuchet MS"/>
              </w:rPr>
            </w:pPr>
            <w:r>
              <w:rPr>
                <w:rFonts w:ascii="Trebuchet MS" w:hAnsi="Trebuchet MS"/>
                <w:b/>
              </w:rPr>
              <w:t>Part Description</w:t>
            </w:r>
            <w:r>
              <w:rPr>
                <w:rFonts w:ascii="Trebuchet MS" w:hAnsi="Trebuchet MS"/>
              </w:rPr>
              <w:t>. This is a text description of the fault.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APPLIANCEID, PARTCD</w:t>
            </w:r>
          </w:p>
        </w:tc>
      </w:tr>
    </w:tbl>
    <w:p w:rsidR="001C6BB2" w:rsidRDefault="001C6BB2" w:rsidP="001C6BB2">
      <w:pPr>
        <w:pStyle w:val="BodyText"/>
      </w:pPr>
    </w:p>
    <w:p w:rsidR="001C6BB2" w:rsidRDefault="001C6BB2" w:rsidP="001C6BB2">
      <w:pPr>
        <w:pStyle w:val="Picture"/>
        <w:keepNext w:val="0"/>
      </w:pPr>
      <w:r>
        <w:br w:type="page"/>
      </w:r>
    </w:p>
    <w:p w:rsidR="001C6BB2" w:rsidRDefault="001C6BB2" w:rsidP="001C6BB2">
      <w:pPr>
        <w:pStyle w:val="Heading1"/>
      </w:pPr>
      <w:bookmarkStart w:id="2767" w:name="_Toc447600590"/>
      <w:bookmarkStart w:id="2768" w:name="_Toc499216941"/>
      <w:r>
        <w:lastRenderedPageBreak/>
        <w:t>Diary Table</w:t>
      </w:r>
      <w:bookmarkEnd w:id="2767"/>
      <w:bookmarkEnd w:id="2768"/>
    </w:p>
    <w:p w:rsidR="001C6BB2" w:rsidRDefault="001C6BB2" w:rsidP="001C6BB2">
      <w:pPr>
        <w:pStyle w:val="BodyText"/>
      </w:pPr>
      <w:r>
        <w:t>This holds a record for each engineer’s diary. Each record stores a summary of appointments for an engineers week by engineer identifier, year, week and time period.</w:t>
      </w:r>
    </w:p>
    <w:p w:rsidR="001C6BB2" w:rsidRDefault="001C6BB2" w:rsidP="001C6BB2">
      <w:pPr>
        <w:pStyle w:val="Heading2"/>
      </w:pPr>
      <w:bookmarkStart w:id="2769" w:name="_Toc447600591"/>
      <w:bookmarkStart w:id="2770" w:name="_Toc499216942"/>
      <w:r>
        <w:t>System Record Structure (DIARY)</w:t>
      </w:r>
      <w:bookmarkEnd w:id="2769"/>
      <w:bookmarkEnd w:id="2770"/>
    </w:p>
    <w:p w:rsidR="001C6BB2" w:rsidRDefault="001C6BB2" w:rsidP="001C6BB2"/>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Diary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b/>
                <w:i/>
              </w:rPr>
            </w:pPr>
            <w:r>
              <w:rPr>
                <w:rFonts w:ascii="Trebuchet MS" w:hAnsi="Trebuchet MS"/>
                <w:b/>
                <w:i/>
              </w:rPr>
              <w:t>USERID</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10</w:t>
            </w:r>
          </w:p>
        </w:tc>
        <w:tc>
          <w:tcPr>
            <w:tcW w:w="4820" w:type="dxa"/>
          </w:tcPr>
          <w:p w:rsidR="001C6BB2" w:rsidRDefault="001C6BB2" w:rsidP="001C6BB2">
            <w:pPr>
              <w:pStyle w:val="PlainText"/>
              <w:rPr>
                <w:rFonts w:ascii="Trebuchet MS" w:hAnsi="Trebuchet MS"/>
              </w:rPr>
            </w:pPr>
            <w:r>
              <w:rPr>
                <w:rFonts w:ascii="Trebuchet MS" w:hAnsi="Trebuchet MS"/>
                <w:b/>
              </w:rPr>
              <w:t>Engineer Identifier</w:t>
            </w:r>
            <w:r>
              <w:rPr>
                <w:rFonts w:ascii="Trebuchet MS" w:hAnsi="Trebuchet MS"/>
              </w:rPr>
              <w:t>. This is the link into the ENGINEER table (EngineerID).</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b/>
                <w:i/>
              </w:rPr>
            </w:pPr>
            <w:r>
              <w:rPr>
                <w:rFonts w:ascii="Trebuchet MS" w:hAnsi="Trebuchet MS"/>
                <w:b/>
                <w:i/>
              </w:rPr>
              <w:t>YEAR</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Year for Diary</w:t>
            </w:r>
            <w:r>
              <w:rPr>
                <w:rFonts w:ascii="Trebuchet MS" w:hAnsi="Trebuchet MS"/>
              </w:rPr>
              <w:t>. This is the year on which the Monday starts.</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b/>
                <w:i/>
              </w:rPr>
            </w:pPr>
            <w:r>
              <w:rPr>
                <w:rFonts w:ascii="Trebuchet MS" w:hAnsi="Trebuchet MS"/>
                <w:b/>
                <w:i/>
              </w:rPr>
              <w:t>WEEKNO</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Week Number</w:t>
            </w:r>
            <w:r>
              <w:rPr>
                <w:rFonts w:ascii="Trebuchet MS" w:hAnsi="Trebuchet MS"/>
              </w:rPr>
              <w:t>. This is the week number of the diary entry.</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bCs/>
                <w:iCs/>
              </w:rPr>
            </w:pPr>
            <w:r>
              <w:rPr>
                <w:rFonts w:ascii="Trebuchet MS" w:hAnsi="Trebuchet MS"/>
                <w:bCs/>
                <w:iCs/>
              </w:rPr>
              <w:t>TIMEPERIOD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Time Period</w:t>
            </w:r>
            <w:r>
              <w:rPr>
                <w:rFonts w:ascii="Trebuchet MS" w:hAnsi="Trebuchet MS"/>
              </w:rPr>
              <w:t>. This is the time period in the day and can be one of the following.</w:t>
            </w:r>
          </w:p>
          <w:p w:rsidR="001C6BB2" w:rsidRDefault="001C6BB2" w:rsidP="001C6BB2">
            <w:pPr>
              <w:pStyle w:val="PlainText"/>
              <w:rPr>
                <w:rFonts w:ascii="Trebuchet MS" w:hAnsi="Trebuchet MS"/>
              </w:rPr>
            </w:pPr>
            <w:r>
              <w:rPr>
                <w:rFonts w:ascii="Trebuchet MS" w:hAnsi="Trebuchet MS"/>
              </w:rPr>
              <w:t>1 Morning</w:t>
            </w:r>
          </w:p>
          <w:p w:rsidR="001C6BB2" w:rsidRDefault="001C6BB2" w:rsidP="001C6BB2">
            <w:pPr>
              <w:pStyle w:val="PlainText"/>
              <w:rPr>
                <w:rFonts w:ascii="Trebuchet MS" w:hAnsi="Trebuchet MS"/>
              </w:rPr>
            </w:pPr>
            <w:r>
              <w:rPr>
                <w:rFonts w:ascii="Trebuchet MS" w:hAnsi="Trebuchet MS"/>
              </w:rPr>
              <w:t>2 Afternoon</w:t>
            </w:r>
          </w:p>
          <w:p w:rsidR="001C6BB2" w:rsidRDefault="001C6BB2" w:rsidP="001C6BB2">
            <w:pPr>
              <w:pStyle w:val="PlainText"/>
              <w:rPr>
                <w:rFonts w:ascii="Trebuchet MS" w:hAnsi="Trebuchet MS"/>
              </w:rPr>
            </w:pPr>
            <w:r>
              <w:rPr>
                <w:rFonts w:ascii="Trebuchet MS" w:hAnsi="Trebuchet MS"/>
              </w:rPr>
              <w:t xml:space="preserve">3 Evening </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MONDAY</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Monday Appointment Text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TUESDAY</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Tuesday Appointment Text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WEDNESDAY</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Wednesday Appointment Text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THURSDAY</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Thursday Appointment Text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FRIDAY</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Friday Appointment Text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SATURDAY</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Saturday Appointment Text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SUNDAY</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Sunday Appointment Text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MONDAYDAY</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Monday Day Type</w:t>
            </w:r>
            <w:r>
              <w:rPr>
                <w:rFonts w:ascii="Trebuchet MS" w:hAnsi="Trebuchet MS"/>
              </w:rPr>
              <w:t>.</w:t>
            </w:r>
          </w:p>
          <w:p w:rsidR="001C6BB2" w:rsidRDefault="001C6BB2" w:rsidP="001C6BB2">
            <w:pPr>
              <w:pStyle w:val="PlainText"/>
              <w:rPr>
                <w:rFonts w:ascii="Trebuchet MS" w:hAnsi="Trebuchet MS"/>
              </w:rPr>
            </w:pPr>
            <w:r>
              <w:rPr>
                <w:rFonts w:ascii="Trebuchet MS" w:hAnsi="Trebuchet MS"/>
              </w:rPr>
              <w:t>W – Working,</w:t>
            </w:r>
          </w:p>
          <w:p w:rsidR="001C6BB2" w:rsidRDefault="001C6BB2" w:rsidP="001C6BB2">
            <w:pPr>
              <w:pStyle w:val="PlainText"/>
              <w:rPr>
                <w:rFonts w:ascii="Trebuchet MS" w:hAnsi="Trebuchet MS"/>
              </w:rPr>
            </w:pPr>
            <w:r>
              <w:rPr>
                <w:rFonts w:ascii="Trebuchet MS" w:hAnsi="Trebuchet MS"/>
              </w:rPr>
              <w:t>N - Non-Working</w:t>
            </w:r>
          </w:p>
          <w:p w:rsidR="001C6BB2" w:rsidRDefault="001C6BB2" w:rsidP="001C6BB2">
            <w:pPr>
              <w:pStyle w:val="PlainText"/>
              <w:rPr>
                <w:rFonts w:ascii="Trebuchet MS" w:hAnsi="Trebuchet MS"/>
              </w:rPr>
            </w:pPr>
            <w:r>
              <w:rPr>
                <w:rFonts w:ascii="Trebuchet MS" w:hAnsi="Trebuchet MS"/>
              </w:rPr>
              <w:t xml:space="preserve">H – </w:t>
            </w:r>
            <w:smartTag w:uri="urn:schemas-microsoft-com:office:smarttags" w:element="place">
              <w:r>
                <w:rPr>
                  <w:rFonts w:ascii="Trebuchet MS" w:hAnsi="Trebuchet MS"/>
                </w:rPr>
                <w:t>Holiday</w:t>
              </w:r>
            </w:smartTag>
          </w:p>
          <w:p w:rsidR="001C6BB2" w:rsidRDefault="001C6BB2" w:rsidP="001C6BB2">
            <w:pPr>
              <w:pStyle w:val="PlainText"/>
              <w:rPr>
                <w:rFonts w:ascii="Trebuchet MS" w:hAnsi="Trebuchet MS"/>
              </w:rPr>
            </w:pPr>
            <w:r>
              <w:rPr>
                <w:rFonts w:ascii="Trebuchet MS" w:hAnsi="Trebuchet MS"/>
              </w:rPr>
              <w:t>S - Sick</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TUESDAYDAY</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Tuesday Day Type</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WEDNESDAYDAY</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Wednesday Day Type</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THURSDAYDAY</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Thursday Day Type</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FRIDAYDAY</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Friday Day Type</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SATURDAYDAY</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Saturday Day Type</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SUNDAYDAY</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w:t>
            </w:r>
          </w:p>
        </w:tc>
        <w:tc>
          <w:tcPr>
            <w:tcW w:w="4820" w:type="dxa"/>
          </w:tcPr>
          <w:p w:rsidR="001C6BB2" w:rsidRDefault="001C6BB2" w:rsidP="001C6BB2">
            <w:pPr>
              <w:pStyle w:val="PlainText"/>
              <w:rPr>
                <w:rFonts w:ascii="Trebuchet MS" w:hAnsi="Trebuchet MS"/>
              </w:rPr>
            </w:pPr>
            <w:r>
              <w:rPr>
                <w:rFonts w:ascii="Trebuchet MS" w:hAnsi="Trebuchet MS"/>
                <w:b/>
              </w:rPr>
              <w:t>Sunday Day Type</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MONDAYLIM</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Monday Call Limit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TUESDAYLIM</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Tuesday Call Limit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WEDNESDAYLIM</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Wednesday Call Limit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THURSDAYLIM</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Thursday Call Limit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FRIDAYDAYLIM</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Friday Call Limit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SATURDAYLIM</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Saturday Call Limit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SUNDAYDAYLIM</w:t>
            </w:r>
          </w:p>
        </w:tc>
        <w:tc>
          <w:tcPr>
            <w:tcW w:w="850" w:type="dxa"/>
          </w:tcPr>
          <w:p w:rsidR="001C6BB2" w:rsidRDefault="001C6BB2" w:rsidP="001C6BB2">
            <w:pPr>
              <w:pStyle w:val="PlainText"/>
              <w:rPr>
                <w:rFonts w:ascii="Trebuchet MS" w:hAnsi="Trebuchet MS"/>
              </w:rPr>
            </w:pPr>
            <w:r>
              <w:rPr>
                <w:rFonts w:ascii="Trebuchet MS" w:hAnsi="Trebuchet MS"/>
              </w:rPr>
              <w:t>S</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Sunday Call Limit</w:t>
            </w:r>
            <w:r>
              <w:rPr>
                <w:rFonts w:ascii="Trebuchet MS" w:hAnsi="Trebuchet MS"/>
              </w:rPr>
              <w: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USERID, YEAR, WEEKNO</w:t>
            </w:r>
          </w:p>
        </w:tc>
      </w:tr>
    </w:tbl>
    <w:p w:rsidR="001C6BB2" w:rsidRDefault="001C6BB2" w:rsidP="001C6BB2"/>
    <w:p w:rsidR="001C6BB2" w:rsidRDefault="001C6BB2" w:rsidP="001C6BB2">
      <w:r>
        <w:br w:type="page"/>
      </w:r>
    </w:p>
    <w:p w:rsidR="001C6BB2" w:rsidRDefault="001C6BB2" w:rsidP="001C6BB2">
      <w:pPr>
        <w:pStyle w:val="Heading1"/>
      </w:pPr>
      <w:bookmarkStart w:id="2771" w:name="_Toc447600592"/>
      <w:bookmarkStart w:id="2772" w:name="_Toc499216943"/>
      <w:r>
        <w:lastRenderedPageBreak/>
        <w:t>Diary Entry Table</w:t>
      </w:r>
      <w:bookmarkEnd w:id="2771"/>
      <w:bookmarkEnd w:id="2772"/>
    </w:p>
    <w:p w:rsidR="001C6BB2" w:rsidRDefault="001C6BB2" w:rsidP="001C6BB2">
      <w:pPr>
        <w:pStyle w:val="BodyText"/>
      </w:pPr>
      <w:r>
        <w:t>This holds a record for each engineer’s appointment. Each record links all other records to the appointment</w:t>
      </w:r>
    </w:p>
    <w:p w:rsidR="001C6BB2" w:rsidRDefault="001C6BB2" w:rsidP="001C6BB2">
      <w:pPr>
        <w:pStyle w:val="Heading2"/>
      </w:pPr>
      <w:bookmarkStart w:id="2773" w:name="_Toc447600593"/>
      <w:bookmarkStart w:id="2774" w:name="_Toc499216944"/>
      <w:r>
        <w:t>System Record Structure (DIARYENT)</w:t>
      </w:r>
      <w:bookmarkEnd w:id="2773"/>
      <w:bookmarkEnd w:id="2774"/>
    </w:p>
    <w:p w:rsidR="001C6BB2" w:rsidRDefault="001C6BB2" w:rsidP="001C6BB2"/>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77"/>
        <w:gridCol w:w="850"/>
        <w:gridCol w:w="992"/>
        <w:gridCol w:w="4820"/>
      </w:tblGrid>
      <w:tr w:rsidR="001C6BB2" w:rsidTr="001C6BB2">
        <w:trPr>
          <w:cantSplit/>
        </w:trPr>
        <w:tc>
          <w:tcPr>
            <w:tcW w:w="8897" w:type="dxa"/>
            <w:gridSpan w:val="5"/>
            <w:shd w:val="solid" w:color="000000" w:fill="FFFFFF"/>
          </w:tcPr>
          <w:p w:rsidR="001C6BB2" w:rsidRPr="00302E75" w:rsidRDefault="001C6BB2" w:rsidP="001C6BB2">
            <w:pPr>
              <w:pStyle w:val="PlainText"/>
              <w:jc w:val="center"/>
              <w:rPr>
                <w:rFonts w:ascii="Trebuchet MS" w:hAnsi="Trebuchet MS"/>
                <w:b/>
              </w:rPr>
            </w:pPr>
            <w:r>
              <w:rPr>
                <w:rFonts w:ascii="Trebuchet MS" w:hAnsi="Trebuchet MS"/>
                <w:b/>
              </w:rPr>
              <w:t>Diary Entry Table</w:t>
            </w:r>
          </w:p>
        </w:tc>
      </w:tr>
      <w:tr w:rsidR="001C6BB2" w:rsidTr="001C6BB2">
        <w:tc>
          <w:tcPr>
            <w:tcW w:w="2235" w:type="dxa"/>
            <w:gridSpan w:val="2"/>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b/>
                <w:i/>
              </w:rPr>
            </w:pPr>
            <w:r>
              <w:rPr>
                <w:rFonts w:ascii="Trebuchet MS" w:hAnsi="Trebuchet MS"/>
                <w:b/>
                <w:i/>
              </w:rPr>
              <w:t>DIARYID</w:t>
            </w:r>
          </w:p>
        </w:tc>
        <w:tc>
          <w:tcPr>
            <w:tcW w:w="850" w:type="dxa"/>
          </w:tcPr>
          <w:p w:rsidR="001C6BB2" w:rsidRDefault="001C6BB2" w:rsidP="001C6BB2">
            <w:pPr>
              <w:pStyle w:val="PlainText"/>
              <w:rPr>
                <w:rFonts w:ascii="Trebuchet MS" w:hAnsi="Trebuchet MS"/>
              </w:rPr>
            </w:pPr>
            <w:r>
              <w:rPr>
                <w:rFonts w:ascii="Trebuchet MS" w:hAnsi="Trebuchet MS"/>
              </w:rPr>
              <w:t xml:space="preserve">N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Diary Identifier</w:t>
            </w:r>
            <w:r>
              <w:rPr>
                <w:rFonts w:ascii="Trebuchet MS" w:hAnsi="Trebuchet MS"/>
              </w:rPr>
              <w:t>. This is a system generated number from the SYSTEM table ‘NxDiaryID’.</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i/>
              </w:rPr>
            </w:pPr>
            <w:r>
              <w:rPr>
                <w:rFonts w:ascii="Trebuchet MS" w:hAnsi="Trebuchet MS"/>
                <w:i/>
              </w:rPr>
              <w:t>USERID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Identifier</w:t>
            </w:r>
            <w:r>
              <w:rPr>
                <w:rFonts w:ascii="Trebuchet MS" w:hAnsi="Trebuchet MS"/>
              </w:rPr>
              <w:t>. This is linked into the ENGNRS table and represents the engineer to fill the appointment.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i/>
              </w:rPr>
            </w:pPr>
            <w:r>
              <w:rPr>
                <w:rFonts w:ascii="Trebuchet MS" w:hAnsi="Trebuchet MS"/>
                <w:i/>
              </w:rPr>
              <w:t>CUSTOMERID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Customer Identifier</w:t>
            </w:r>
            <w:r>
              <w:rPr>
                <w:rFonts w:ascii="Trebuchet MS" w:hAnsi="Trebuchet MS"/>
              </w:rPr>
              <w:t>. This is the customer identifier that booked the appointment. This is a link into the CUSTOMER table.</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i/>
              </w:rPr>
            </w:pPr>
            <w:r>
              <w:rPr>
                <w:rFonts w:ascii="Trebuchet MS" w:hAnsi="Trebuchet MS"/>
                <w:i/>
              </w:rPr>
              <w:t>SERVICEID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Service Call Identifier</w:t>
            </w:r>
            <w:r>
              <w:rPr>
                <w:rFonts w:ascii="Trebuchet MS" w:hAnsi="Trebuchet MS"/>
              </w:rPr>
              <w:t>. This is the service identifier that booked the appointment. This is a link into the SERVICE table.</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i/>
              </w:rPr>
            </w:pPr>
            <w:r>
              <w:rPr>
                <w:rFonts w:ascii="Trebuchet MS" w:hAnsi="Trebuchet MS"/>
                <w:i/>
              </w:rPr>
              <w:t>USERID</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10</w:t>
            </w:r>
          </w:p>
        </w:tc>
        <w:tc>
          <w:tcPr>
            <w:tcW w:w="4820" w:type="dxa"/>
          </w:tcPr>
          <w:p w:rsidR="001C6BB2" w:rsidRDefault="001C6BB2" w:rsidP="001C6BB2">
            <w:pPr>
              <w:pStyle w:val="PlainText"/>
              <w:rPr>
                <w:rFonts w:ascii="Trebuchet MS" w:hAnsi="Trebuchet MS"/>
              </w:rPr>
            </w:pPr>
            <w:r>
              <w:rPr>
                <w:rFonts w:ascii="Trebuchet MS" w:hAnsi="Trebuchet MS"/>
                <w:b/>
              </w:rPr>
              <w:t>User Identifier</w:t>
            </w:r>
            <w:r>
              <w:rPr>
                <w:rFonts w:ascii="Trebuchet MS" w:hAnsi="Trebuchet MS"/>
              </w:rPr>
              <w:t>. This is linked into the USER table and represents the user that made the diary entry.</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ENTERDATE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Date Appointment Made</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EVENTDATE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Date of Appointment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TIME</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8</w:t>
            </w:r>
          </w:p>
        </w:tc>
        <w:tc>
          <w:tcPr>
            <w:tcW w:w="4820" w:type="dxa"/>
          </w:tcPr>
          <w:p w:rsidR="001C6BB2" w:rsidRDefault="001C6BB2" w:rsidP="001C6BB2">
            <w:pPr>
              <w:pStyle w:val="PlainText"/>
              <w:rPr>
                <w:rFonts w:ascii="Trebuchet MS" w:hAnsi="Trebuchet MS"/>
              </w:rPr>
            </w:pPr>
            <w:r>
              <w:rPr>
                <w:rFonts w:ascii="Trebuchet MS" w:hAnsi="Trebuchet MS"/>
                <w:b/>
              </w:rPr>
              <w:t>Time of Appointment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TIMEPERIOD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Time Period of Appointment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TITLE</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60</w:t>
            </w:r>
          </w:p>
        </w:tc>
        <w:tc>
          <w:tcPr>
            <w:tcW w:w="4820" w:type="dxa"/>
          </w:tcPr>
          <w:p w:rsidR="001C6BB2" w:rsidRDefault="001C6BB2" w:rsidP="001C6BB2">
            <w:pPr>
              <w:pStyle w:val="PlainText"/>
              <w:rPr>
                <w:rFonts w:ascii="Trebuchet MS" w:hAnsi="Trebuchet MS"/>
              </w:rPr>
            </w:pPr>
            <w:r>
              <w:rPr>
                <w:rFonts w:ascii="Trebuchet MS" w:hAnsi="Trebuchet MS"/>
                <w:b/>
              </w:rPr>
              <w:t>Appointment Title</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TYPE</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10</w:t>
            </w:r>
          </w:p>
        </w:tc>
        <w:tc>
          <w:tcPr>
            <w:tcW w:w="4820" w:type="dxa"/>
          </w:tcPr>
          <w:p w:rsidR="001C6BB2" w:rsidRDefault="001C6BB2" w:rsidP="001C6BB2">
            <w:pPr>
              <w:pStyle w:val="PlainText"/>
              <w:rPr>
                <w:rFonts w:ascii="Trebuchet MS" w:hAnsi="Trebuchet MS"/>
              </w:rPr>
            </w:pPr>
            <w:r>
              <w:rPr>
                <w:rFonts w:ascii="Trebuchet MS" w:hAnsi="Trebuchet MS"/>
                <w:b/>
              </w:rPr>
              <w:t>Type of Appointment</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DESC</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Description</w:t>
            </w:r>
            <w:r>
              <w:rPr>
                <w:rFonts w:ascii="Trebuchet MS" w:hAnsi="Trebuchet MS"/>
              </w:rPr>
              <w:t>. This is a full text description of the appointment.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Default="001C6BB2" w:rsidP="001C6BB2">
            <w:pPr>
              <w:pStyle w:val="PlainText"/>
              <w:rPr>
                <w:rFonts w:ascii="Trebuchet MS" w:hAnsi="Trebuchet MS"/>
              </w:rPr>
            </w:pPr>
            <w:r>
              <w:rPr>
                <w:rFonts w:ascii="Trebuchet MS" w:hAnsi="Trebuchet MS"/>
              </w:rPr>
              <w:t>ISPOSTED</w:t>
            </w:r>
          </w:p>
        </w:tc>
        <w:tc>
          <w:tcPr>
            <w:tcW w:w="850" w:type="dxa"/>
          </w:tcPr>
          <w:p w:rsidR="001C6BB2" w:rsidRDefault="001C6BB2" w:rsidP="001C6BB2">
            <w:pPr>
              <w:pStyle w:val="PlainText"/>
              <w:rPr>
                <w:rFonts w:ascii="Trebuchet MS" w:hAnsi="Trebuchet MS"/>
              </w:rPr>
            </w:pPr>
            <w:r>
              <w:rPr>
                <w:rFonts w:ascii="Trebuchet MS" w:hAnsi="Trebuchet MS"/>
              </w:rPr>
              <w:t>L</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Posted Flag</w:t>
            </w:r>
            <w:r>
              <w:rPr>
                <w:rFonts w:ascii="Trebuchet MS" w:hAnsi="Trebuchet MS"/>
              </w:rPr>
              <w:t>. This is set to true once the appointment has been posted to the engineer.</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Pr="00302E75" w:rsidRDefault="001C6BB2" w:rsidP="001C6BB2">
            <w:pPr>
              <w:pStyle w:val="PlainText"/>
              <w:rPr>
                <w:rFonts w:ascii="Trebuchet MS" w:hAnsi="Trebuchet MS"/>
                <w:i/>
              </w:rPr>
            </w:pPr>
            <w:r w:rsidRPr="00302E75">
              <w:rPr>
                <w:rFonts w:ascii="Trebuchet MS" w:hAnsi="Trebuchet MS"/>
                <w:i/>
              </w:rPr>
              <w:t>TAGINTEGER1</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Pr="00302E75" w:rsidRDefault="001C6BB2" w:rsidP="001C6BB2">
            <w:pPr>
              <w:pStyle w:val="PlainText"/>
              <w:rPr>
                <w:rFonts w:ascii="Trebuchet MS" w:hAnsi="Trebuchet MS"/>
              </w:rPr>
            </w:pPr>
            <w:r>
              <w:rPr>
                <w:rFonts w:ascii="Trebuchet MS" w:hAnsi="Trebuchet MS"/>
                <w:b/>
              </w:rPr>
              <w:t xml:space="preserve">Service ID. </w:t>
            </w:r>
            <w:r>
              <w:rPr>
                <w:rFonts w:ascii="Trebuchet MS" w:hAnsi="Trebuchet MS"/>
              </w:rPr>
              <w:t>This links to the service table serviceid for the service call appointment.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Pr="00302E75" w:rsidRDefault="001C6BB2" w:rsidP="001C6BB2">
            <w:pPr>
              <w:pStyle w:val="PlainText"/>
              <w:rPr>
                <w:rFonts w:ascii="Trebuchet MS" w:hAnsi="Trebuchet MS"/>
                <w:i/>
              </w:rPr>
            </w:pPr>
            <w:r w:rsidRPr="00302E75">
              <w:rPr>
                <w:rFonts w:ascii="Trebuchet MS" w:hAnsi="Trebuchet MS"/>
                <w:i/>
              </w:rPr>
              <w:t>TAGINTEGER2</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Pr="00302E75" w:rsidRDefault="001C6BB2" w:rsidP="001C6BB2">
            <w:pPr>
              <w:pStyle w:val="PlainText"/>
              <w:rPr>
                <w:rFonts w:ascii="Trebuchet MS" w:hAnsi="Trebuchet MS"/>
              </w:rPr>
            </w:pPr>
            <w:r>
              <w:rPr>
                <w:rFonts w:ascii="Trebuchet MS" w:hAnsi="Trebuchet MS"/>
                <w:b/>
              </w:rPr>
              <w:t xml:space="preserve">Customer ID. </w:t>
            </w:r>
            <w:r>
              <w:rPr>
                <w:rFonts w:ascii="Trebuchet MS" w:hAnsi="Trebuchet MS"/>
              </w:rPr>
              <w:t>This links to the customer table customerid for the customers appointment.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gridSpan w:val="2"/>
          </w:tcPr>
          <w:p w:rsidR="001C6BB2" w:rsidRPr="00302E75" w:rsidRDefault="001C6BB2" w:rsidP="001C6BB2">
            <w:pPr>
              <w:pStyle w:val="PlainText"/>
              <w:rPr>
                <w:rFonts w:ascii="Trebuchet MS" w:hAnsi="Trebuchet MS"/>
                <w:i/>
              </w:rPr>
            </w:pPr>
            <w:r w:rsidRPr="00302E75">
              <w:rPr>
                <w:rFonts w:ascii="Trebuchet MS" w:hAnsi="Trebuchet MS"/>
                <w:i/>
              </w:rPr>
              <w:t>TAGINTEGER3</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Pr="00302E75" w:rsidRDefault="001C6BB2" w:rsidP="001C6BB2">
            <w:pPr>
              <w:pStyle w:val="PlainText"/>
              <w:rPr>
                <w:rFonts w:ascii="Trebuchet MS" w:hAnsi="Trebuchet MS"/>
              </w:rPr>
            </w:pPr>
            <w:r>
              <w:rPr>
                <w:rFonts w:ascii="Trebuchet MS" w:hAnsi="Trebuchet MS"/>
                <w:b/>
              </w:rPr>
              <w:t xml:space="preserve">Return ID. </w:t>
            </w:r>
            <w:r>
              <w:rPr>
                <w:rFonts w:ascii="Trebuchet MS" w:hAnsi="Trebuchet MS"/>
              </w:rPr>
              <w:t>This links to the returns table returnid for the goods return appointment.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4"/>
            <w:shd w:val="pct20" w:color="auto" w:fill="auto"/>
          </w:tcPr>
          <w:p w:rsidR="001C6BB2" w:rsidRDefault="001C6BB2" w:rsidP="001C6BB2">
            <w:pPr>
              <w:pStyle w:val="BodyText"/>
              <w:spacing w:after="0"/>
              <w:ind w:left="0"/>
              <w:rPr>
                <w:rFonts w:ascii="Trebuchet MS" w:hAnsi="Trebuchet MS"/>
              </w:rPr>
            </w:pPr>
            <w:r>
              <w:rPr>
                <w:rFonts w:ascii="Trebuchet MS" w:hAnsi="Trebuchet MS"/>
              </w:rPr>
              <w:t>DIARYID</w:t>
            </w:r>
          </w:p>
        </w:tc>
      </w:tr>
    </w:tbl>
    <w:p w:rsidR="001C6BB2" w:rsidRDefault="001C6BB2" w:rsidP="001C6BB2">
      <w:r>
        <w:br w:type="page"/>
      </w:r>
    </w:p>
    <w:p w:rsidR="001C6BB2" w:rsidRDefault="001C6BB2" w:rsidP="001C6BB2">
      <w:pPr>
        <w:pStyle w:val="Heading1"/>
      </w:pPr>
      <w:bookmarkStart w:id="2775" w:name="_Ref396665183"/>
      <w:bookmarkStart w:id="2776" w:name="_Toc400209189"/>
      <w:bookmarkStart w:id="2777" w:name="_Toc419365220"/>
      <w:bookmarkStart w:id="2778" w:name="_Toc435958928"/>
      <w:bookmarkStart w:id="2779" w:name="_Toc447600596"/>
      <w:bookmarkStart w:id="2780" w:name="_Toc499216945"/>
      <w:r>
        <w:lastRenderedPageBreak/>
        <w:t xml:space="preserve">Web User </w:t>
      </w:r>
      <w:bookmarkEnd w:id="2775"/>
      <w:bookmarkEnd w:id="2776"/>
      <w:r>
        <w:t>Table</w:t>
      </w:r>
      <w:bookmarkEnd w:id="2777"/>
      <w:bookmarkEnd w:id="2778"/>
      <w:bookmarkEnd w:id="2779"/>
      <w:r w:rsidR="00E04B4D">
        <w:t xml:space="preserve"> – Client Connect Only</w:t>
      </w:r>
      <w:bookmarkEnd w:id="2780"/>
    </w:p>
    <w:p w:rsidR="001C6BB2" w:rsidRDefault="001C6BB2" w:rsidP="001C6BB2">
      <w:pPr>
        <w:pStyle w:val="Heading2"/>
      </w:pPr>
      <w:bookmarkStart w:id="2781" w:name="_Toc400209190"/>
      <w:bookmarkStart w:id="2782" w:name="_Toc419365221"/>
      <w:bookmarkStart w:id="2783" w:name="_Toc435958929"/>
      <w:bookmarkStart w:id="2784" w:name="_Toc447600597"/>
      <w:bookmarkStart w:id="2785" w:name="_Toc499216946"/>
      <w:r>
        <w:t>User Record Structure</w:t>
      </w:r>
      <w:bookmarkEnd w:id="2781"/>
      <w:bookmarkEnd w:id="2782"/>
      <w:bookmarkEnd w:id="2783"/>
      <w:bookmarkEnd w:id="2784"/>
      <w:r>
        <w:t xml:space="preserve"> (USERWEB)</w:t>
      </w:r>
      <w:bookmarkEnd w:id="2785"/>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41"/>
        <w:gridCol w:w="857"/>
        <w:gridCol w:w="5841"/>
      </w:tblGrid>
      <w:tr w:rsidR="001C6BB2" w:rsidTr="001C6BB2">
        <w:trPr>
          <w:cantSplit/>
        </w:trPr>
        <w:tc>
          <w:tcPr>
            <w:tcW w:w="8897" w:type="dxa"/>
            <w:gridSpan w:val="4"/>
            <w:shd w:val="solid" w:color="000000" w:fill="FFFFFF"/>
          </w:tcPr>
          <w:p w:rsidR="001C6BB2" w:rsidRPr="00C93B6A" w:rsidRDefault="001C6BB2" w:rsidP="001C6BB2">
            <w:pPr>
              <w:pStyle w:val="PlainText"/>
              <w:jc w:val="center"/>
              <w:rPr>
                <w:rFonts w:ascii="Trebuchet MS" w:hAnsi="Trebuchet MS"/>
                <w:b/>
              </w:rPr>
            </w:pPr>
            <w:r>
              <w:rPr>
                <w:rFonts w:ascii="Trebuchet MS" w:hAnsi="Trebuchet MS"/>
                <w:b/>
              </w:rPr>
              <w:t>User Web Table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b/>
                <w:i/>
              </w:rPr>
              <w:t>USERID</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A</w:t>
            </w:r>
          </w:p>
        </w:tc>
        <w:tc>
          <w:tcPr>
            <w:tcW w:w="857" w:type="dxa"/>
          </w:tcPr>
          <w:p w:rsidR="001C6BB2" w:rsidRDefault="001C6BB2" w:rsidP="001C6BB2">
            <w:pPr>
              <w:pStyle w:val="BodyText"/>
              <w:spacing w:after="0"/>
              <w:ind w:left="0"/>
              <w:rPr>
                <w:rFonts w:ascii="Trebuchet MS" w:hAnsi="Trebuchet MS"/>
              </w:rPr>
            </w:pPr>
            <w:r>
              <w:rPr>
                <w:rFonts w:ascii="Trebuchet MS" w:hAnsi="Trebuchet MS"/>
              </w:rPr>
              <w:t>10</w:t>
            </w: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User ID.</w:t>
            </w:r>
            <w:r>
              <w:rPr>
                <w:rFonts w:ascii="Trebuchet MS" w:hAnsi="Trebuchet MS"/>
              </w:rPr>
              <w:t xml:space="preserve"> This is the user ID that is recognised by the system. This ID is typed at login and must be unique.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PASSWORD</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A</w:t>
            </w:r>
          </w:p>
        </w:tc>
        <w:tc>
          <w:tcPr>
            <w:tcW w:w="857" w:type="dxa"/>
          </w:tcPr>
          <w:p w:rsidR="001C6BB2" w:rsidRDefault="001C6BB2" w:rsidP="001C6BB2">
            <w:pPr>
              <w:pStyle w:val="BodyText"/>
              <w:spacing w:after="0"/>
              <w:ind w:left="0"/>
              <w:rPr>
                <w:rFonts w:ascii="Trebuchet MS" w:hAnsi="Trebuchet MS"/>
              </w:rPr>
            </w:pPr>
            <w:r>
              <w:rPr>
                <w:rFonts w:ascii="Trebuchet MS" w:hAnsi="Trebuchet MS"/>
              </w:rPr>
              <w:t>100</w:t>
            </w: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User Password.</w:t>
            </w:r>
            <w:r>
              <w:rPr>
                <w:rFonts w:ascii="Trebuchet MS" w:hAnsi="Trebuchet MS"/>
              </w:rPr>
              <w:t xml:space="preserve"> This is the password required at login. The password will be stored as a salted hash encryption and will be unreadable.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FULLNAME</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A</w:t>
            </w:r>
          </w:p>
        </w:tc>
        <w:tc>
          <w:tcPr>
            <w:tcW w:w="857" w:type="dxa"/>
          </w:tcPr>
          <w:p w:rsidR="001C6BB2" w:rsidRDefault="001C6BB2" w:rsidP="001C6BB2">
            <w:pPr>
              <w:pStyle w:val="BodyText"/>
              <w:spacing w:after="0"/>
              <w:ind w:left="0"/>
              <w:rPr>
                <w:rFonts w:ascii="Trebuchet MS" w:hAnsi="Trebuchet MS"/>
              </w:rPr>
            </w:pPr>
            <w:r>
              <w:rPr>
                <w:rFonts w:ascii="Trebuchet MS" w:hAnsi="Trebuchet MS"/>
              </w:rPr>
              <w:t>40</w:t>
            </w: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Full name of user.</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TITLE</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A</w:t>
            </w:r>
          </w:p>
        </w:tc>
        <w:tc>
          <w:tcPr>
            <w:tcW w:w="857" w:type="dxa"/>
          </w:tcPr>
          <w:p w:rsidR="001C6BB2" w:rsidRDefault="001C6BB2" w:rsidP="001C6BB2">
            <w:pPr>
              <w:pStyle w:val="BodyText"/>
              <w:spacing w:after="0"/>
              <w:ind w:left="0"/>
              <w:rPr>
                <w:rFonts w:ascii="Trebuchet MS" w:hAnsi="Trebuchet MS"/>
              </w:rPr>
            </w:pPr>
            <w:r>
              <w:rPr>
                <w:rFonts w:ascii="Trebuchet MS" w:hAnsi="Trebuchet MS"/>
              </w:rPr>
              <w:t>40</w:t>
            </w:r>
          </w:p>
        </w:tc>
        <w:tc>
          <w:tcPr>
            <w:tcW w:w="5841" w:type="dxa"/>
          </w:tcPr>
          <w:p w:rsidR="001C6BB2" w:rsidRDefault="001C6BB2" w:rsidP="001C6BB2">
            <w:pPr>
              <w:pStyle w:val="BodyText"/>
              <w:spacing w:after="0"/>
              <w:ind w:left="0"/>
              <w:rPr>
                <w:rFonts w:ascii="Trebuchet MS" w:hAnsi="Trebuchet MS"/>
                <w:b/>
              </w:rPr>
            </w:pPr>
            <w:r>
              <w:rPr>
                <w:rFonts w:ascii="Trebuchet MS" w:hAnsi="Trebuchet MS"/>
                <w:b/>
              </w:rPr>
              <w:t>User Job Title.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LEVEL</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N</w:t>
            </w:r>
          </w:p>
        </w:tc>
        <w:tc>
          <w:tcPr>
            <w:tcW w:w="857" w:type="dxa"/>
          </w:tcPr>
          <w:p w:rsidR="001C6BB2" w:rsidRDefault="001C6BB2" w:rsidP="001C6BB2">
            <w:pPr>
              <w:pStyle w:val="BodyText"/>
              <w:spacing w:after="0"/>
              <w:ind w:left="0"/>
              <w:rPr>
                <w:rFonts w:ascii="Trebuchet MS" w:hAnsi="Trebuchet MS"/>
              </w:rPr>
            </w:pPr>
            <w:r>
              <w:rPr>
                <w:rFonts w:ascii="Trebuchet MS" w:hAnsi="Trebuchet MS"/>
              </w:rPr>
              <w:t>1</w:t>
            </w: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Security Level.</w:t>
            </w:r>
            <w:r>
              <w:rPr>
                <w:rFonts w:ascii="Trebuchet MS" w:hAnsi="Trebuchet MS"/>
              </w:rPr>
              <w:t xml:space="preserve"> This is stores the user’s security level:</w:t>
            </w:r>
          </w:p>
          <w:p w:rsidR="001C6BB2" w:rsidRDefault="001C6BB2" w:rsidP="001C6BB2">
            <w:pPr>
              <w:pStyle w:val="BodyText"/>
              <w:spacing w:after="0"/>
              <w:ind w:left="0"/>
              <w:rPr>
                <w:rFonts w:ascii="Trebuchet MS" w:hAnsi="Trebuchet MS"/>
              </w:rPr>
            </w:pPr>
            <w:r>
              <w:rPr>
                <w:rFonts w:ascii="Trebuchet MS" w:hAnsi="Trebuchet MS"/>
              </w:rPr>
              <w:t xml:space="preserve">0 – Supervisor </w:t>
            </w:r>
            <w:r>
              <w:rPr>
                <w:rFonts w:ascii="Trebuchet MS" w:hAnsi="Trebuchet MS"/>
                <w:i/>
              </w:rPr>
              <w:t>(Only a single user allowed this level)</w:t>
            </w:r>
          </w:p>
          <w:p w:rsidR="001C6BB2" w:rsidRDefault="001C6BB2" w:rsidP="001C6BB2">
            <w:pPr>
              <w:pStyle w:val="BodyText"/>
              <w:spacing w:after="0"/>
              <w:ind w:left="0"/>
              <w:rPr>
                <w:rFonts w:ascii="Trebuchet MS" w:hAnsi="Trebuchet MS"/>
              </w:rPr>
            </w:pPr>
            <w:r>
              <w:rPr>
                <w:rFonts w:ascii="Trebuchet MS" w:hAnsi="Trebuchet MS"/>
              </w:rPr>
              <w:t>1 – Executive</w:t>
            </w:r>
          </w:p>
          <w:p w:rsidR="001C6BB2" w:rsidRDefault="001C6BB2" w:rsidP="001C6BB2">
            <w:pPr>
              <w:pStyle w:val="BodyText"/>
              <w:spacing w:after="0"/>
              <w:ind w:left="0"/>
              <w:rPr>
                <w:rFonts w:ascii="Trebuchet MS" w:hAnsi="Trebuchet MS"/>
              </w:rPr>
            </w:pPr>
            <w:r>
              <w:rPr>
                <w:rFonts w:ascii="Trebuchet MS" w:hAnsi="Trebuchet MS"/>
              </w:rPr>
              <w:t>2 – Operator</w:t>
            </w:r>
          </w:p>
          <w:p w:rsidR="001C6BB2" w:rsidRDefault="001C6BB2" w:rsidP="001C6BB2">
            <w:pPr>
              <w:pStyle w:val="BodyText"/>
              <w:spacing w:after="0"/>
              <w:ind w:left="0"/>
              <w:rPr>
                <w:rFonts w:ascii="Trebuchet MS" w:hAnsi="Trebuchet MS"/>
              </w:rPr>
            </w:pPr>
            <w:r>
              <w:rPr>
                <w:rFonts w:ascii="Trebuchet MS" w:hAnsi="Trebuchet MS"/>
              </w:rPr>
              <w:t xml:space="preserve">9 – Access Denied </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b/>
                <w:i/>
              </w:rPr>
              <w:t>CLIENTID</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N</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Client ID.</w:t>
            </w:r>
            <w:r>
              <w:rPr>
                <w:rFonts w:ascii="Trebuchet MS" w:hAnsi="Trebuchet MS"/>
              </w:rPr>
              <w:t xml:space="preserve"> This is the client ID the user will log in on.</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LASTACDT</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D</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Last Access Date &amp; Time.</w:t>
            </w:r>
            <w:r>
              <w:rPr>
                <w:rFonts w:ascii="Trebuchet MS" w:hAnsi="Trebuchet MS"/>
              </w:rPr>
              <w:t xml:space="preserve"> This is automatically updated then the user logs is and show the date the user last accessed the system.</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shd w:val="pct20" w:color="auto" w:fill="auto"/>
          </w:tcPr>
          <w:p w:rsidR="001C6BB2" w:rsidRDefault="001C6BB2" w:rsidP="001C6BB2">
            <w:pPr>
              <w:pStyle w:val="BodyText"/>
              <w:spacing w:after="0"/>
              <w:ind w:left="0"/>
              <w:rPr>
                <w:rFonts w:ascii="Trebuchet MS" w:hAnsi="Trebuchet MS"/>
              </w:rPr>
            </w:pPr>
            <w:r>
              <w:rPr>
                <w:rFonts w:ascii="Trebuchet MS" w:hAnsi="Trebuchet MS"/>
                <w:b/>
              </w:rPr>
              <w:t>Unique Key:</w:t>
            </w:r>
          </w:p>
        </w:tc>
        <w:tc>
          <w:tcPr>
            <w:tcW w:w="7439" w:type="dxa"/>
            <w:gridSpan w:val="3"/>
            <w:shd w:val="pct20" w:color="auto" w:fill="auto"/>
          </w:tcPr>
          <w:p w:rsidR="001C6BB2" w:rsidRDefault="001C6BB2" w:rsidP="001C6BB2">
            <w:pPr>
              <w:pStyle w:val="BodyText"/>
              <w:spacing w:after="0"/>
              <w:ind w:left="0"/>
              <w:rPr>
                <w:rFonts w:ascii="Trebuchet MS" w:hAnsi="Trebuchet MS"/>
              </w:rPr>
            </w:pPr>
            <w:r>
              <w:rPr>
                <w:rFonts w:ascii="Trebuchet MS" w:hAnsi="Trebuchet MS"/>
              </w:rPr>
              <w:t>USERID</w:t>
            </w:r>
          </w:p>
        </w:tc>
      </w:tr>
    </w:tbl>
    <w:p w:rsidR="001C6BB2" w:rsidRDefault="001C6BB2" w:rsidP="001C6BB2">
      <w:pPr>
        <w:pStyle w:val="BodyText"/>
        <w:spacing w:after="0"/>
        <w:ind w:left="0"/>
      </w:pPr>
    </w:p>
    <w:p w:rsidR="001C6BB2" w:rsidRDefault="001C6BB2" w:rsidP="001C6BB2">
      <w:pPr>
        <w:pStyle w:val="BodyText"/>
        <w:spacing w:after="0"/>
        <w:ind w:left="0"/>
      </w:pPr>
      <w:r>
        <w:br w:type="page"/>
      </w:r>
    </w:p>
    <w:p w:rsidR="001C6BB2" w:rsidRDefault="001C6BB2" w:rsidP="001C6BB2">
      <w:pPr>
        <w:pStyle w:val="Heading1"/>
      </w:pPr>
      <w:bookmarkStart w:id="2786" w:name="_Toc499216947"/>
      <w:r>
        <w:lastRenderedPageBreak/>
        <w:t>Web Customer Password Table</w:t>
      </w:r>
      <w:bookmarkEnd w:id="2786"/>
    </w:p>
    <w:p w:rsidR="001C6BB2" w:rsidRDefault="001C6BB2" w:rsidP="001C6BB2">
      <w:pPr>
        <w:pStyle w:val="Heading2"/>
      </w:pPr>
      <w:bookmarkStart w:id="2787" w:name="_Toc499216948"/>
      <w:r>
        <w:t>Customer Password Record Structure</w:t>
      </w:r>
      <w:bookmarkEnd w:id="2787"/>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41"/>
        <w:gridCol w:w="857"/>
        <w:gridCol w:w="5841"/>
      </w:tblGrid>
      <w:tr w:rsidR="001C6BB2" w:rsidTr="001C6BB2">
        <w:trPr>
          <w:cantSplit/>
        </w:trPr>
        <w:tc>
          <w:tcPr>
            <w:tcW w:w="8897" w:type="dxa"/>
            <w:gridSpan w:val="4"/>
            <w:shd w:val="solid" w:color="000000" w:fill="FFFFFF"/>
          </w:tcPr>
          <w:p w:rsidR="001C6BB2" w:rsidRPr="00C93B6A" w:rsidRDefault="001C6BB2" w:rsidP="001C6BB2">
            <w:pPr>
              <w:pStyle w:val="PlainText"/>
              <w:jc w:val="center"/>
              <w:rPr>
                <w:rFonts w:ascii="Trebuchet MS" w:hAnsi="Trebuchet MS"/>
                <w:b/>
              </w:rPr>
            </w:pPr>
            <w:r>
              <w:rPr>
                <w:rFonts w:ascii="Trebuchet MS" w:hAnsi="Trebuchet MS"/>
                <w:b/>
              </w:rPr>
              <w:t>Customer Web Password Table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b/>
                <w:i/>
              </w:rPr>
              <w:t>CUSTOMERID</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N</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Customer ID.</w:t>
            </w:r>
            <w:r>
              <w:rPr>
                <w:rFonts w:ascii="Trebuchet MS" w:hAnsi="Trebuchet MS"/>
              </w:rPr>
              <w:t xml:space="preserve"> Link into the customer table.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PASSWORD</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A</w:t>
            </w:r>
          </w:p>
        </w:tc>
        <w:tc>
          <w:tcPr>
            <w:tcW w:w="857" w:type="dxa"/>
          </w:tcPr>
          <w:p w:rsidR="001C6BB2" w:rsidRDefault="001C6BB2" w:rsidP="001C6BB2">
            <w:pPr>
              <w:pStyle w:val="BodyText"/>
              <w:spacing w:after="0"/>
              <w:ind w:left="0"/>
              <w:rPr>
                <w:rFonts w:ascii="Trebuchet MS" w:hAnsi="Trebuchet MS"/>
              </w:rPr>
            </w:pPr>
            <w:r>
              <w:rPr>
                <w:rFonts w:ascii="Trebuchet MS" w:hAnsi="Trebuchet MS"/>
              </w:rPr>
              <w:t>100</w:t>
            </w: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Customer Password.</w:t>
            </w:r>
            <w:r>
              <w:rPr>
                <w:rFonts w:ascii="Trebuchet MS" w:hAnsi="Trebuchet MS"/>
              </w:rPr>
              <w:t xml:space="preserve"> This is the password required at login. The password will be stored as a salted hash encryption and will be unreadable.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DATETIMESET</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D</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Date and Time Password Set</w:t>
            </w:r>
          </w:p>
        </w:tc>
      </w:tr>
    </w:tbl>
    <w:p w:rsidR="001C6BB2" w:rsidRDefault="001C6BB2" w:rsidP="001C6BB2">
      <w:pPr>
        <w:pStyle w:val="BodyText"/>
        <w:spacing w:after="0"/>
      </w:pPr>
    </w:p>
    <w:p w:rsidR="001C6BB2" w:rsidRDefault="001C6BB2" w:rsidP="001C6BB2">
      <w:pPr>
        <w:pStyle w:val="BodyText"/>
        <w:spacing w:after="0"/>
      </w:pPr>
      <w:r>
        <w:br w:type="page"/>
      </w:r>
    </w:p>
    <w:p w:rsidR="001C6BB2" w:rsidRDefault="001C6BB2" w:rsidP="001C6BB2">
      <w:pPr>
        <w:pStyle w:val="Heading1"/>
      </w:pPr>
      <w:bookmarkStart w:id="2788" w:name="_Toc499216949"/>
      <w:r>
        <w:lastRenderedPageBreak/>
        <w:t>Enrolment Code Table</w:t>
      </w:r>
      <w:bookmarkEnd w:id="2788"/>
    </w:p>
    <w:p w:rsidR="001C6BB2" w:rsidRDefault="001C6BB2" w:rsidP="001C6BB2">
      <w:pPr>
        <w:pStyle w:val="Heading2"/>
      </w:pPr>
      <w:bookmarkStart w:id="2789" w:name="_Toc499216950"/>
      <w:r>
        <w:t>Customer Password Record Structure</w:t>
      </w:r>
      <w:r w:rsidR="00E04B4D">
        <w:t xml:space="preserve"> (CustomerEnrolement)</w:t>
      </w:r>
      <w:bookmarkEnd w:id="2789"/>
    </w:p>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458"/>
        <w:gridCol w:w="741"/>
        <w:gridCol w:w="857"/>
        <w:gridCol w:w="5841"/>
      </w:tblGrid>
      <w:tr w:rsidR="001C6BB2" w:rsidTr="001C6BB2">
        <w:trPr>
          <w:cantSplit/>
        </w:trPr>
        <w:tc>
          <w:tcPr>
            <w:tcW w:w="8897" w:type="dxa"/>
            <w:gridSpan w:val="4"/>
            <w:shd w:val="solid" w:color="000000" w:fill="FFFFFF"/>
          </w:tcPr>
          <w:p w:rsidR="001C6BB2" w:rsidRPr="00C93B6A" w:rsidRDefault="001C6BB2" w:rsidP="001C6BB2">
            <w:pPr>
              <w:pStyle w:val="PlainText"/>
              <w:jc w:val="center"/>
              <w:rPr>
                <w:rFonts w:ascii="Trebuchet MS" w:hAnsi="Trebuchet MS"/>
                <w:b/>
              </w:rPr>
            </w:pPr>
            <w:r>
              <w:rPr>
                <w:rFonts w:ascii="Trebuchet MS" w:hAnsi="Trebuchet MS"/>
                <w:b/>
              </w:rPr>
              <w:t>Customer Web Password Table</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b/>
                <w:i/>
              </w:rPr>
              <w:t>ENROLEID</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N</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F60852">
            <w:pPr>
              <w:pStyle w:val="BodyText"/>
              <w:spacing w:after="0"/>
              <w:ind w:left="0"/>
              <w:rPr>
                <w:rFonts w:ascii="Trebuchet MS" w:hAnsi="Trebuchet MS"/>
              </w:rPr>
            </w:pPr>
            <w:r>
              <w:rPr>
                <w:rFonts w:ascii="Trebuchet MS" w:hAnsi="Trebuchet MS"/>
                <w:b/>
              </w:rPr>
              <w:t>Enrolement ID.</w:t>
            </w:r>
            <w:r w:rsidR="003A1435">
              <w:rPr>
                <w:rFonts w:ascii="Trebuchet MS" w:hAnsi="Trebuchet MS"/>
              </w:rPr>
              <w:t xml:space="preserve"> This is a</w:t>
            </w:r>
            <w:r w:rsidR="00F60852">
              <w:rPr>
                <w:rFonts w:ascii="Trebuchet MS" w:hAnsi="Trebuchet MS"/>
              </w:rPr>
              <w:t>n</w:t>
            </w:r>
            <w:r w:rsidR="003A1435">
              <w:rPr>
                <w:rFonts w:ascii="Trebuchet MS" w:hAnsi="Trebuchet MS"/>
              </w:rPr>
              <w:t xml:space="preserve"> </w:t>
            </w:r>
            <w:r>
              <w:rPr>
                <w:rFonts w:ascii="Trebuchet MS" w:hAnsi="Trebuchet MS"/>
              </w:rPr>
              <w:t xml:space="preserve">auto incremented number. </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b/>
                <w:i/>
              </w:rPr>
              <w:t>CUSTOMERID</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N</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Customer ID.</w:t>
            </w:r>
            <w:r>
              <w:rPr>
                <w:rFonts w:ascii="Trebuchet MS" w:hAnsi="Trebuchet MS"/>
              </w:rPr>
              <w:t xml:space="preserve"> Link into the customer table.</w:t>
            </w:r>
          </w:p>
        </w:tc>
      </w:tr>
      <w:tr w:rsidR="00F6085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F60852" w:rsidRDefault="00F60852" w:rsidP="001C6BB2">
            <w:pPr>
              <w:pStyle w:val="BodyText"/>
              <w:spacing w:after="0"/>
              <w:ind w:left="0"/>
              <w:rPr>
                <w:rFonts w:ascii="Trebuchet MS" w:hAnsi="Trebuchet MS"/>
              </w:rPr>
            </w:pPr>
            <w:r>
              <w:rPr>
                <w:rFonts w:ascii="Trebuchet MS" w:hAnsi="Trebuchet MS"/>
              </w:rPr>
              <w:t>EnroleCode</w:t>
            </w:r>
          </w:p>
        </w:tc>
        <w:tc>
          <w:tcPr>
            <w:tcW w:w="741" w:type="dxa"/>
          </w:tcPr>
          <w:p w:rsidR="00F60852" w:rsidRDefault="00F60852" w:rsidP="001C6BB2">
            <w:pPr>
              <w:pStyle w:val="BodyText"/>
              <w:spacing w:after="0"/>
              <w:ind w:left="0"/>
              <w:rPr>
                <w:rFonts w:ascii="Trebuchet MS" w:hAnsi="Trebuchet MS"/>
              </w:rPr>
            </w:pPr>
            <w:r>
              <w:rPr>
                <w:rFonts w:ascii="Trebuchet MS" w:hAnsi="Trebuchet MS"/>
              </w:rPr>
              <w:t>U</w:t>
            </w:r>
          </w:p>
        </w:tc>
        <w:tc>
          <w:tcPr>
            <w:tcW w:w="857" w:type="dxa"/>
          </w:tcPr>
          <w:p w:rsidR="00F60852" w:rsidRDefault="00F60852" w:rsidP="001C6BB2">
            <w:pPr>
              <w:pStyle w:val="BodyText"/>
              <w:spacing w:after="0"/>
              <w:ind w:left="0"/>
              <w:rPr>
                <w:rFonts w:ascii="Trebuchet MS" w:hAnsi="Trebuchet MS"/>
              </w:rPr>
            </w:pPr>
          </w:p>
        </w:tc>
        <w:tc>
          <w:tcPr>
            <w:tcW w:w="5841" w:type="dxa"/>
          </w:tcPr>
          <w:p w:rsidR="00F60852" w:rsidRDefault="00F60852" w:rsidP="001C6BB2">
            <w:pPr>
              <w:pStyle w:val="BodyText"/>
              <w:spacing w:after="0"/>
              <w:ind w:left="0"/>
              <w:rPr>
                <w:rFonts w:ascii="Trebuchet MS" w:hAnsi="Trebuchet MS"/>
                <w:b/>
              </w:rPr>
            </w:pPr>
            <w:r>
              <w:rPr>
                <w:rFonts w:ascii="Trebuchet MS" w:hAnsi="Trebuchet MS"/>
                <w:b/>
              </w:rPr>
              <w:t>Enrolement Code.  This a GUID unique identifier.</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ValidFlag</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L</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Valid Flag.</w:t>
            </w:r>
            <w:r>
              <w:rPr>
                <w:rFonts w:ascii="Trebuchet MS" w:hAnsi="Trebuchet MS"/>
              </w:rPr>
              <w:t xml:space="preserve"> This True if valid and False if used\failed. Default True.</w:t>
            </w:r>
          </w:p>
        </w:tc>
      </w:tr>
      <w:tr w:rsidR="00E04B4D" w:rsidTr="00BA41A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E04B4D" w:rsidRDefault="00E04B4D" w:rsidP="00BA41AE">
            <w:pPr>
              <w:pStyle w:val="BodyText"/>
              <w:spacing w:after="0"/>
              <w:ind w:left="0"/>
              <w:rPr>
                <w:rFonts w:ascii="Trebuchet MS" w:hAnsi="Trebuchet MS"/>
              </w:rPr>
            </w:pPr>
            <w:r>
              <w:rPr>
                <w:rFonts w:ascii="Trebuchet MS" w:hAnsi="Trebuchet MS"/>
              </w:rPr>
              <w:t>ATTEMPTS</w:t>
            </w:r>
          </w:p>
        </w:tc>
        <w:tc>
          <w:tcPr>
            <w:tcW w:w="741" w:type="dxa"/>
          </w:tcPr>
          <w:p w:rsidR="00E04B4D" w:rsidRDefault="00E04B4D" w:rsidP="00BA41AE">
            <w:pPr>
              <w:pStyle w:val="BodyText"/>
              <w:spacing w:after="0"/>
              <w:ind w:left="0"/>
              <w:rPr>
                <w:rFonts w:ascii="Trebuchet MS" w:hAnsi="Trebuchet MS"/>
              </w:rPr>
            </w:pPr>
            <w:r>
              <w:rPr>
                <w:rFonts w:ascii="Trebuchet MS" w:hAnsi="Trebuchet MS"/>
              </w:rPr>
              <w:t>N</w:t>
            </w:r>
          </w:p>
        </w:tc>
        <w:tc>
          <w:tcPr>
            <w:tcW w:w="857" w:type="dxa"/>
          </w:tcPr>
          <w:p w:rsidR="00E04B4D" w:rsidRDefault="00E04B4D" w:rsidP="00BA41AE">
            <w:pPr>
              <w:pStyle w:val="BodyText"/>
              <w:spacing w:after="0"/>
              <w:ind w:left="0"/>
              <w:rPr>
                <w:rFonts w:ascii="Trebuchet MS" w:hAnsi="Trebuchet MS"/>
              </w:rPr>
            </w:pPr>
          </w:p>
        </w:tc>
        <w:tc>
          <w:tcPr>
            <w:tcW w:w="5841" w:type="dxa"/>
          </w:tcPr>
          <w:p w:rsidR="00E04B4D" w:rsidRPr="00992227" w:rsidRDefault="00E04B4D" w:rsidP="00BA41AE">
            <w:pPr>
              <w:pStyle w:val="BodyText"/>
              <w:spacing w:after="0"/>
              <w:ind w:left="0"/>
              <w:rPr>
                <w:rFonts w:ascii="Trebuchet MS" w:hAnsi="Trebuchet MS"/>
              </w:rPr>
            </w:pPr>
            <w:r>
              <w:rPr>
                <w:rFonts w:ascii="Trebuchet MS" w:hAnsi="Trebuchet MS"/>
                <w:b/>
              </w:rPr>
              <w:t xml:space="preserve">Number of Attempts. </w:t>
            </w:r>
            <w:r>
              <w:rPr>
                <w:rFonts w:ascii="Trebuchet MS" w:hAnsi="Trebuchet MS"/>
              </w:rPr>
              <w:t>This is the number of attempts the postcode has been tried. The reset expires after five failed attempts.</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DATETIMESET</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D</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1C6BB2">
            <w:pPr>
              <w:pStyle w:val="BodyText"/>
              <w:spacing w:after="0"/>
              <w:ind w:left="0"/>
              <w:rPr>
                <w:rFonts w:ascii="Trebuchet MS" w:hAnsi="Trebuchet MS"/>
              </w:rPr>
            </w:pPr>
            <w:r>
              <w:rPr>
                <w:rFonts w:ascii="Trebuchet MS" w:hAnsi="Trebuchet MS"/>
                <w:b/>
              </w:rPr>
              <w:t xml:space="preserve">Date and Time Password Set. </w:t>
            </w:r>
            <w:r>
              <w:rPr>
                <w:rFonts w:ascii="Trebuchet MS" w:hAnsi="Trebuchet MS"/>
              </w:rPr>
              <w:t>If code successfully set the password this date\time is set.</w:t>
            </w:r>
          </w:p>
        </w:tc>
      </w:tr>
      <w:tr w:rsidR="001C6BB2" w:rsidTr="001C6BB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Ex>
        <w:tc>
          <w:tcPr>
            <w:tcW w:w="1458" w:type="dxa"/>
          </w:tcPr>
          <w:p w:rsidR="001C6BB2" w:rsidRDefault="001C6BB2" w:rsidP="001C6BB2">
            <w:pPr>
              <w:pStyle w:val="BodyText"/>
              <w:spacing w:after="0"/>
              <w:ind w:left="0"/>
              <w:rPr>
                <w:rFonts w:ascii="Trebuchet MS" w:hAnsi="Trebuchet MS"/>
              </w:rPr>
            </w:pPr>
            <w:r>
              <w:rPr>
                <w:rFonts w:ascii="Trebuchet MS" w:hAnsi="Trebuchet MS"/>
              </w:rPr>
              <w:t>DateCreated</w:t>
            </w:r>
          </w:p>
        </w:tc>
        <w:tc>
          <w:tcPr>
            <w:tcW w:w="741" w:type="dxa"/>
          </w:tcPr>
          <w:p w:rsidR="001C6BB2" w:rsidRDefault="001C6BB2" w:rsidP="001C6BB2">
            <w:pPr>
              <w:pStyle w:val="BodyText"/>
              <w:spacing w:after="0"/>
              <w:ind w:left="0"/>
              <w:rPr>
                <w:rFonts w:ascii="Trebuchet MS" w:hAnsi="Trebuchet MS"/>
              </w:rPr>
            </w:pPr>
            <w:r>
              <w:rPr>
                <w:rFonts w:ascii="Trebuchet MS" w:hAnsi="Trebuchet MS"/>
              </w:rPr>
              <w:t>D</w:t>
            </w:r>
          </w:p>
        </w:tc>
        <w:tc>
          <w:tcPr>
            <w:tcW w:w="857" w:type="dxa"/>
          </w:tcPr>
          <w:p w:rsidR="001C6BB2" w:rsidRDefault="001C6BB2" w:rsidP="001C6BB2">
            <w:pPr>
              <w:pStyle w:val="BodyText"/>
              <w:spacing w:after="0"/>
              <w:ind w:left="0"/>
              <w:rPr>
                <w:rFonts w:ascii="Trebuchet MS" w:hAnsi="Trebuchet MS"/>
              </w:rPr>
            </w:pPr>
          </w:p>
        </w:tc>
        <w:tc>
          <w:tcPr>
            <w:tcW w:w="5841" w:type="dxa"/>
          </w:tcPr>
          <w:p w:rsidR="001C6BB2" w:rsidRDefault="001C6BB2" w:rsidP="001C6BB2">
            <w:pPr>
              <w:pStyle w:val="BodyText"/>
              <w:spacing w:after="0"/>
              <w:ind w:left="0"/>
              <w:rPr>
                <w:rFonts w:ascii="Trebuchet MS" w:hAnsi="Trebuchet MS"/>
                <w:b/>
              </w:rPr>
            </w:pPr>
            <w:r>
              <w:rPr>
                <w:rFonts w:ascii="Trebuchet MS" w:hAnsi="Trebuchet MS"/>
                <w:b/>
              </w:rPr>
              <w:t>Date and Time Created.</w:t>
            </w:r>
          </w:p>
        </w:tc>
      </w:tr>
    </w:tbl>
    <w:p w:rsidR="001C6BB2" w:rsidRDefault="001C6BB2" w:rsidP="001C6BB2">
      <w:pPr>
        <w:pStyle w:val="BodyText"/>
        <w:spacing w:after="0"/>
      </w:pPr>
    </w:p>
    <w:p w:rsidR="001C6BB2" w:rsidRDefault="001C6BB2" w:rsidP="001C6BB2">
      <w:r>
        <w:br w:type="page"/>
      </w:r>
    </w:p>
    <w:p w:rsidR="001C6BB2" w:rsidRDefault="001C6BB2" w:rsidP="001C6BB2">
      <w:pPr>
        <w:pStyle w:val="Heading1"/>
      </w:pPr>
      <w:bookmarkStart w:id="2790" w:name="_Toc499216951"/>
      <w:r>
        <w:lastRenderedPageBreak/>
        <w:t>Customer Activity Log Table</w:t>
      </w:r>
      <w:bookmarkEnd w:id="2790"/>
    </w:p>
    <w:p w:rsidR="001C6BB2" w:rsidRDefault="001C6BB2" w:rsidP="001C6BB2">
      <w:pPr>
        <w:pStyle w:val="BodyText"/>
      </w:pPr>
      <w:r>
        <w:t>This table will be pulled down to UKW Complete Service and accessible by the UKW fraud team. This will be maintained for 30 days.</w:t>
      </w:r>
    </w:p>
    <w:p w:rsidR="001C6BB2" w:rsidRDefault="001C6BB2" w:rsidP="001C6BB2">
      <w:pPr>
        <w:pStyle w:val="Heading2"/>
      </w:pPr>
      <w:bookmarkStart w:id="2791" w:name="_Toc499216952"/>
      <w:r>
        <w:t>Activity Log Structure</w:t>
      </w:r>
      <w:bookmarkEnd w:id="2791"/>
    </w:p>
    <w:p w:rsidR="001C6BB2" w:rsidRDefault="001C6BB2" w:rsidP="001C6BB2">
      <w:pPr>
        <w:pStyle w:val="BodyText"/>
        <w:spacing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992"/>
        <w:gridCol w:w="993"/>
        <w:gridCol w:w="4595"/>
      </w:tblGrid>
      <w:tr w:rsidR="001C6BB2" w:rsidRPr="00317870" w:rsidTr="001C6BB2">
        <w:tc>
          <w:tcPr>
            <w:tcW w:w="8531" w:type="dxa"/>
            <w:gridSpan w:val="4"/>
            <w:shd w:val="clear" w:color="auto" w:fill="000000" w:themeFill="text1"/>
          </w:tcPr>
          <w:p w:rsidR="001C6BB2" w:rsidRPr="00317870" w:rsidRDefault="001C6BB2" w:rsidP="001C6BB2">
            <w:pPr>
              <w:keepNext/>
              <w:keepLines/>
              <w:spacing w:before="140" w:line="220" w:lineRule="atLeast"/>
              <w:jc w:val="center"/>
              <w:rPr>
                <w:rFonts w:ascii="Trebuchet MS" w:hAnsi="Trebuchet MS"/>
                <w:b/>
                <w:kern w:val="28"/>
              </w:rPr>
            </w:pPr>
            <w:r>
              <w:rPr>
                <w:rFonts w:ascii="Trebuchet MS" w:hAnsi="Trebuchet MS"/>
                <w:b/>
                <w:kern w:val="28"/>
              </w:rPr>
              <w:t>Customer</w:t>
            </w:r>
            <w:r w:rsidRPr="00317870">
              <w:rPr>
                <w:rFonts w:ascii="Trebuchet MS" w:hAnsi="Trebuchet MS"/>
                <w:b/>
                <w:kern w:val="28"/>
              </w:rPr>
              <w:t xml:space="preserve"> Activity Log Table</w:t>
            </w:r>
          </w:p>
        </w:tc>
      </w:tr>
      <w:tr w:rsidR="001C6BB2" w:rsidRPr="00317870" w:rsidTr="001C6BB2">
        <w:tc>
          <w:tcPr>
            <w:tcW w:w="1951" w:type="dxa"/>
            <w:shd w:val="clear" w:color="auto" w:fill="000000" w:themeFill="text1"/>
          </w:tcPr>
          <w:p w:rsidR="001C6BB2" w:rsidRPr="00317870" w:rsidRDefault="001C6BB2" w:rsidP="001C6BB2">
            <w:pPr>
              <w:keepNext/>
              <w:keepLines/>
              <w:spacing w:before="140" w:line="220" w:lineRule="atLeast"/>
              <w:jc w:val="center"/>
              <w:rPr>
                <w:rFonts w:ascii="Trebuchet MS" w:hAnsi="Trebuchet MS"/>
                <w:b/>
                <w:kern w:val="28"/>
              </w:rPr>
            </w:pPr>
            <w:r w:rsidRPr="00317870">
              <w:rPr>
                <w:rFonts w:ascii="Trebuchet MS" w:hAnsi="Trebuchet MS"/>
                <w:b/>
                <w:kern w:val="28"/>
              </w:rPr>
              <w:t>System Name</w:t>
            </w:r>
          </w:p>
        </w:tc>
        <w:tc>
          <w:tcPr>
            <w:tcW w:w="992" w:type="dxa"/>
            <w:shd w:val="clear" w:color="auto" w:fill="000000" w:themeFill="text1"/>
          </w:tcPr>
          <w:p w:rsidR="001C6BB2" w:rsidRPr="00317870" w:rsidRDefault="001C6BB2" w:rsidP="001C6BB2">
            <w:pPr>
              <w:keepNext/>
              <w:keepLines/>
              <w:spacing w:before="140" w:line="220" w:lineRule="atLeast"/>
              <w:jc w:val="center"/>
              <w:rPr>
                <w:rFonts w:ascii="Trebuchet MS" w:hAnsi="Trebuchet MS"/>
                <w:b/>
                <w:kern w:val="28"/>
              </w:rPr>
            </w:pPr>
            <w:r w:rsidRPr="00317870">
              <w:rPr>
                <w:rFonts w:ascii="Trebuchet MS" w:hAnsi="Trebuchet MS"/>
                <w:b/>
                <w:kern w:val="28"/>
              </w:rPr>
              <w:t>Type</w:t>
            </w:r>
          </w:p>
        </w:tc>
        <w:tc>
          <w:tcPr>
            <w:tcW w:w="993" w:type="dxa"/>
            <w:shd w:val="clear" w:color="auto" w:fill="000000" w:themeFill="text1"/>
          </w:tcPr>
          <w:p w:rsidR="001C6BB2" w:rsidRPr="00317870" w:rsidRDefault="001C6BB2" w:rsidP="001C6BB2">
            <w:pPr>
              <w:keepNext/>
              <w:keepLines/>
              <w:spacing w:before="140" w:line="220" w:lineRule="atLeast"/>
              <w:jc w:val="center"/>
              <w:rPr>
                <w:rFonts w:ascii="Trebuchet MS" w:hAnsi="Trebuchet MS"/>
                <w:b/>
                <w:kern w:val="28"/>
              </w:rPr>
            </w:pPr>
            <w:r w:rsidRPr="00317870">
              <w:rPr>
                <w:rFonts w:ascii="Trebuchet MS" w:hAnsi="Trebuchet MS"/>
                <w:b/>
                <w:kern w:val="28"/>
              </w:rPr>
              <w:t>Width</w:t>
            </w:r>
          </w:p>
        </w:tc>
        <w:tc>
          <w:tcPr>
            <w:tcW w:w="4595" w:type="dxa"/>
            <w:shd w:val="clear" w:color="auto" w:fill="000000" w:themeFill="text1"/>
          </w:tcPr>
          <w:p w:rsidR="001C6BB2" w:rsidRPr="00317870" w:rsidRDefault="001C6BB2" w:rsidP="001C6BB2">
            <w:pPr>
              <w:keepNext/>
              <w:keepLines/>
              <w:spacing w:before="140" w:line="220" w:lineRule="atLeast"/>
              <w:jc w:val="center"/>
              <w:rPr>
                <w:rFonts w:ascii="Trebuchet MS" w:hAnsi="Trebuchet MS"/>
                <w:b/>
                <w:kern w:val="28"/>
              </w:rPr>
            </w:pPr>
            <w:r w:rsidRPr="00317870">
              <w:rPr>
                <w:rFonts w:ascii="Trebuchet MS" w:hAnsi="Trebuchet MS"/>
                <w:b/>
                <w:kern w:val="28"/>
              </w:rPr>
              <w:t>Description</w:t>
            </w:r>
          </w:p>
        </w:tc>
      </w:tr>
      <w:tr w:rsidR="001C6BB2" w:rsidRPr="00317870" w:rsidTr="001C6BB2">
        <w:tc>
          <w:tcPr>
            <w:tcW w:w="1951" w:type="dxa"/>
          </w:tcPr>
          <w:p w:rsidR="001C6BB2" w:rsidRPr="00317870" w:rsidRDefault="001C6BB2" w:rsidP="001C6BB2">
            <w:pPr>
              <w:keepNext/>
              <w:keepLines/>
              <w:spacing w:before="140" w:line="220" w:lineRule="atLeast"/>
              <w:rPr>
                <w:rFonts w:ascii="Trebuchet MS" w:hAnsi="Trebuchet MS"/>
                <w:b/>
                <w:i/>
                <w:kern w:val="28"/>
              </w:rPr>
            </w:pPr>
            <w:r w:rsidRPr="00317870">
              <w:rPr>
                <w:rFonts w:ascii="Trebuchet MS" w:hAnsi="Trebuchet MS"/>
                <w:b/>
                <w:i/>
                <w:kern w:val="28"/>
              </w:rPr>
              <w:t>ID</w:t>
            </w:r>
          </w:p>
        </w:tc>
        <w:tc>
          <w:tcPr>
            <w:tcW w:w="992" w:type="dxa"/>
          </w:tcPr>
          <w:p w:rsidR="001C6BB2" w:rsidRPr="00317870" w:rsidRDefault="001C6BB2" w:rsidP="001C6BB2">
            <w:pPr>
              <w:keepNext/>
              <w:keepLines/>
              <w:spacing w:before="140" w:line="220" w:lineRule="atLeast"/>
              <w:rPr>
                <w:rFonts w:ascii="Trebuchet MS" w:hAnsi="Trebuchet MS"/>
                <w:b/>
                <w:i/>
                <w:kern w:val="28"/>
              </w:rPr>
            </w:pPr>
            <w:r w:rsidRPr="00317870">
              <w:rPr>
                <w:rFonts w:ascii="Trebuchet MS" w:hAnsi="Trebuchet MS"/>
                <w:b/>
                <w:i/>
                <w:kern w:val="28"/>
              </w:rPr>
              <w:t>N</w:t>
            </w:r>
          </w:p>
        </w:tc>
        <w:tc>
          <w:tcPr>
            <w:tcW w:w="993" w:type="dxa"/>
          </w:tcPr>
          <w:p w:rsidR="001C6BB2" w:rsidRPr="00317870" w:rsidRDefault="001C6BB2" w:rsidP="001C6BB2">
            <w:pPr>
              <w:keepNext/>
              <w:keepLines/>
              <w:spacing w:before="140" w:line="220" w:lineRule="atLeast"/>
              <w:ind w:left="1080"/>
              <w:jc w:val="right"/>
              <w:rPr>
                <w:rFonts w:ascii="Trebuchet MS" w:hAnsi="Trebuchet MS"/>
                <w:b/>
                <w:i/>
                <w:kern w:val="28"/>
              </w:rPr>
            </w:pPr>
          </w:p>
        </w:tc>
        <w:tc>
          <w:tcPr>
            <w:tcW w:w="4595" w:type="dxa"/>
          </w:tcPr>
          <w:p w:rsidR="001C6BB2" w:rsidRPr="00317870" w:rsidRDefault="001C6BB2" w:rsidP="001C6BB2">
            <w:pPr>
              <w:keepNext/>
              <w:keepLines/>
              <w:spacing w:before="140" w:line="220" w:lineRule="atLeast"/>
              <w:rPr>
                <w:rFonts w:ascii="Trebuchet MS" w:hAnsi="Trebuchet MS"/>
                <w:kern w:val="28"/>
              </w:rPr>
            </w:pPr>
            <w:r w:rsidRPr="00317870">
              <w:rPr>
                <w:rFonts w:ascii="Trebuchet MS" w:hAnsi="Trebuchet MS"/>
                <w:b/>
                <w:kern w:val="28"/>
              </w:rPr>
              <w:t>Unique Identifier.</w:t>
            </w:r>
            <w:r>
              <w:rPr>
                <w:rFonts w:ascii="Trebuchet MS" w:hAnsi="Trebuchet MS"/>
                <w:b/>
                <w:i/>
                <w:kern w:val="28"/>
              </w:rPr>
              <w:t xml:space="preserve"> </w:t>
            </w:r>
            <w:r>
              <w:rPr>
                <w:rFonts w:ascii="Trebuchet MS" w:hAnsi="Trebuchet MS"/>
                <w:kern w:val="28"/>
              </w:rPr>
              <w:t>Auto incremented.</w:t>
            </w:r>
          </w:p>
        </w:tc>
      </w:tr>
      <w:tr w:rsidR="001C6BB2" w:rsidRPr="003F25B0" w:rsidTr="001C6BB2">
        <w:tc>
          <w:tcPr>
            <w:tcW w:w="1951"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CustomerID</w:t>
            </w:r>
          </w:p>
        </w:tc>
        <w:tc>
          <w:tcPr>
            <w:tcW w:w="992"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N</w:t>
            </w:r>
          </w:p>
        </w:tc>
        <w:tc>
          <w:tcPr>
            <w:tcW w:w="993" w:type="dxa"/>
          </w:tcPr>
          <w:p w:rsidR="001C6BB2" w:rsidRPr="003F25B0" w:rsidRDefault="001C6BB2" w:rsidP="001C6BB2">
            <w:pPr>
              <w:keepNext/>
              <w:keepLines/>
              <w:spacing w:before="140" w:line="220" w:lineRule="atLeast"/>
              <w:ind w:left="1080"/>
              <w:jc w:val="right"/>
              <w:rPr>
                <w:rFonts w:ascii="Trebuchet MS" w:hAnsi="Trebuchet MS"/>
                <w:kern w:val="28"/>
              </w:rPr>
            </w:pPr>
          </w:p>
        </w:tc>
        <w:tc>
          <w:tcPr>
            <w:tcW w:w="4595"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Customer Id</w:t>
            </w:r>
          </w:p>
        </w:tc>
      </w:tr>
      <w:tr w:rsidR="001C6BB2" w:rsidRPr="003F25B0" w:rsidTr="001C6BB2">
        <w:tc>
          <w:tcPr>
            <w:tcW w:w="1951"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CustAplId</w:t>
            </w:r>
          </w:p>
        </w:tc>
        <w:tc>
          <w:tcPr>
            <w:tcW w:w="992"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N</w:t>
            </w:r>
          </w:p>
        </w:tc>
        <w:tc>
          <w:tcPr>
            <w:tcW w:w="993" w:type="dxa"/>
          </w:tcPr>
          <w:p w:rsidR="001C6BB2" w:rsidRPr="003F25B0" w:rsidRDefault="001C6BB2" w:rsidP="001C6BB2">
            <w:pPr>
              <w:keepNext/>
              <w:keepLines/>
              <w:spacing w:before="140" w:line="220" w:lineRule="atLeast"/>
              <w:ind w:left="1080"/>
              <w:jc w:val="right"/>
              <w:rPr>
                <w:rFonts w:ascii="Trebuchet MS" w:hAnsi="Trebuchet MS"/>
                <w:kern w:val="28"/>
              </w:rPr>
            </w:pPr>
          </w:p>
        </w:tc>
        <w:tc>
          <w:tcPr>
            <w:tcW w:w="4595"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Customer Appliance Id</w:t>
            </w:r>
          </w:p>
        </w:tc>
      </w:tr>
      <w:tr w:rsidR="001C6BB2" w:rsidRPr="003F25B0" w:rsidTr="001C6BB2">
        <w:tc>
          <w:tcPr>
            <w:tcW w:w="1951"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ServiceID</w:t>
            </w:r>
          </w:p>
        </w:tc>
        <w:tc>
          <w:tcPr>
            <w:tcW w:w="992"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N</w:t>
            </w:r>
          </w:p>
        </w:tc>
        <w:tc>
          <w:tcPr>
            <w:tcW w:w="993" w:type="dxa"/>
          </w:tcPr>
          <w:p w:rsidR="001C6BB2" w:rsidRPr="003F25B0" w:rsidRDefault="001C6BB2" w:rsidP="001C6BB2">
            <w:pPr>
              <w:keepNext/>
              <w:keepLines/>
              <w:spacing w:before="140" w:line="220" w:lineRule="atLeast"/>
              <w:ind w:left="1080"/>
              <w:jc w:val="right"/>
              <w:rPr>
                <w:rFonts w:ascii="Trebuchet MS" w:hAnsi="Trebuchet MS"/>
                <w:kern w:val="28"/>
              </w:rPr>
            </w:pPr>
          </w:p>
        </w:tc>
        <w:tc>
          <w:tcPr>
            <w:tcW w:w="4595"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Service Id</w:t>
            </w:r>
          </w:p>
        </w:tc>
      </w:tr>
      <w:tr w:rsidR="001C6BB2" w:rsidRPr="003F25B0" w:rsidTr="001C6BB2">
        <w:tc>
          <w:tcPr>
            <w:tcW w:w="1951"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ActivityURL</w:t>
            </w:r>
          </w:p>
        </w:tc>
        <w:tc>
          <w:tcPr>
            <w:tcW w:w="992"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A</w:t>
            </w:r>
          </w:p>
        </w:tc>
        <w:tc>
          <w:tcPr>
            <w:tcW w:w="993" w:type="dxa"/>
          </w:tcPr>
          <w:p w:rsidR="001C6BB2" w:rsidRPr="003F25B0" w:rsidRDefault="001C6BB2" w:rsidP="001C6BB2">
            <w:pPr>
              <w:keepNext/>
              <w:keepLines/>
              <w:spacing w:before="140" w:line="220" w:lineRule="atLeast"/>
              <w:jc w:val="right"/>
              <w:rPr>
                <w:rFonts w:ascii="Trebuchet MS" w:hAnsi="Trebuchet MS"/>
                <w:kern w:val="28"/>
              </w:rPr>
            </w:pPr>
            <w:r w:rsidRPr="003F25B0">
              <w:rPr>
                <w:rFonts w:ascii="Trebuchet MS" w:hAnsi="Trebuchet MS"/>
                <w:kern w:val="28"/>
              </w:rPr>
              <w:t>200</w:t>
            </w:r>
          </w:p>
        </w:tc>
        <w:tc>
          <w:tcPr>
            <w:tcW w:w="4595" w:type="dxa"/>
          </w:tcPr>
          <w:p w:rsidR="001C6BB2" w:rsidRPr="003F25B0" w:rsidRDefault="001C6BB2" w:rsidP="001C6BB2">
            <w:pPr>
              <w:keepNext/>
              <w:keepLines/>
              <w:spacing w:before="140" w:line="220" w:lineRule="atLeast"/>
              <w:rPr>
                <w:rFonts w:ascii="Trebuchet MS" w:hAnsi="Trebuchet MS"/>
                <w:kern w:val="28"/>
              </w:rPr>
            </w:pPr>
            <w:r w:rsidRPr="003F25B0">
              <w:rPr>
                <w:rFonts w:ascii="Trebuchet MS" w:hAnsi="Trebuchet MS"/>
                <w:kern w:val="28"/>
              </w:rPr>
              <w:t>Visited page URL</w:t>
            </w:r>
          </w:p>
        </w:tc>
      </w:tr>
      <w:tr w:rsidR="001C6BB2" w:rsidRPr="003F25B0" w:rsidTr="001C6BB2">
        <w:tc>
          <w:tcPr>
            <w:tcW w:w="1951" w:type="dxa"/>
          </w:tcPr>
          <w:p w:rsidR="001C6BB2" w:rsidRPr="003F25B0" w:rsidRDefault="001C6BB2" w:rsidP="001C6BB2">
            <w:pPr>
              <w:keepNext/>
              <w:keepLines/>
              <w:spacing w:before="140" w:line="220" w:lineRule="atLeast"/>
              <w:rPr>
                <w:rFonts w:ascii="Trebuchet MS" w:hAnsi="Trebuchet MS"/>
                <w:kern w:val="28"/>
              </w:rPr>
            </w:pPr>
            <w:r>
              <w:rPr>
                <w:rFonts w:ascii="Trebuchet MS" w:hAnsi="Trebuchet MS"/>
                <w:kern w:val="28"/>
              </w:rPr>
              <w:t>DateTimeCreated</w:t>
            </w:r>
          </w:p>
        </w:tc>
        <w:tc>
          <w:tcPr>
            <w:tcW w:w="992" w:type="dxa"/>
          </w:tcPr>
          <w:p w:rsidR="001C6BB2" w:rsidRPr="003F25B0" w:rsidRDefault="001C6BB2" w:rsidP="001C6BB2">
            <w:pPr>
              <w:keepNext/>
              <w:keepLines/>
              <w:spacing w:before="140" w:line="220" w:lineRule="atLeast"/>
              <w:rPr>
                <w:rFonts w:ascii="Trebuchet MS" w:hAnsi="Trebuchet MS"/>
                <w:kern w:val="28"/>
              </w:rPr>
            </w:pPr>
            <w:r>
              <w:rPr>
                <w:rFonts w:ascii="Trebuchet MS" w:hAnsi="Trebuchet MS"/>
                <w:kern w:val="28"/>
              </w:rPr>
              <w:t>D</w:t>
            </w:r>
          </w:p>
        </w:tc>
        <w:tc>
          <w:tcPr>
            <w:tcW w:w="993" w:type="dxa"/>
          </w:tcPr>
          <w:p w:rsidR="001C6BB2" w:rsidRPr="003F25B0" w:rsidRDefault="001C6BB2" w:rsidP="001C6BB2">
            <w:pPr>
              <w:keepNext/>
              <w:keepLines/>
              <w:spacing w:before="140" w:line="220" w:lineRule="atLeast"/>
              <w:ind w:left="1080"/>
              <w:jc w:val="right"/>
              <w:rPr>
                <w:rFonts w:ascii="Trebuchet MS" w:hAnsi="Trebuchet MS"/>
                <w:kern w:val="28"/>
              </w:rPr>
            </w:pPr>
          </w:p>
        </w:tc>
        <w:tc>
          <w:tcPr>
            <w:tcW w:w="4595" w:type="dxa"/>
          </w:tcPr>
          <w:p w:rsidR="001C6BB2" w:rsidRPr="003F25B0" w:rsidRDefault="001C6BB2" w:rsidP="001C6BB2">
            <w:pPr>
              <w:keepNext/>
              <w:keepLines/>
              <w:spacing w:before="140" w:line="220" w:lineRule="atLeast"/>
              <w:rPr>
                <w:rFonts w:ascii="Trebuchet MS" w:hAnsi="Trebuchet MS"/>
                <w:kern w:val="28"/>
              </w:rPr>
            </w:pPr>
            <w:r>
              <w:rPr>
                <w:rFonts w:ascii="Trebuchet MS" w:hAnsi="Trebuchet MS"/>
                <w:kern w:val="28"/>
              </w:rPr>
              <w:t>Date and Time of action</w:t>
            </w:r>
          </w:p>
        </w:tc>
      </w:tr>
      <w:tr w:rsidR="001C6BB2" w:rsidRPr="003F25B0" w:rsidTr="001C6BB2">
        <w:tc>
          <w:tcPr>
            <w:tcW w:w="1951"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FieldName</w:t>
            </w:r>
          </w:p>
        </w:tc>
        <w:tc>
          <w:tcPr>
            <w:tcW w:w="992"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A</w:t>
            </w:r>
          </w:p>
        </w:tc>
        <w:tc>
          <w:tcPr>
            <w:tcW w:w="993" w:type="dxa"/>
          </w:tcPr>
          <w:p w:rsidR="001C6BB2" w:rsidRPr="003F25B0" w:rsidRDefault="001C6BB2" w:rsidP="001C6BB2">
            <w:pPr>
              <w:keepNext/>
              <w:keepLines/>
              <w:spacing w:before="140" w:line="220" w:lineRule="atLeast"/>
              <w:jc w:val="right"/>
              <w:rPr>
                <w:rFonts w:ascii="Trebuchet MS" w:hAnsi="Trebuchet MS"/>
                <w:kern w:val="28"/>
              </w:rPr>
            </w:pPr>
            <w:r>
              <w:rPr>
                <w:rFonts w:ascii="Trebuchet MS" w:hAnsi="Trebuchet MS"/>
                <w:kern w:val="28"/>
              </w:rPr>
              <w:t>60</w:t>
            </w:r>
          </w:p>
        </w:tc>
        <w:tc>
          <w:tcPr>
            <w:tcW w:w="4595"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Field name updated.</w:t>
            </w:r>
          </w:p>
        </w:tc>
      </w:tr>
      <w:tr w:rsidR="001C6BB2" w:rsidRPr="003F25B0" w:rsidTr="001C6BB2">
        <w:tc>
          <w:tcPr>
            <w:tcW w:w="1951"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PreviousData</w:t>
            </w:r>
          </w:p>
        </w:tc>
        <w:tc>
          <w:tcPr>
            <w:tcW w:w="992"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M</w:t>
            </w:r>
          </w:p>
        </w:tc>
        <w:tc>
          <w:tcPr>
            <w:tcW w:w="993" w:type="dxa"/>
          </w:tcPr>
          <w:p w:rsidR="001C6BB2" w:rsidRDefault="001C6BB2" w:rsidP="001C6BB2">
            <w:pPr>
              <w:keepNext/>
              <w:keepLines/>
              <w:spacing w:before="140" w:line="220" w:lineRule="atLeast"/>
              <w:jc w:val="right"/>
              <w:rPr>
                <w:rFonts w:ascii="Trebuchet MS" w:hAnsi="Trebuchet MS"/>
                <w:kern w:val="28"/>
              </w:rPr>
            </w:pPr>
          </w:p>
        </w:tc>
        <w:tc>
          <w:tcPr>
            <w:tcW w:w="4595"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Previous field data</w:t>
            </w:r>
          </w:p>
        </w:tc>
      </w:tr>
      <w:tr w:rsidR="001C6BB2" w:rsidRPr="003F25B0" w:rsidTr="001C6BB2">
        <w:tc>
          <w:tcPr>
            <w:tcW w:w="1951"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UpdatedData</w:t>
            </w:r>
          </w:p>
        </w:tc>
        <w:tc>
          <w:tcPr>
            <w:tcW w:w="992"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M</w:t>
            </w:r>
          </w:p>
        </w:tc>
        <w:tc>
          <w:tcPr>
            <w:tcW w:w="993" w:type="dxa"/>
          </w:tcPr>
          <w:p w:rsidR="001C6BB2" w:rsidRDefault="001C6BB2" w:rsidP="001C6BB2">
            <w:pPr>
              <w:keepNext/>
              <w:keepLines/>
              <w:spacing w:before="140" w:line="220" w:lineRule="atLeast"/>
              <w:jc w:val="right"/>
              <w:rPr>
                <w:rFonts w:ascii="Trebuchet MS" w:hAnsi="Trebuchet MS"/>
                <w:kern w:val="28"/>
              </w:rPr>
            </w:pPr>
          </w:p>
        </w:tc>
        <w:tc>
          <w:tcPr>
            <w:tcW w:w="4595"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Update field data</w:t>
            </w:r>
          </w:p>
        </w:tc>
      </w:tr>
      <w:tr w:rsidR="001C6BB2" w:rsidRPr="003F25B0" w:rsidTr="001C6BB2">
        <w:tc>
          <w:tcPr>
            <w:tcW w:w="1951"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CommittedFlag</w:t>
            </w:r>
          </w:p>
        </w:tc>
        <w:tc>
          <w:tcPr>
            <w:tcW w:w="992"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B</w:t>
            </w:r>
          </w:p>
        </w:tc>
        <w:tc>
          <w:tcPr>
            <w:tcW w:w="993" w:type="dxa"/>
          </w:tcPr>
          <w:p w:rsidR="001C6BB2" w:rsidRDefault="001C6BB2" w:rsidP="001C6BB2">
            <w:pPr>
              <w:keepNext/>
              <w:keepLines/>
              <w:spacing w:before="140" w:line="220" w:lineRule="atLeast"/>
              <w:jc w:val="right"/>
              <w:rPr>
                <w:rFonts w:ascii="Trebuchet MS" w:hAnsi="Trebuchet MS"/>
                <w:kern w:val="28"/>
              </w:rPr>
            </w:pPr>
          </w:p>
        </w:tc>
        <w:tc>
          <w:tcPr>
            <w:tcW w:w="4595" w:type="dxa"/>
          </w:tcPr>
          <w:p w:rsidR="001C6BB2" w:rsidRDefault="001C6BB2" w:rsidP="001C6BB2">
            <w:pPr>
              <w:keepNext/>
              <w:keepLines/>
              <w:spacing w:before="140" w:line="220" w:lineRule="atLeast"/>
              <w:rPr>
                <w:rFonts w:ascii="Trebuchet MS" w:hAnsi="Trebuchet MS"/>
                <w:kern w:val="28"/>
              </w:rPr>
            </w:pPr>
            <w:r>
              <w:rPr>
                <w:rFonts w:ascii="Trebuchet MS" w:hAnsi="Trebuchet MS"/>
                <w:kern w:val="28"/>
              </w:rPr>
              <w:t>Committed to database flag. This is True is saved to database and False if not.</w:t>
            </w:r>
          </w:p>
        </w:tc>
      </w:tr>
    </w:tbl>
    <w:p w:rsidR="001C6BB2" w:rsidRPr="003F25B0" w:rsidRDefault="001C6BB2" w:rsidP="001C6BB2">
      <w:pPr>
        <w:rPr>
          <w:rFonts w:ascii="Trebuchet MS" w:hAnsi="Trebuchet MS"/>
        </w:rPr>
      </w:pPr>
    </w:p>
    <w:p w:rsidR="001C6BB2" w:rsidRDefault="001C6BB2" w:rsidP="001C6BB2">
      <w:r>
        <w:br w:type="page"/>
      </w:r>
    </w:p>
    <w:p w:rsidR="001C6BB2" w:rsidRDefault="001C6BB2" w:rsidP="001C6BB2">
      <w:pPr>
        <w:pStyle w:val="Heading1"/>
      </w:pPr>
      <w:bookmarkStart w:id="2792" w:name="_Toc499216953"/>
      <w:r>
        <w:lastRenderedPageBreak/>
        <w:t>Recommended Communication Template Fields</w:t>
      </w:r>
      <w:bookmarkEnd w:id="2792"/>
    </w:p>
    <w:p w:rsidR="001C6BB2" w:rsidRDefault="001C6BB2" w:rsidP="001C6BB2">
      <w:pPr>
        <w:pStyle w:val="BodyText"/>
      </w:pPr>
      <w:r>
        <w:t>Any of the fields in the job object can be used in the communication templates. The following is the recommended list.</w:t>
      </w:r>
    </w:p>
    <w:p w:rsidR="001C6BB2" w:rsidRDefault="001C6BB2" w:rsidP="001C6BB2"/>
    <w:tbl>
      <w:tblPr>
        <w:tblW w:w="889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35"/>
        <w:gridCol w:w="850"/>
        <w:gridCol w:w="992"/>
        <w:gridCol w:w="4820"/>
      </w:tblGrid>
      <w:tr w:rsidR="001C6BB2" w:rsidTr="001C6BB2">
        <w:trPr>
          <w:cantSplit/>
        </w:trPr>
        <w:tc>
          <w:tcPr>
            <w:tcW w:w="8897" w:type="dxa"/>
            <w:gridSpan w:val="4"/>
            <w:shd w:val="solid" w:color="000000" w:fill="FFFFFF"/>
          </w:tcPr>
          <w:p w:rsidR="001C6BB2" w:rsidRDefault="001C6BB2" w:rsidP="001C6BB2">
            <w:pPr>
              <w:pStyle w:val="PlainText"/>
              <w:rPr>
                <w:rFonts w:ascii="Trebuchet MS" w:hAnsi="Trebuchet MS"/>
                <w:b/>
              </w:rPr>
            </w:pPr>
          </w:p>
        </w:tc>
      </w:tr>
      <w:tr w:rsidR="001C6BB2" w:rsidTr="001C6BB2">
        <w:tc>
          <w:tcPr>
            <w:tcW w:w="2235"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System Name</w:t>
            </w:r>
          </w:p>
        </w:tc>
        <w:tc>
          <w:tcPr>
            <w:tcW w:w="85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Type</w:t>
            </w:r>
          </w:p>
        </w:tc>
        <w:tc>
          <w:tcPr>
            <w:tcW w:w="992"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Width</w:t>
            </w:r>
          </w:p>
        </w:tc>
        <w:tc>
          <w:tcPr>
            <w:tcW w:w="4820" w:type="dxa"/>
            <w:shd w:val="solid" w:color="000000" w:fill="FFFFFF"/>
          </w:tcPr>
          <w:p w:rsidR="001C6BB2" w:rsidRDefault="001C6BB2" w:rsidP="001C6BB2">
            <w:pPr>
              <w:pStyle w:val="PlainText"/>
              <w:jc w:val="center"/>
              <w:rPr>
                <w:rFonts w:ascii="Trebuchet MS" w:hAnsi="Trebuchet MS"/>
                <w:b/>
              </w:rPr>
            </w:pPr>
            <w:r>
              <w:rPr>
                <w:rFonts w:ascii="Trebuchet MS" w:hAnsi="Trebuchet MS"/>
                <w:b/>
              </w:rPr>
              <w:t>Description</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TITLE</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5</w:t>
            </w:r>
          </w:p>
        </w:tc>
        <w:tc>
          <w:tcPr>
            <w:tcW w:w="4820" w:type="dxa"/>
          </w:tcPr>
          <w:p w:rsidR="001C6BB2" w:rsidRDefault="001C6BB2" w:rsidP="001C6BB2">
            <w:pPr>
              <w:pStyle w:val="PlainText"/>
              <w:rPr>
                <w:rFonts w:ascii="Trebuchet MS" w:hAnsi="Trebuchet MS"/>
                <w:b/>
              </w:rPr>
            </w:pPr>
            <w:r>
              <w:rPr>
                <w:rFonts w:ascii="Trebuchet MS" w:hAnsi="Trebuchet MS"/>
                <w:b/>
              </w:rPr>
              <w:t>Title.</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FIRSTNAME    </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First Name</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SURNAME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25 </w:t>
            </w:r>
          </w:p>
        </w:tc>
        <w:tc>
          <w:tcPr>
            <w:tcW w:w="4820" w:type="dxa"/>
          </w:tcPr>
          <w:p w:rsidR="001C6BB2" w:rsidRDefault="001C6BB2" w:rsidP="001C6BB2">
            <w:pPr>
              <w:pStyle w:val="PlainText"/>
              <w:rPr>
                <w:rFonts w:ascii="Trebuchet MS" w:hAnsi="Trebuchet MS"/>
              </w:rPr>
            </w:pPr>
            <w:r>
              <w:rPr>
                <w:rFonts w:ascii="Trebuchet MS" w:hAnsi="Trebuchet MS"/>
                <w:b/>
              </w:rPr>
              <w:t>Surname</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ADDR1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22 </w:t>
            </w:r>
          </w:p>
        </w:tc>
        <w:tc>
          <w:tcPr>
            <w:tcW w:w="4820" w:type="dxa"/>
          </w:tcPr>
          <w:p w:rsidR="001C6BB2" w:rsidRDefault="001C6BB2" w:rsidP="001C6BB2">
            <w:pPr>
              <w:pStyle w:val="PlainText"/>
              <w:rPr>
                <w:rFonts w:ascii="Trebuchet MS" w:hAnsi="Trebuchet MS"/>
              </w:rPr>
            </w:pPr>
            <w:r>
              <w:rPr>
                <w:rFonts w:ascii="Trebuchet MS" w:hAnsi="Trebuchet MS"/>
                <w:b/>
              </w:rPr>
              <w:t>Address Line 1</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ADDR2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22 </w:t>
            </w:r>
          </w:p>
        </w:tc>
        <w:tc>
          <w:tcPr>
            <w:tcW w:w="4820" w:type="dxa"/>
          </w:tcPr>
          <w:p w:rsidR="001C6BB2" w:rsidRDefault="001C6BB2" w:rsidP="001C6BB2">
            <w:pPr>
              <w:pStyle w:val="PlainText"/>
              <w:rPr>
                <w:rFonts w:ascii="Trebuchet MS" w:hAnsi="Trebuchet MS"/>
              </w:rPr>
            </w:pPr>
            <w:r>
              <w:rPr>
                <w:rFonts w:ascii="Trebuchet MS" w:hAnsi="Trebuchet MS"/>
                <w:b/>
              </w:rPr>
              <w:t>Address Line 2</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ADDR3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Address Line 3</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TOWN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Town</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COUNTY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17 </w:t>
            </w:r>
          </w:p>
        </w:tc>
        <w:tc>
          <w:tcPr>
            <w:tcW w:w="4820" w:type="dxa"/>
          </w:tcPr>
          <w:p w:rsidR="001C6BB2" w:rsidRDefault="001C6BB2" w:rsidP="001C6BB2">
            <w:pPr>
              <w:pStyle w:val="PlainText"/>
              <w:rPr>
                <w:rFonts w:ascii="Trebuchet MS" w:hAnsi="Trebuchet MS"/>
              </w:rPr>
            </w:pPr>
            <w:r>
              <w:rPr>
                <w:rFonts w:ascii="Trebuchet MS" w:hAnsi="Trebuchet MS"/>
                <w:b/>
              </w:rPr>
              <w:t>Country</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POSTCODE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8 </w:t>
            </w:r>
          </w:p>
        </w:tc>
        <w:tc>
          <w:tcPr>
            <w:tcW w:w="4820" w:type="dxa"/>
          </w:tcPr>
          <w:p w:rsidR="001C6BB2" w:rsidRDefault="001C6BB2" w:rsidP="001C6BB2">
            <w:pPr>
              <w:pStyle w:val="PlainText"/>
              <w:rPr>
                <w:rFonts w:ascii="Trebuchet MS" w:hAnsi="Trebuchet MS"/>
              </w:rPr>
            </w:pPr>
            <w:r>
              <w:rPr>
                <w:rFonts w:ascii="Trebuchet MS" w:hAnsi="Trebuchet MS"/>
                <w:b/>
              </w:rPr>
              <w:t>Postcode</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TEL1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Telephone Number 1</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TEL2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20 </w:t>
            </w:r>
          </w:p>
        </w:tc>
        <w:tc>
          <w:tcPr>
            <w:tcW w:w="4820" w:type="dxa"/>
          </w:tcPr>
          <w:p w:rsidR="001C6BB2" w:rsidRDefault="001C6BB2" w:rsidP="001C6BB2">
            <w:pPr>
              <w:pStyle w:val="PlainText"/>
              <w:rPr>
                <w:rFonts w:ascii="Trebuchet MS" w:hAnsi="Trebuchet MS"/>
              </w:rPr>
            </w:pPr>
            <w:r>
              <w:rPr>
                <w:rFonts w:ascii="Trebuchet MS" w:hAnsi="Trebuchet MS"/>
                <w:b/>
              </w:rPr>
              <w:t>Telephone Number 2</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EMAIL</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30</w:t>
            </w:r>
          </w:p>
        </w:tc>
        <w:tc>
          <w:tcPr>
            <w:tcW w:w="4820" w:type="dxa"/>
          </w:tcPr>
          <w:p w:rsidR="001C6BB2" w:rsidRDefault="001C6BB2" w:rsidP="001C6BB2">
            <w:pPr>
              <w:pStyle w:val="PlainText"/>
              <w:rPr>
                <w:rFonts w:ascii="Trebuchet MS" w:hAnsi="Trebuchet MS"/>
                <w:b/>
              </w:rPr>
            </w:pPr>
            <w:r>
              <w:rPr>
                <w:rFonts w:ascii="Trebuchet MS" w:hAnsi="Trebuchet MS"/>
                <w:b/>
              </w:rPr>
              <w:t>Email Address.</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CLIENTCUSTREF</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1C6BB2" w:rsidP="001C6BB2">
            <w:pPr>
              <w:pStyle w:val="PlainText"/>
              <w:rPr>
                <w:rFonts w:ascii="Trebuchet MS" w:hAnsi="Trebuchet MS"/>
                <w:b/>
              </w:rPr>
            </w:pPr>
            <w:r>
              <w:rPr>
                <w:rFonts w:ascii="Trebuchet MS" w:hAnsi="Trebuchet MS"/>
                <w:b/>
              </w:rPr>
              <w:t>Client Reference Code for the Customer.</w:t>
            </w:r>
          </w:p>
        </w:tc>
      </w:tr>
      <w:tr w:rsidR="001C6BB2" w:rsidTr="001C6BB2">
        <w:tc>
          <w:tcPr>
            <w:tcW w:w="2235" w:type="dxa"/>
          </w:tcPr>
          <w:p w:rsidR="001C6BB2" w:rsidRDefault="001C6BB2" w:rsidP="001C6BB2">
            <w:pPr>
              <w:pStyle w:val="PlainText"/>
              <w:rPr>
                <w:rFonts w:ascii="Trebuchet MS" w:hAnsi="Trebuchet MS"/>
                <w:b/>
                <w:i/>
              </w:rPr>
            </w:pPr>
            <w:r>
              <w:rPr>
                <w:rFonts w:ascii="Trebuchet MS" w:hAnsi="Trebuchet MS"/>
                <w:b/>
                <w:i/>
              </w:rPr>
              <w:t>SERVICEID</w:t>
            </w:r>
          </w:p>
        </w:tc>
        <w:tc>
          <w:tcPr>
            <w:tcW w:w="850" w:type="dxa"/>
          </w:tcPr>
          <w:p w:rsidR="001C6BB2" w:rsidRDefault="001C6BB2" w:rsidP="001C6BB2">
            <w:pPr>
              <w:pStyle w:val="PlainText"/>
              <w:rPr>
                <w:rFonts w:ascii="Trebuchet MS" w:hAnsi="Trebuchet MS"/>
              </w:rPr>
            </w:pPr>
            <w:r>
              <w:rPr>
                <w:rFonts w:ascii="Trebuchet MS" w:hAnsi="Trebuchet MS"/>
              </w:rPr>
              <w:t>N</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Service Call Identifier</w:t>
            </w:r>
            <w:r>
              <w:rPr>
                <w:rFonts w:ascii="Trebuchet MS" w:hAnsi="Trebuchet MS"/>
              </w:rPr>
              <w:t>. This is a unique system generated service call identifier derived from the SYSTEM table field NxServiceID.</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TODAYDATETIME</w:t>
            </w:r>
          </w:p>
        </w:tc>
        <w:tc>
          <w:tcPr>
            <w:tcW w:w="850" w:type="dxa"/>
          </w:tcPr>
          <w:p w:rsidR="001C6BB2" w:rsidRDefault="001C6BB2" w:rsidP="001C6BB2">
            <w:pPr>
              <w:pStyle w:val="PlainText"/>
              <w:rPr>
                <w:rFonts w:ascii="Trebuchet MS" w:hAnsi="Trebuchet MS"/>
              </w:rPr>
            </w:pPr>
            <w:r>
              <w:rPr>
                <w:rFonts w:ascii="Trebuchet MS" w:hAnsi="Trebuchet MS"/>
              </w:rPr>
              <w:t xml:space="preserve">D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Date and Time Call Entry Started</w:t>
            </w:r>
            <w:r>
              <w:rPr>
                <w:rFonts w:ascii="Trebuchet MS" w:hAnsi="Trebuchet MS"/>
              </w:rPr>
              <w:t>. Date and time the call was created.</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DONEDATE     </w:t>
            </w:r>
          </w:p>
        </w:tc>
        <w:tc>
          <w:tcPr>
            <w:tcW w:w="850" w:type="dxa"/>
          </w:tcPr>
          <w:p w:rsidR="001C6BB2" w:rsidRDefault="001C6BB2" w:rsidP="001C6BB2">
            <w:pPr>
              <w:pStyle w:val="PlainText"/>
              <w:rPr>
                <w:rFonts w:ascii="Trebuchet MS" w:hAnsi="Trebuchet MS"/>
              </w:rPr>
            </w:pPr>
            <w:r>
              <w:rPr>
                <w:rFonts w:ascii="Trebuchet MS" w:hAnsi="Trebuchet MS"/>
              </w:rPr>
              <w:t xml:space="preserve">D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Call Date</w:t>
            </w:r>
            <w:r>
              <w:rPr>
                <w:rFonts w:ascii="Trebuchet MS" w:hAnsi="Trebuchet MS"/>
              </w:rPr>
              <w:t>. This is the date when the service call was actually made.</w:t>
            </w:r>
          </w:p>
        </w:tc>
      </w:tr>
      <w:tr w:rsidR="001C6BB2" w:rsidTr="001C6BB2">
        <w:tc>
          <w:tcPr>
            <w:tcW w:w="2235" w:type="dxa"/>
          </w:tcPr>
          <w:p w:rsidR="001C6BB2" w:rsidRDefault="001C6BB2" w:rsidP="001C6BB2">
            <w:pPr>
              <w:pStyle w:val="PlainText"/>
              <w:rPr>
                <w:rFonts w:ascii="Trebuchet MS" w:hAnsi="Trebuchet MS"/>
                <w:b/>
                <w:i/>
              </w:rPr>
            </w:pPr>
            <w:r>
              <w:rPr>
                <w:rFonts w:ascii="Trebuchet MS" w:hAnsi="Trebuchet MS"/>
                <w:b/>
                <w:i/>
              </w:rPr>
              <w:t xml:space="preserve">ENGINEERID           </w:t>
            </w:r>
          </w:p>
        </w:tc>
        <w:tc>
          <w:tcPr>
            <w:tcW w:w="850" w:type="dxa"/>
          </w:tcPr>
          <w:p w:rsidR="001C6BB2" w:rsidRDefault="001C6BB2" w:rsidP="001C6BB2">
            <w:pPr>
              <w:pStyle w:val="PlainText"/>
              <w:rPr>
                <w:rFonts w:ascii="Trebuchet MS" w:hAnsi="Trebuchet MS"/>
              </w:rPr>
            </w:pPr>
            <w:r>
              <w:rPr>
                <w:rFonts w:ascii="Trebuchet MS" w:hAnsi="Trebuchet MS"/>
              </w:rPr>
              <w:t xml:space="preserve">N                 </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Engineer Identifier</w:t>
            </w:r>
            <w:r>
              <w:rPr>
                <w:rFonts w:ascii="Trebuchet MS" w:hAnsi="Trebuchet MS"/>
              </w:rPr>
              <w:t>. This is a unique system generated engineer identifier derived from ‘NxEngineerID’ in the SYSTEM table. Renamed from ‘ID’.</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NAME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25 </w:t>
            </w:r>
          </w:p>
        </w:tc>
        <w:tc>
          <w:tcPr>
            <w:tcW w:w="4820" w:type="dxa"/>
          </w:tcPr>
          <w:p w:rsidR="001C6BB2" w:rsidRDefault="001C6BB2" w:rsidP="001C6BB2">
            <w:pPr>
              <w:pStyle w:val="PlainText"/>
              <w:rPr>
                <w:rFonts w:ascii="Trebuchet MS" w:hAnsi="Trebuchet MS"/>
              </w:rPr>
            </w:pPr>
            <w:r>
              <w:rPr>
                <w:rFonts w:ascii="Trebuchet MS" w:hAnsi="Trebuchet MS"/>
                <w:b/>
              </w:rPr>
              <w:t>Engineer’s Name</w:t>
            </w:r>
            <w:r>
              <w:rPr>
                <w:rFonts w:ascii="Trebuchet MS" w:hAnsi="Trebuchet MS"/>
              </w:rPr>
              <w: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TELNO</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1C6BB2" w:rsidP="001C6BB2">
            <w:pPr>
              <w:pStyle w:val="PlainText"/>
              <w:rPr>
                <w:rFonts w:ascii="Trebuchet MS" w:hAnsi="Trebuchet MS"/>
                <w:b/>
              </w:rPr>
            </w:pPr>
            <w:r>
              <w:rPr>
                <w:rFonts w:ascii="Trebuchet MS" w:hAnsi="Trebuchet MS"/>
                <w:b/>
              </w:rPr>
              <w:t>Engineers Telephone Number</w:t>
            </w:r>
          </w:p>
        </w:tc>
      </w:tr>
      <w:tr w:rsidR="001C6BB2" w:rsidTr="001C6BB2">
        <w:tc>
          <w:tcPr>
            <w:tcW w:w="2235" w:type="dxa"/>
          </w:tcPr>
          <w:p w:rsidR="001C6BB2" w:rsidRDefault="001C6BB2" w:rsidP="001C6BB2">
            <w:pPr>
              <w:pStyle w:val="PlainText"/>
              <w:rPr>
                <w:rFonts w:ascii="Trebuchet MS" w:hAnsi="Trebuchet MS"/>
                <w:i/>
              </w:rPr>
            </w:pPr>
            <w:r>
              <w:rPr>
                <w:rFonts w:ascii="Trebuchet MS" w:hAnsi="Trebuchet MS"/>
                <w:i/>
              </w:rPr>
              <w:t xml:space="preserve">MODEL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12 </w:t>
            </w:r>
          </w:p>
        </w:tc>
        <w:tc>
          <w:tcPr>
            <w:tcW w:w="4820" w:type="dxa"/>
          </w:tcPr>
          <w:p w:rsidR="001C6BB2" w:rsidRDefault="001C6BB2" w:rsidP="001C6BB2">
            <w:pPr>
              <w:pStyle w:val="PlainText"/>
              <w:rPr>
                <w:rFonts w:ascii="Trebuchet MS" w:hAnsi="Trebuchet MS"/>
              </w:rPr>
            </w:pPr>
            <w:r>
              <w:rPr>
                <w:rFonts w:ascii="Trebuchet MS" w:hAnsi="Trebuchet MS"/>
                <w:b/>
              </w:rPr>
              <w:t>Model Code.</w:t>
            </w:r>
            <w:r>
              <w:rPr>
                <w:rFonts w:ascii="Trebuchet MS" w:hAnsi="Trebuchet MS"/>
              </w:rPr>
              <w:t xml:space="preserve"> This is the manufacturer’s unique model code linked into the MODEL table.</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SNO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10 </w:t>
            </w:r>
          </w:p>
        </w:tc>
        <w:tc>
          <w:tcPr>
            <w:tcW w:w="4820" w:type="dxa"/>
          </w:tcPr>
          <w:p w:rsidR="001C6BB2" w:rsidRDefault="001C6BB2" w:rsidP="001C6BB2">
            <w:pPr>
              <w:pStyle w:val="PlainText"/>
              <w:rPr>
                <w:rFonts w:ascii="Trebuchet MS" w:hAnsi="Trebuchet MS"/>
              </w:rPr>
            </w:pPr>
            <w:r>
              <w:rPr>
                <w:rFonts w:ascii="Trebuchet MS" w:hAnsi="Trebuchet MS"/>
                <w:b/>
              </w:rPr>
              <w:t>Serial Number.</w:t>
            </w:r>
            <w:r>
              <w:rPr>
                <w:rFonts w:ascii="Trebuchet MS" w:hAnsi="Trebuchet MS"/>
              </w:rPr>
              <w:t xml:space="preserve"> This is the appliance Serial Number.</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SUPPLYDAT    </w:t>
            </w:r>
          </w:p>
        </w:tc>
        <w:tc>
          <w:tcPr>
            <w:tcW w:w="850" w:type="dxa"/>
          </w:tcPr>
          <w:p w:rsidR="001C6BB2" w:rsidRDefault="001C6BB2" w:rsidP="001C6BB2">
            <w:pPr>
              <w:pStyle w:val="PlainText"/>
              <w:rPr>
                <w:rFonts w:ascii="Trebuchet MS" w:hAnsi="Trebuchet MS"/>
              </w:rPr>
            </w:pPr>
            <w:r>
              <w:rPr>
                <w:rFonts w:ascii="Trebuchet MS" w:hAnsi="Trebuchet MS"/>
              </w:rPr>
              <w:t xml:space="preserve">D                 </w:t>
            </w:r>
          </w:p>
        </w:tc>
        <w:tc>
          <w:tcPr>
            <w:tcW w:w="992" w:type="dxa"/>
          </w:tcPr>
          <w:p w:rsidR="001C6BB2" w:rsidRDefault="001C6BB2" w:rsidP="001C6BB2">
            <w:pPr>
              <w:pStyle w:val="PlainText"/>
              <w:rPr>
                <w:rFonts w:ascii="Trebuchet MS" w:hAnsi="Trebuchet MS"/>
              </w:rPr>
            </w:pPr>
            <w:r>
              <w:rPr>
                <w:rFonts w:ascii="Trebuchet MS" w:hAnsi="Trebuchet MS"/>
              </w:rPr>
              <w:t xml:space="preserve"> </w:t>
            </w:r>
          </w:p>
        </w:tc>
        <w:tc>
          <w:tcPr>
            <w:tcW w:w="4820" w:type="dxa"/>
          </w:tcPr>
          <w:p w:rsidR="001C6BB2" w:rsidRDefault="001C6BB2" w:rsidP="001C6BB2">
            <w:pPr>
              <w:pStyle w:val="PlainText"/>
              <w:rPr>
                <w:rFonts w:ascii="Trebuchet MS" w:hAnsi="Trebuchet MS"/>
              </w:rPr>
            </w:pPr>
            <w:r>
              <w:rPr>
                <w:rFonts w:ascii="Trebuchet MS" w:hAnsi="Trebuchet MS"/>
                <w:b/>
              </w:rPr>
              <w:t>Date of Purchase</w:t>
            </w:r>
            <w:r>
              <w:rPr>
                <w:rFonts w:ascii="Trebuchet MS" w:hAnsi="Trebuchet MS"/>
              </w:rPr>
              <w:t>. This is the date of purchase.</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POLICYNUMBER</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25</w:t>
            </w:r>
          </w:p>
        </w:tc>
        <w:tc>
          <w:tcPr>
            <w:tcW w:w="4820" w:type="dxa"/>
          </w:tcPr>
          <w:p w:rsidR="001C6BB2" w:rsidRDefault="001C6BB2" w:rsidP="001C6BB2">
            <w:pPr>
              <w:pStyle w:val="PlainText"/>
              <w:rPr>
                <w:rFonts w:ascii="Trebuchet MS" w:hAnsi="Trebuchet MS"/>
                <w:b/>
              </w:rPr>
            </w:pPr>
            <w:r>
              <w:rPr>
                <w:rFonts w:ascii="Trebuchet MS" w:hAnsi="Trebuchet MS"/>
                <w:b/>
              </w:rPr>
              <w:t>Contract Service Guarantee Number.</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CONTRACTDT</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 xml:space="preserve">Contract Date. </w:t>
            </w:r>
            <w:r>
              <w:rPr>
                <w:rFonts w:ascii="Trebuchet MS" w:hAnsi="Trebuchet MS"/>
              </w:rPr>
              <w:t>This is the date the last annual contract was taken out.</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CONTRACTSTART</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Contract Start Date.</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CONTRACTEXPIRES</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Contract Expiry Date.</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CONTRACTCANCELDATE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b/>
              </w:rPr>
            </w:pPr>
            <w:r>
              <w:rPr>
                <w:rFonts w:ascii="Trebuchet MS" w:hAnsi="Trebuchet MS"/>
                <w:b/>
              </w:rPr>
              <w:t>Contract Cancelled Date.</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REGNO</w:t>
            </w:r>
          </w:p>
        </w:tc>
        <w:tc>
          <w:tcPr>
            <w:tcW w:w="850" w:type="dxa"/>
          </w:tcPr>
          <w:p w:rsidR="001C6BB2" w:rsidRDefault="001C6BB2" w:rsidP="001C6BB2">
            <w:pPr>
              <w:pStyle w:val="PlainText"/>
              <w:rPr>
                <w:rFonts w:ascii="Trebuchet MS" w:hAnsi="Trebuchet MS"/>
              </w:rPr>
            </w:pPr>
            <w:r>
              <w:rPr>
                <w:rFonts w:ascii="Trebuchet MS" w:hAnsi="Trebuchet MS"/>
              </w:rPr>
              <w:t>A</w:t>
            </w:r>
          </w:p>
        </w:tc>
        <w:tc>
          <w:tcPr>
            <w:tcW w:w="992" w:type="dxa"/>
          </w:tcPr>
          <w:p w:rsidR="001C6BB2" w:rsidRDefault="001C6BB2" w:rsidP="001C6BB2">
            <w:pPr>
              <w:pStyle w:val="PlainText"/>
              <w:rPr>
                <w:rFonts w:ascii="Trebuchet MS" w:hAnsi="Trebuchet MS"/>
              </w:rPr>
            </w:pPr>
            <w:r>
              <w:rPr>
                <w:rFonts w:ascii="Trebuchet MS" w:hAnsi="Trebuchet MS"/>
              </w:rPr>
              <w:t>20</w:t>
            </w:r>
          </w:p>
        </w:tc>
        <w:tc>
          <w:tcPr>
            <w:tcW w:w="4820" w:type="dxa"/>
          </w:tcPr>
          <w:p w:rsidR="001C6BB2" w:rsidRDefault="001C6BB2" w:rsidP="001C6BB2">
            <w:pPr>
              <w:pStyle w:val="PlainText"/>
              <w:rPr>
                <w:rFonts w:ascii="Trebuchet MS" w:hAnsi="Trebuchet MS"/>
                <w:b/>
              </w:rPr>
            </w:pPr>
            <w:r>
              <w:rPr>
                <w:rFonts w:ascii="Trebuchet MS" w:hAnsi="Trebuchet MS"/>
                <w:b/>
              </w:rPr>
              <w:t xml:space="preserve">Registration Card Number. </w:t>
            </w:r>
            <w:r>
              <w:rPr>
                <w:rFonts w:ascii="Trebuchet MS" w:hAnsi="Trebuchet MS"/>
              </w:rPr>
              <w:t>This is the number on the registration card.</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DESCRIPTION</w:t>
            </w:r>
          </w:p>
        </w:tc>
        <w:tc>
          <w:tcPr>
            <w:tcW w:w="850" w:type="dxa"/>
          </w:tcPr>
          <w:p w:rsidR="001C6BB2" w:rsidRDefault="001C6BB2" w:rsidP="001C6BB2">
            <w:pPr>
              <w:pStyle w:val="PlainText"/>
              <w:rPr>
                <w:rFonts w:ascii="Trebuchet MS" w:hAnsi="Trebuchet MS"/>
              </w:rPr>
            </w:pPr>
            <w:r>
              <w:rPr>
                <w:rFonts w:ascii="Trebuchet MS" w:hAnsi="Trebuchet MS"/>
              </w:rPr>
              <w:t>M</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Model Description</w:t>
            </w:r>
            <w:r>
              <w:rPr>
                <w:rFonts w:ascii="Trebuchet MS" w:hAnsi="Trebuchet MS"/>
              </w:rPr>
              <w:t>. This is a description of the specific model. This can be used to enter common faults and instructions.</w:t>
            </w:r>
          </w:p>
        </w:tc>
      </w:tr>
      <w:tr w:rsidR="001C6BB2" w:rsidTr="001C6BB2">
        <w:tc>
          <w:tcPr>
            <w:tcW w:w="2235" w:type="dxa"/>
          </w:tcPr>
          <w:p w:rsidR="001C6BB2" w:rsidRDefault="001C6BB2" w:rsidP="001C6BB2">
            <w:pPr>
              <w:pStyle w:val="PlainText"/>
              <w:rPr>
                <w:rFonts w:ascii="Trebuchet MS" w:hAnsi="Trebuchet MS"/>
              </w:rPr>
            </w:pPr>
            <w:r>
              <w:rPr>
                <w:rFonts w:ascii="Trebuchet MS" w:hAnsi="Trebuchet MS"/>
              </w:rPr>
              <w:t xml:space="preserve">NAME        </w:t>
            </w:r>
          </w:p>
        </w:tc>
        <w:tc>
          <w:tcPr>
            <w:tcW w:w="850" w:type="dxa"/>
          </w:tcPr>
          <w:p w:rsidR="001C6BB2" w:rsidRDefault="001C6BB2" w:rsidP="001C6BB2">
            <w:pPr>
              <w:pStyle w:val="PlainText"/>
              <w:rPr>
                <w:rFonts w:ascii="Trebuchet MS" w:hAnsi="Trebuchet MS"/>
              </w:rPr>
            </w:pPr>
            <w:r>
              <w:rPr>
                <w:rFonts w:ascii="Trebuchet MS" w:hAnsi="Trebuchet MS"/>
              </w:rPr>
              <w:t xml:space="preserve">A                 </w:t>
            </w:r>
          </w:p>
        </w:tc>
        <w:tc>
          <w:tcPr>
            <w:tcW w:w="992" w:type="dxa"/>
          </w:tcPr>
          <w:p w:rsidR="001C6BB2" w:rsidRDefault="001C6BB2" w:rsidP="001C6BB2">
            <w:pPr>
              <w:pStyle w:val="PlainText"/>
              <w:rPr>
                <w:rFonts w:ascii="Trebuchet MS" w:hAnsi="Trebuchet MS"/>
              </w:rPr>
            </w:pPr>
            <w:r>
              <w:rPr>
                <w:rFonts w:ascii="Trebuchet MS" w:hAnsi="Trebuchet MS"/>
              </w:rPr>
              <w:t xml:space="preserve">25 </w:t>
            </w:r>
          </w:p>
        </w:tc>
        <w:tc>
          <w:tcPr>
            <w:tcW w:w="4820" w:type="dxa"/>
          </w:tcPr>
          <w:p w:rsidR="001C6BB2" w:rsidRDefault="001C6BB2" w:rsidP="001C6BB2">
            <w:pPr>
              <w:pStyle w:val="PlainText"/>
              <w:rPr>
                <w:rFonts w:ascii="Trebuchet MS" w:hAnsi="Trebuchet MS"/>
              </w:rPr>
            </w:pPr>
            <w:r>
              <w:rPr>
                <w:rFonts w:ascii="Trebuchet MS" w:hAnsi="Trebuchet MS"/>
                <w:b/>
              </w:rPr>
              <w:t>Manufacturer Name</w:t>
            </w:r>
            <w:r>
              <w:rPr>
                <w:rFonts w:ascii="Trebuchet MS" w:hAnsi="Trebuchet MS"/>
              </w:rPr>
              <w:t>.</w:t>
            </w:r>
          </w:p>
        </w:tc>
      </w:tr>
      <w:tr w:rsidR="001C6BB2" w:rsidTr="001C6BB2">
        <w:tc>
          <w:tcPr>
            <w:tcW w:w="2235" w:type="dxa"/>
            <w:tcBorders>
              <w:bottom w:val="nil"/>
            </w:tcBorders>
          </w:tcPr>
          <w:p w:rsidR="001C6BB2" w:rsidRDefault="001C6BB2" w:rsidP="001C6BB2">
            <w:pPr>
              <w:pStyle w:val="PlainText"/>
              <w:rPr>
                <w:rFonts w:ascii="Trebuchet MS" w:hAnsi="Trebuchet MS"/>
              </w:rPr>
            </w:pPr>
            <w:r>
              <w:rPr>
                <w:rFonts w:ascii="Trebuchet MS" w:hAnsi="Trebuchet MS"/>
              </w:rPr>
              <w:t xml:space="preserve">DESC         </w:t>
            </w:r>
          </w:p>
        </w:tc>
        <w:tc>
          <w:tcPr>
            <w:tcW w:w="850" w:type="dxa"/>
            <w:tcBorders>
              <w:bottom w:val="nil"/>
            </w:tcBorders>
          </w:tcPr>
          <w:p w:rsidR="001C6BB2" w:rsidRDefault="001C6BB2" w:rsidP="001C6BB2">
            <w:pPr>
              <w:pStyle w:val="PlainText"/>
              <w:rPr>
                <w:rFonts w:ascii="Trebuchet MS" w:hAnsi="Trebuchet MS"/>
              </w:rPr>
            </w:pPr>
            <w:r>
              <w:rPr>
                <w:rFonts w:ascii="Trebuchet MS" w:hAnsi="Trebuchet MS"/>
              </w:rPr>
              <w:t xml:space="preserve">A                </w:t>
            </w:r>
          </w:p>
        </w:tc>
        <w:tc>
          <w:tcPr>
            <w:tcW w:w="992" w:type="dxa"/>
            <w:tcBorders>
              <w:bottom w:val="nil"/>
            </w:tcBorders>
          </w:tcPr>
          <w:p w:rsidR="001C6BB2" w:rsidRDefault="001C6BB2" w:rsidP="001C6BB2">
            <w:pPr>
              <w:pStyle w:val="PlainText"/>
              <w:rPr>
                <w:rFonts w:ascii="Trebuchet MS" w:hAnsi="Trebuchet MS"/>
              </w:rPr>
            </w:pPr>
            <w:r>
              <w:rPr>
                <w:rFonts w:ascii="Trebuchet MS" w:hAnsi="Trebuchet MS"/>
              </w:rPr>
              <w:t>30</w:t>
            </w:r>
          </w:p>
        </w:tc>
        <w:tc>
          <w:tcPr>
            <w:tcW w:w="4820" w:type="dxa"/>
            <w:tcBorders>
              <w:bottom w:val="nil"/>
            </w:tcBorders>
          </w:tcPr>
          <w:p w:rsidR="001C6BB2" w:rsidRDefault="001C6BB2" w:rsidP="001C6BB2">
            <w:pPr>
              <w:pStyle w:val="PlainText"/>
              <w:rPr>
                <w:rFonts w:ascii="Trebuchet MS" w:hAnsi="Trebuchet MS"/>
              </w:rPr>
            </w:pPr>
            <w:r>
              <w:rPr>
                <w:rFonts w:ascii="Trebuchet MS" w:hAnsi="Trebuchet MS"/>
                <w:b/>
              </w:rPr>
              <w:t>Appliance Description</w:t>
            </w:r>
            <w:r>
              <w:rPr>
                <w:rFonts w:ascii="Trebuchet MS" w:hAnsi="Trebuchet MS"/>
              </w:rPr>
              <w:t>.</w:t>
            </w:r>
          </w:p>
        </w:tc>
      </w:tr>
      <w:tr w:rsidR="001C6BB2" w:rsidTr="001C6BB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c>
          <w:tcPr>
            <w:tcW w:w="2235" w:type="dxa"/>
          </w:tcPr>
          <w:p w:rsidR="001C6BB2" w:rsidRDefault="001C6BB2" w:rsidP="001C6BB2">
            <w:pPr>
              <w:pStyle w:val="PlainText"/>
              <w:rPr>
                <w:rFonts w:ascii="Trebuchet MS" w:hAnsi="Trebuchet MS"/>
              </w:rPr>
            </w:pPr>
            <w:r>
              <w:rPr>
                <w:rFonts w:ascii="Trebuchet MS" w:hAnsi="Trebuchet MS"/>
              </w:rPr>
              <w:t>EVENTDATE</w:t>
            </w:r>
          </w:p>
        </w:tc>
        <w:tc>
          <w:tcPr>
            <w:tcW w:w="850" w:type="dxa"/>
          </w:tcPr>
          <w:p w:rsidR="001C6BB2" w:rsidRDefault="001C6BB2" w:rsidP="001C6BB2">
            <w:pPr>
              <w:pStyle w:val="PlainText"/>
              <w:rPr>
                <w:rFonts w:ascii="Trebuchet MS" w:hAnsi="Trebuchet MS"/>
              </w:rPr>
            </w:pPr>
            <w:r>
              <w:rPr>
                <w:rFonts w:ascii="Trebuchet MS" w:hAnsi="Trebuchet MS"/>
              </w:rPr>
              <w:t>D</w:t>
            </w:r>
          </w:p>
        </w:tc>
        <w:tc>
          <w:tcPr>
            <w:tcW w:w="992" w:type="dxa"/>
          </w:tcPr>
          <w:p w:rsidR="001C6BB2" w:rsidRDefault="001C6BB2" w:rsidP="001C6BB2">
            <w:pPr>
              <w:pStyle w:val="PlainText"/>
              <w:rPr>
                <w:rFonts w:ascii="Trebuchet MS" w:hAnsi="Trebuchet MS"/>
              </w:rPr>
            </w:pPr>
          </w:p>
        </w:tc>
        <w:tc>
          <w:tcPr>
            <w:tcW w:w="4820" w:type="dxa"/>
          </w:tcPr>
          <w:p w:rsidR="001C6BB2" w:rsidRDefault="001C6BB2" w:rsidP="001C6BB2">
            <w:pPr>
              <w:pStyle w:val="PlainText"/>
              <w:rPr>
                <w:rFonts w:ascii="Trebuchet MS" w:hAnsi="Trebuchet MS"/>
              </w:rPr>
            </w:pPr>
            <w:r>
              <w:rPr>
                <w:rFonts w:ascii="Trebuchet MS" w:hAnsi="Trebuchet MS"/>
                <w:b/>
              </w:rPr>
              <w:t>Date of Last Appointment</w:t>
            </w:r>
            <w:r>
              <w:rPr>
                <w:rFonts w:ascii="Trebuchet MS" w:hAnsi="Trebuchet MS"/>
              </w:rPr>
              <w:t>.</w:t>
            </w:r>
          </w:p>
        </w:tc>
      </w:tr>
    </w:tbl>
    <w:p w:rsidR="001C6BB2" w:rsidRDefault="001C6BB2" w:rsidP="00257B1C">
      <w:pPr>
        <w:pStyle w:val="BodyText"/>
        <w:spacing w:after="0"/>
        <w:ind w:left="-284"/>
        <w:jc w:val="center"/>
      </w:pPr>
      <w:r>
        <w:br w:type="page"/>
      </w:r>
      <w:r>
        <w:rPr>
          <w:noProof/>
          <w:lang w:eastAsia="en-GB"/>
        </w:rPr>
        <w:lastRenderedPageBreak/>
        <w:drawing>
          <wp:inline distT="0" distB="0" distL="0" distR="0">
            <wp:extent cx="5276850" cy="7353300"/>
            <wp:effectExtent l="19050" t="0" r="0" b="0"/>
            <wp:docPr id="4" name="Picture 4" descr="baumatic_data_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umatic_data_struct"/>
                    <pic:cNvPicPr>
                      <a:picLocks noChangeAspect="1" noChangeArrowheads="1"/>
                    </pic:cNvPicPr>
                  </pic:nvPicPr>
                  <pic:blipFill>
                    <a:blip r:embed="rId29" cstate="print"/>
                    <a:srcRect/>
                    <a:stretch>
                      <a:fillRect/>
                    </a:stretch>
                  </pic:blipFill>
                  <pic:spPr bwMode="auto">
                    <a:xfrm>
                      <a:off x="0" y="0"/>
                      <a:ext cx="5276850" cy="7353300"/>
                    </a:xfrm>
                    <a:prstGeom prst="rect">
                      <a:avLst/>
                    </a:prstGeom>
                    <a:noFill/>
                    <a:ln w="9525">
                      <a:noFill/>
                      <a:miter lim="800000"/>
                      <a:headEnd/>
                      <a:tailEnd/>
                    </a:ln>
                  </pic:spPr>
                </pic:pic>
              </a:graphicData>
            </a:graphic>
          </wp:inline>
        </w:drawing>
      </w:r>
    </w:p>
    <w:p w:rsidR="001C6BB2" w:rsidRDefault="001C6BB2" w:rsidP="001C6BB2">
      <w:pPr>
        <w:pStyle w:val="BodyText"/>
        <w:spacing w:after="0"/>
      </w:pPr>
      <w:r>
        <w:br w:type="page"/>
      </w:r>
    </w:p>
    <w:p w:rsidR="001C6BB2" w:rsidRDefault="001C6BB2" w:rsidP="001C6BB2">
      <w:pPr>
        <w:pStyle w:val="Heading1"/>
      </w:pPr>
      <w:bookmarkStart w:id="2793" w:name="_Shop_Direct_Policy"/>
      <w:bookmarkStart w:id="2794" w:name="_Ref488401459"/>
      <w:bookmarkStart w:id="2795" w:name="_Ref488401463"/>
      <w:bookmarkStart w:id="2796" w:name="_Ref488403017"/>
      <w:bookmarkStart w:id="2797" w:name="_Ref488403024"/>
      <w:bookmarkStart w:id="2798" w:name="_Toc499216954"/>
      <w:bookmarkEnd w:id="2793"/>
      <w:r>
        <w:lastRenderedPageBreak/>
        <w:t>Shop Direct Policy Data Conversion</w:t>
      </w:r>
      <w:bookmarkEnd w:id="2794"/>
      <w:bookmarkEnd w:id="2795"/>
      <w:bookmarkEnd w:id="2796"/>
      <w:bookmarkEnd w:id="2797"/>
      <w:bookmarkEnd w:id="2798"/>
    </w:p>
    <w:p w:rsidR="001C6BB2" w:rsidRDefault="001C6BB2" w:rsidP="001C6BB2">
      <w:pPr>
        <w:pStyle w:val="BodyText"/>
        <w:spacing w:after="0"/>
        <w:ind w:left="0"/>
      </w:pPr>
    </w:p>
    <w:p w:rsidR="001C6BB2" w:rsidRDefault="001C6BB2" w:rsidP="001C6BB2">
      <w:pPr>
        <w:pStyle w:val="BodyText"/>
        <w:spacing w:after="0"/>
        <w:ind w:left="0"/>
      </w:pPr>
      <w:r w:rsidRPr="001C6BB2">
        <w:rPr>
          <w:b/>
          <w:u w:val="single"/>
        </w:rPr>
        <w:t>Imported Streamline Fields</w:t>
      </w:r>
      <w:r w:rsidRPr="001C6BB2">
        <w:rPr>
          <w:u w:val="single"/>
        </w:rPr>
        <w:tab/>
      </w:r>
      <w:r>
        <w:tab/>
      </w:r>
      <w:r>
        <w:tab/>
      </w:r>
      <w:r>
        <w:tab/>
      </w:r>
      <w:r>
        <w:tab/>
      </w:r>
      <w:r w:rsidRPr="001C6BB2">
        <w:rPr>
          <w:b/>
          <w:u w:val="single"/>
        </w:rPr>
        <w:t>Pacifca system table.field</w:t>
      </w:r>
    </w:p>
    <w:bookmarkStart w:id="2799" w:name="_MON_1558795475"/>
    <w:bookmarkEnd w:id="2799"/>
    <w:p w:rsidR="001C6BB2" w:rsidRDefault="0084683B" w:rsidP="001C6BB2">
      <w:pPr>
        <w:pStyle w:val="BodyText"/>
        <w:spacing w:after="0"/>
        <w:ind w:left="0"/>
      </w:pPr>
      <w:r>
        <w:object w:dxaOrig="9162" w:dyaOrig="8899">
          <v:shape id="_x0000_i1030" type="#_x0000_t75" style="width:460.55pt;height:511.45pt" o:ole="">
            <v:imagedata r:id="rId30" o:title=""/>
          </v:shape>
          <o:OLEObject Type="Embed" ProgID="Excel.Sheet.12" ShapeID="_x0000_i1030" DrawAspect="Content" ObjectID="_1617020095" r:id="rId31"/>
        </w:object>
      </w:r>
    </w:p>
    <w:p w:rsidR="001C6BB2" w:rsidRDefault="001C6BB2" w:rsidP="001C6BB2">
      <w:r>
        <w:t>The portal will accept service requests on any service guarantee uploaded.</w:t>
      </w:r>
      <w:r w:rsidRPr="009D605C">
        <w:t xml:space="preserve"> </w:t>
      </w:r>
      <w:r>
        <w:t>Only ‘SG’ service guarantee data will be loaded into the customer portal. Any new service guarantees will be included in the customer’s portal.</w:t>
      </w:r>
    </w:p>
    <w:p w:rsidR="001C6BB2" w:rsidRDefault="001C6BB2" w:rsidP="001C6BB2">
      <w:pPr>
        <w:tabs>
          <w:tab w:val="left" w:pos="945"/>
        </w:tabs>
      </w:pPr>
    </w:p>
    <w:p w:rsidR="005755D1" w:rsidRPr="00E04B4D" w:rsidRDefault="001C6BB2" w:rsidP="00E04B4D">
      <w:pPr>
        <w:tabs>
          <w:tab w:val="left" w:pos="945"/>
        </w:tabs>
      </w:pPr>
      <w:r>
        <w:t>The service guarantee processing will be configured to import based on a file trigger. The new service guarantee file will be polled every 15 minutes.</w:t>
      </w:r>
    </w:p>
    <w:sectPr w:rsidR="005755D1" w:rsidRPr="00E04B4D" w:rsidSect="00964CE9">
      <w:pgSz w:w="11909" w:h="16834" w:code="9"/>
      <w:pgMar w:top="1440" w:right="1797" w:bottom="1440" w:left="1797" w:header="964" w:footer="96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B32" w:rsidRDefault="00590B32">
      <w:r>
        <w:separator/>
      </w:r>
    </w:p>
  </w:endnote>
  <w:endnote w:type="continuationSeparator" w:id="0">
    <w:p w:rsidR="00590B32" w:rsidRDefault="00590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472091"/>
      <w:docPartObj>
        <w:docPartGallery w:val="Page Numbers (Bottom of Page)"/>
        <w:docPartUnique/>
      </w:docPartObj>
    </w:sdtPr>
    <w:sdtEndPr>
      <w:rPr>
        <w:color w:val="7F7F7F" w:themeColor="background1" w:themeShade="7F"/>
        <w:spacing w:val="60"/>
      </w:rPr>
    </w:sdtEndPr>
    <w:sdtContent>
      <w:p w:rsidR="00590B32" w:rsidRDefault="00590B3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861F0" w:rsidRPr="002861F0">
          <w:rPr>
            <w:b/>
            <w:bCs/>
            <w:noProof/>
          </w:rPr>
          <w:t>55</w:t>
        </w:r>
        <w:r>
          <w:rPr>
            <w:b/>
            <w:bCs/>
            <w:noProof/>
          </w:rPr>
          <w:fldChar w:fldCharType="end"/>
        </w:r>
        <w:r>
          <w:rPr>
            <w:b/>
            <w:bCs/>
          </w:rPr>
          <w:t xml:space="preserve"> | </w:t>
        </w:r>
        <w:r>
          <w:rPr>
            <w:color w:val="7F7F7F" w:themeColor="background1" w:themeShade="7F"/>
            <w:spacing w:val="60"/>
          </w:rPr>
          <w:t>Page</w:t>
        </w:r>
      </w:p>
    </w:sdtContent>
  </w:sdt>
  <w:p w:rsidR="00590B32" w:rsidRDefault="00590B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B32" w:rsidRDefault="00590B32">
    <w:pPr>
      <w:pStyle w:val="Footer"/>
    </w:pPr>
  </w:p>
  <w:sdt>
    <w:sdtPr>
      <w:id w:val="167071427"/>
      <w:docPartObj>
        <w:docPartGallery w:val="Page Numbers (Bottom of Page)"/>
        <w:docPartUnique/>
      </w:docPartObj>
    </w:sdtPr>
    <w:sdtEndPr>
      <w:rPr>
        <w:color w:val="7F7F7F" w:themeColor="background1" w:themeShade="7F"/>
        <w:spacing w:val="60"/>
      </w:rPr>
    </w:sdtEndPr>
    <w:sdtContent>
      <w:p w:rsidR="00590B32" w:rsidRDefault="00590B32" w:rsidP="00FC7D09">
        <w:pPr>
          <w:pStyle w:val="Footer"/>
          <w:pBdr>
            <w:top w:val="single" w:sz="4" w:space="1" w:color="D9D9D9" w:themeColor="background1" w:themeShade="D9"/>
          </w:pBdr>
          <w:rPr>
            <w:b/>
            <w:bCs/>
          </w:rPr>
        </w:pPr>
        <w:r>
          <w:fldChar w:fldCharType="begin"/>
        </w:r>
        <w:r>
          <w:instrText xml:space="preserve"> PAGE   </w:instrText>
        </w:r>
        <w:r>
          <w:fldChar w:fldCharType="separate"/>
        </w:r>
        <w:r w:rsidR="002861F0">
          <w:rPr>
            <w:noProof/>
          </w:rPr>
          <w:t>49</w:t>
        </w:r>
        <w:r>
          <w:rPr>
            <w:noProof/>
          </w:rPr>
          <w:fldChar w:fldCharType="end"/>
        </w:r>
        <w:r>
          <w:rPr>
            <w:b/>
            <w:bCs/>
          </w:rPr>
          <w:t xml:space="preserve"> | </w:t>
        </w:r>
        <w:r>
          <w:rPr>
            <w:color w:val="7F7F7F" w:themeColor="background1" w:themeShade="7F"/>
            <w:spacing w:val="60"/>
          </w:rPr>
          <w:t>Page</w:t>
        </w:r>
      </w:p>
    </w:sdtContent>
  </w:sdt>
  <w:p w:rsidR="00590B32" w:rsidRDefault="00590B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B32" w:rsidRDefault="00590B32">
      <w:r>
        <w:separator/>
      </w:r>
    </w:p>
  </w:footnote>
  <w:footnote w:type="continuationSeparator" w:id="0">
    <w:p w:rsidR="00590B32" w:rsidRDefault="00590B32">
      <w:r>
        <w:separator/>
      </w:r>
    </w:p>
  </w:footnote>
  <w:footnote w:type="continuationNotice" w:id="1">
    <w:p w:rsidR="00590B32" w:rsidRDefault="00590B32">
      <w:pPr>
        <w:rPr>
          <w:i/>
          <w:sz w:val="18"/>
        </w:rPr>
      </w:pPr>
      <w:r>
        <w:rPr>
          <w:i/>
          <w:sz w:val="18"/>
        </w:rPr>
        <w:t>(footnote continued)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3ADC57C4"/>
    <w:lvl w:ilvl="0">
      <w:start w:val="1"/>
      <w:numFmt w:val="decimal"/>
      <w:pStyle w:val="Heading1"/>
      <w:lvlText w:val="%1."/>
      <w:legacy w:legacy="1" w:legacySpace="0" w:legacyIndent="708"/>
      <w:lvlJc w:val="left"/>
      <w:pPr>
        <w:ind w:left="708" w:hanging="708"/>
      </w:pPr>
    </w:lvl>
    <w:lvl w:ilvl="1">
      <w:start w:val="1"/>
      <w:numFmt w:val="decimal"/>
      <w:pStyle w:val="Heading2"/>
      <w:lvlText w:val="%1.%2."/>
      <w:legacy w:legacy="1" w:legacySpace="0" w:legacyIndent="708"/>
      <w:lvlJc w:val="left"/>
      <w:pPr>
        <w:ind w:left="1416" w:hanging="708"/>
      </w:pPr>
      <w:rPr>
        <w:rFonts w:ascii="Arial Black" w:hAnsi="Arial Black" w:hint="default"/>
      </w:rPr>
    </w:lvl>
    <w:lvl w:ilvl="2">
      <w:start w:val="1"/>
      <w:numFmt w:val="decimal"/>
      <w:pStyle w:val="Heading3"/>
      <w:lvlText w:val="%1.%2.%3."/>
      <w:legacy w:legacy="1" w:legacySpace="0" w:legacyIndent="708"/>
      <w:lvlJc w:val="left"/>
      <w:pPr>
        <w:ind w:left="5244" w:hanging="708"/>
      </w:pPr>
      <w:rPr>
        <w:rFonts w:cs="Times New Roman"/>
        <w:b w:val="0"/>
        <w:bCs w:val="0"/>
        <w:i w:val="0"/>
        <w:iCs w:val="0"/>
        <w:caps w:val="0"/>
        <w:smallCaps w:val="0"/>
        <w:strike w:val="0"/>
        <w:dstrike w:val="0"/>
        <w:outline w:val="0"/>
        <w:shadow w:val="0"/>
        <w:emboss w:val="0"/>
        <w:imprint w:val="0"/>
        <w:noProof w:val="0"/>
        <w:vanish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0" w:legacyIndent="708"/>
      <w:lvlJc w:val="left"/>
      <w:pPr>
        <w:ind w:left="2835" w:hanging="708"/>
      </w:pPr>
      <w:rPr>
        <w:b/>
      </w:rPr>
    </w:lvl>
    <w:lvl w:ilvl="4">
      <w:start w:val="1"/>
      <w:numFmt w:val="decimal"/>
      <w:pStyle w:val="Heading5"/>
      <w:lvlText w:val="%1.%2.%3.%4.%5."/>
      <w:legacy w:legacy="1" w:legacySpace="0" w:legacyIndent="708"/>
      <w:lvlJc w:val="left"/>
      <w:pPr>
        <w:ind w:left="3543" w:hanging="708"/>
      </w:pPr>
    </w:lvl>
    <w:lvl w:ilvl="5">
      <w:start w:val="1"/>
      <w:numFmt w:val="decimal"/>
      <w:pStyle w:val="Heading6"/>
      <w:lvlText w:val="%1.%2.%3.%4.%5.%6."/>
      <w:legacy w:legacy="1" w:legacySpace="0" w:legacyIndent="708"/>
      <w:lvlJc w:val="left"/>
      <w:pPr>
        <w:ind w:left="4248" w:hanging="708"/>
      </w:pPr>
    </w:lvl>
    <w:lvl w:ilvl="6">
      <w:start w:val="1"/>
      <w:numFmt w:val="decimal"/>
      <w:pStyle w:val="Heading7"/>
      <w:lvlText w:val="%1.%2.%3.%4.%5.%6.%7."/>
      <w:legacy w:legacy="1" w:legacySpace="0" w:legacyIndent="708"/>
      <w:lvlJc w:val="left"/>
      <w:pPr>
        <w:ind w:left="4956" w:hanging="708"/>
      </w:pPr>
    </w:lvl>
    <w:lvl w:ilvl="7">
      <w:start w:val="1"/>
      <w:numFmt w:val="decimal"/>
      <w:pStyle w:val="Heading8"/>
      <w:lvlText w:val="%1.%2.%3.%4.%5.%6.%7.%8."/>
      <w:legacy w:legacy="1" w:legacySpace="0" w:legacyIndent="708"/>
      <w:lvlJc w:val="left"/>
      <w:pPr>
        <w:ind w:left="5664" w:hanging="708"/>
      </w:pPr>
    </w:lvl>
    <w:lvl w:ilvl="8">
      <w:start w:val="1"/>
      <w:numFmt w:val="decimal"/>
      <w:pStyle w:val="Heading9"/>
      <w:lvlText w:val="%1.%2.%3.%4.%5.%6.%7.%8.%9."/>
      <w:legacy w:legacy="1" w:legacySpace="0" w:legacyIndent="708"/>
      <w:lvlJc w:val="left"/>
      <w:pPr>
        <w:ind w:left="6372" w:hanging="708"/>
      </w:pPr>
    </w:lvl>
  </w:abstractNum>
  <w:abstractNum w:abstractNumId="1">
    <w:nsid w:val="01856CE5"/>
    <w:multiLevelType w:val="hybridMultilevel"/>
    <w:tmpl w:val="D73A675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nsid w:val="02A82375"/>
    <w:multiLevelType w:val="hybridMultilevel"/>
    <w:tmpl w:val="FFD2B37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nsid w:val="07271145"/>
    <w:multiLevelType w:val="hybridMultilevel"/>
    <w:tmpl w:val="604A51C2"/>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nsid w:val="0F310AB7"/>
    <w:multiLevelType w:val="hybridMultilevel"/>
    <w:tmpl w:val="5A224C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nsid w:val="11220AAF"/>
    <w:multiLevelType w:val="hybridMultilevel"/>
    <w:tmpl w:val="34F62D46"/>
    <w:lvl w:ilvl="0" w:tplc="08090003">
      <w:start w:val="1"/>
      <w:numFmt w:val="bullet"/>
      <w:lvlText w:val="o"/>
      <w:lvlJc w:val="left"/>
      <w:pPr>
        <w:ind w:left="180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nsid w:val="11232F8A"/>
    <w:multiLevelType w:val="hybridMultilevel"/>
    <w:tmpl w:val="DA80DC16"/>
    <w:lvl w:ilvl="0" w:tplc="08090001">
      <w:start w:val="1"/>
      <w:numFmt w:val="bullet"/>
      <w:lvlText w:val=""/>
      <w:lvlJc w:val="left"/>
      <w:pPr>
        <w:ind w:left="1080" w:hanging="360"/>
      </w:pPr>
      <w:rPr>
        <w:rFonts w:ascii="Symbol" w:hAnsi="Symbol" w:hint="default"/>
      </w:rPr>
    </w:lvl>
    <w:lvl w:ilvl="1" w:tplc="08090003">
      <w:start w:val="1"/>
      <w:numFmt w:val="decimal"/>
      <w:lvlText w:val="%2."/>
      <w:lvlJc w:val="left"/>
      <w:pPr>
        <w:tabs>
          <w:tab w:val="num" w:pos="1800"/>
        </w:tabs>
        <w:ind w:left="1800" w:hanging="360"/>
      </w:pPr>
    </w:lvl>
    <w:lvl w:ilvl="2" w:tplc="08090005">
      <w:start w:val="1"/>
      <w:numFmt w:val="decimal"/>
      <w:lvlText w:val="%3."/>
      <w:lvlJc w:val="left"/>
      <w:pPr>
        <w:tabs>
          <w:tab w:val="num" w:pos="2520"/>
        </w:tabs>
        <w:ind w:left="2520" w:hanging="360"/>
      </w:pPr>
    </w:lvl>
    <w:lvl w:ilvl="3" w:tplc="08090001">
      <w:start w:val="1"/>
      <w:numFmt w:val="decimal"/>
      <w:lvlText w:val="%4."/>
      <w:lvlJc w:val="left"/>
      <w:pPr>
        <w:tabs>
          <w:tab w:val="num" w:pos="3240"/>
        </w:tabs>
        <w:ind w:left="3240" w:hanging="360"/>
      </w:pPr>
    </w:lvl>
    <w:lvl w:ilvl="4" w:tplc="08090003">
      <w:start w:val="1"/>
      <w:numFmt w:val="decimal"/>
      <w:lvlText w:val="%5."/>
      <w:lvlJc w:val="left"/>
      <w:pPr>
        <w:tabs>
          <w:tab w:val="num" w:pos="3960"/>
        </w:tabs>
        <w:ind w:left="3960" w:hanging="360"/>
      </w:pPr>
    </w:lvl>
    <w:lvl w:ilvl="5" w:tplc="08090005">
      <w:start w:val="1"/>
      <w:numFmt w:val="decimal"/>
      <w:lvlText w:val="%6."/>
      <w:lvlJc w:val="left"/>
      <w:pPr>
        <w:tabs>
          <w:tab w:val="num" w:pos="4680"/>
        </w:tabs>
        <w:ind w:left="4680" w:hanging="360"/>
      </w:pPr>
    </w:lvl>
    <w:lvl w:ilvl="6" w:tplc="08090001">
      <w:start w:val="1"/>
      <w:numFmt w:val="decimal"/>
      <w:lvlText w:val="%7."/>
      <w:lvlJc w:val="left"/>
      <w:pPr>
        <w:tabs>
          <w:tab w:val="num" w:pos="5400"/>
        </w:tabs>
        <w:ind w:left="5400" w:hanging="360"/>
      </w:pPr>
    </w:lvl>
    <w:lvl w:ilvl="7" w:tplc="08090003">
      <w:start w:val="1"/>
      <w:numFmt w:val="decimal"/>
      <w:lvlText w:val="%8."/>
      <w:lvlJc w:val="left"/>
      <w:pPr>
        <w:tabs>
          <w:tab w:val="num" w:pos="6120"/>
        </w:tabs>
        <w:ind w:left="6120" w:hanging="360"/>
      </w:pPr>
    </w:lvl>
    <w:lvl w:ilvl="8" w:tplc="08090005">
      <w:start w:val="1"/>
      <w:numFmt w:val="decimal"/>
      <w:lvlText w:val="%9."/>
      <w:lvlJc w:val="left"/>
      <w:pPr>
        <w:tabs>
          <w:tab w:val="num" w:pos="6840"/>
        </w:tabs>
        <w:ind w:left="6840" w:hanging="360"/>
      </w:pPr>
    </w:lvl>
  </w:abstractNum>
  <w:abstractNum w:abstractNumId="7">
    <w:nsid w:val="1346122A"/>
    <w:multiLevelType w:val="hybridMultilevel"/>
    <w:tmpl w:val="1F5C86D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nsid w:val="140D7A2A"/>
    <w:multiLevelType w:val="hybridMultilevel"/>
    <w:tmpl w:val="0520E468"/>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nsid w:val="148C602A"/>
    <w:multiLevelType w:val="hybridMultilevel"/>
    <w:tmpl w:val="E6B2BED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nsid w:val="179A258B"/>
    <w:multiLevelType w:val="hybridMultilevel"/>
    <w:tmpl w:val="E4681A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nsid w:val="17EA11B0"/>
    <w:multiLevelType w:val="hybridMultilevel"/>
    <w:tmpl w:val="8CCE5586"/>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12">
    <w:nsid w:val="1B39050A"/>
    <w:multiLevelType w:val="hybridMultilevel"/>
    <w:tmpl w:val="EB6C17D2"/>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3">
    <w:nsid w:val="1CF511E2"/>
    <w:multiLevelType w:val="hybridMultilevel"/>
    <w:tmpl w:val="7144D40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nsid w:val="272A2E48"/>
    <w:multiLevelType w:val="hybridMultilevel"/>
    <w:tmpl w:val="6CE2AABE"/>
    <w:lvl w:ilvl="0" w:tplc="0809000F">
      <w:start w:val="1"/>
      <w:numFmt w:val="decimal"/>
      <w:lvlText w:val="%1."/>
      <w:lvlJc w:val="left"/>
      <w:pPr>
        <w:tabs>
          <w:tab w:val="num" w:pos="1440"/>
        </w:tabs>
        <w:ind w:left="1440" w:hanging="360"/>
      </w:pPr>
      <w:rPr>
        <w:rFonts w:hint="default"/>
      </w:rPr>
    </w:lvl>
    <w:lvl w:ilvl="1" w:tplc="7C900EAA" w:tentative="1">
      <w:start w:val="1"/>
      <w:numFmt w:val="bullet"/>
      <w:lvlText w:val="•"/>
      <w:lvlJc w:val="left"/>
      <w:pPr>
        <w:tabs>
          <w:tab w:val="num" w:pos="2160"/>
        </w:tabs>
        <w:ind w:left="2160" w:hanging="360"/>
      </w:pPr>
      <w:rPr>
        <w:rFonts w:ascii="Arial" w:hAnsi="Arial" w:hint="default"/>
      </w:rPr>
    </w:lvl>
    <w:lvl w:ilvl="2" w:tplc="0B5292C2" w:tentative="1">
      <w:start w:val="1"/>
      <w:numFmt w:val="bullet"/>
      <w:lvlText w:val="•"/>
      <w:lvlJc w:val="left"/>
      <w:pPr>
        <w:tabs>
          <w:tab w:val="num" w:pos="2880"/>
        </w:tabs>
        <w:ind w:left="2880" w:hanging="360"/>
      </w:pPr>
      <w:rPr>
        <w:rFonts w:ascii="Arial" w:hAnsi="Arial" w:hint="default"/>
      </w:rPr>
    </w:lvl>
    <w:lvl w:ilvl="3" w:tplc="93220846" w:tentative="1">
      <w:start w:val="1"/>
      <w:numFmt w:val="bullet"/>
      <w:lvlText w:val="•"/>
      <w:lvlJc w:val="left"/>
      <w:pPr>
        <w:tabs>
          <w:tab w:val="num" w:pos="3600"/>
        </w:tabs>
        <w:ind w:left="3600" w:hanging="360"/>
      </w:pPr>
      <w:rPr>
        <w:rFonts w:ascii="Arial" w:hAnsi="Arial" w:hint="default"/>
      </w:rPr>
    </w:lvl>
    <w:lvl w:ilvl="4" w:tplc="A33CBA8A" w:tentative="1">
      <w:start w:val="1"/>
      <w:numFmt w:val="bullet"/>
      <w:lvlText w:val="•"/>
      <w:lvlJc w:val="left"/>
      <w:pPr>
        <w:tabs>
          <w:tab w:val="num" w:pos="4320"/>
        </w:tabs>
        <w:ind w:left="4320" w:hanging="360"/>
      </w:pPr>
      <w:rPr>
        <w:rFonts w:ascii="Arial" w:hAnsi="Arial" w:hint="default"/>
      </w:rPr>
    </w:lvl>
    <w:lvl w:ilvl="5" w:tplc="C22A8056" w:tentative="1">
      <w:start w:val="1"/>
      <w:numFmt w:val="bullet"/>
      <w:lvlText w:val="•"/>
      <w:lvlJc w:val="left"/>
      <w:pPr>
        <w:tabs>
          <w:tab w:val="num" w:pos="5040"/>
        </w:tabs>
        <w:ind w:left="5040" w:hanging="360"/>
      </w:pPr>
      <w:rPr>
        <w:rFonts w:ascii="Arial" w:hAnsi="Arial" w:hint="default"/>
      </w:rPr>
    </w:lvl>
    <w:lvl w:ilvl="6" w:tplc="0682FB64" w:tentative="1">
      <w:start w:val="1"/>
      <w:numFmt w:val="bullet"/>
      <w:lvlText w:val="•"/>
      <w:lvlJc w:val="left"/>
      <w:pPr>
        <w:tabs>
          <w:tab w:val="num" w:pos="5760"/>
        </w:tabs>
        <w:ind w:left="5760" w:hanging="360"/>
      </w:pPr>
      <w:rPr>
        <w:rFonts w:ascii="Arial" w:hAnsi="Arial" w:hint="default"/>
      </w:rPr>
    </w:lvl>
    <w:lvl w:ilvl="7" w:tplc="B992974E" w:tentative="1">
      <w:start w:val="1"/>
      <w:numFmt w:val="bullet"/>
      <w:lvlText w:val="•"/>
      <w:lvlJc w:val="left"/>
      <w:pPr>
        <w:tabs>
          <w:tab w:val="num" w:pos="6480"/>
        </w:tabs>
        <w:ind w:left="6480" w:hanging="360"/>
      </w:pPr>
      <w:rPr>
        <w:rFonts w:ascii="Arial" w:hAnsi="Arial" w:hint="default"/>
      </w:rPr>
    </w:lvl>
    <w:lvl w:ilvl="8" w:tplc="3ADA1FD6" w:tentative="1">
      <w:start w:val="1"/>
      <w:numFmt w:val="bullet"/>
      <w:lvlText w:val="•"/>
      <w:lvlJc w:val="left"/>
      <w:pPr>
        <w:tabs>
          <w:tab w:val="num" w:pos="7200"/>
        </w:tabs>
        <w:ind w:left="7200" w:hanging="360"/>
      </w:pPr>
      <w:rPr>
        <w:rFonts w:ascii="Arial" w:hAnsi="Arial" w:hint="default"/>
      </w:rPr>
    </w:lvl>
  </w:abstractNum>
  <w:abstractNum w:abstractNumId="15">
    <w:nsid w:val="2D566AF0"/>
    <w:multiLevelType w:val="multilevel"/>
    <w:tmpl w:val="9AF41D72"/>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2F1C0E63"/>
    <w:multiLevelType w:val="hybridMultilevel"/>
    <w:tmpl w:val="1D06C8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7270481"/>
    <w:multiLevelType w:val="multilevel"/>
    <w:tmpl w:val="082E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84F625C"/>
    <w:multiLevelType w:val="hybridMultilevel"/>
    <w:tmpl w:val="4D4818B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9">
    <w:nsid w:val="3B5B5DD2"/>
    <w:multiLevelType w:val="multilevel"/>
    <w:tmpl w:val="0E8EE1E2"/>
    <w:lvl w:ilvl="0">
      <w:start w:val="2"/>
      <w:numFmt w:val="decimal"/>
      <w:lvlText w:val="%1."/>
      <w:lvlJc w:val="left"/>
      <w:pPr>
        <w:ind w:left="504" w:hanging="504"/>
      </w:pPr>
      <w:rPr>
        <w:rFonts w:hint="default"/>
      </w:rPr>
    </w:lvl>
    <w:lvl w:ilvl="1">
      <w:start w:val="2"/>
      <w:numFmt w:val="decimal"/>
      <w:lvlText w:val="%1.%2."/>
      <w:lvlJc w:val="left"/>
      <w:pPr>
        <w:ind w:left="864" w:hanging="504"/>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3F044F65"/>
    <w:multiLevelType w:val="multilevel"/>
    <w:tmpl w:val="150A645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3F282108"/>
    <w:multiLevelType w:val="hybridMultilevel"/>
    <w:tmpl w:val="F48E9292"/>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2">
    <w:nsid w:val="403B5250"/>
    <w:multiLevelType w:val="hybridMultilevel"/>
    <w:tmpl w:val="C95ED59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3">
    <w:nsid w:val="46015282"/>
    <w:multiLevelType w:val="hybridMultilevel"/>
    <w:tmpl w:val="C2B6749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nsid w:val="52AF49AA"/>
    <w:multiLevelType w:val="hybridMultilevel"/>
    <w:tmpl w:val="8B42F8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nsid w:val="53A64AE6"/>
    <w:multiLevelType w:val="hybridMultilevel"/>
    <w:tmpl w:val="474A6F8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6">
    <w:nsid w:val="54F17157"/>
    <w:multiLevelType w:val="hybridMultilevel"/>
    <w:tmpl w:val="EEF27132"/>
    <w:lvl w:ilvl="0" w:tplc="0D70BCEE">
      <w:start w:val="1"/>
      <w:numFmt w:val="bullet"/>
      <w:lvlText w:val="•"/>
      <w:lvlJc w:val="left"/>
      <w:pPr>
        <w:tabs>
          <w:tab w:val="num" w:pos="1440"/>
        </w:tabs>
        <w:ind w:left="1440" w:hanging="360"/>
      </w:pPr>
      <w:rPr>
        <w:rFonts w:ascii="Arial" w:hAnsi="Arial" w:hint="default"/>
      </w:rPr>
    </w:lvl>
    <w:lvl w:ilvl="1" w:tplc="7C900EAA" w:tentative="1">
      <w:start w:val="1"/>
      <w:numFmt w:val="bullet"/>
      <w:lvlText w:val="•"/>
      <w:lvlJc w:val="left"/>
      <w:pPr>
        <w:tabs>
          <w:tab w:val="num" w:pos="2160"/>
        </w:tabs>
        <w:ind w:left="2160" w:hanging="360"/>
      </w:pPr>
      <w:rPr>
        <w:rFonts w:ascii="Arial" w:hAnsi="Arial" w:hint="default"/>
      </w:rPr>
    </w:lvl>
    <w:lvl w:ilvl="2" w:tplc="0B5292C2" w:tentative="1">
      <w:start w:val="1"/>
      <w:numFmt w:val="bullet"/>
      <w:lvlText w:val="•"/>
      <w:lvlJc w:val="left"/>
      <w:pPr>
        <w:tabs>
          <w:tab w:val="num" w:pos="2880"/>
        </w:tabs>
        <w:ind w:left="2880" w:hanging="360"/>
      </w:pPr>
      <w:rPr>
        <w:rFonts w:ascii="Arial" w:hAnsi="Arial" w:hint="default"/>
      </w:rPr>
    </w:lvl>
    <w:lvl w:ilvl="3" w:tplc="93220846" w:tentative="1">
      <w:start w:val="1"/>
      <w:numFmt w:val="bullet"/>
      <w:lvlText w:val="•"/>
      <w:lvlJc w:val="left"/>
      <w:pPr>
        <w:tabs>
          <w:tab w:val="num" w:pos="3600"/>
        </w:tabs>
        <w:ind w:left="3600" w:hanging="360"/>
      </w:pPr>
      <w:rPr>
        <w:rFonts w:ascii="Arial" w:hAnsi="Arial" w:hint="default"/>
      </w:rPr>
    </w:lvl>
    <w:lvl w:ilvl="4" w:tplc="A33CBA8A" w:tentative="1">
      <w:start w:val="1"/>
      <w:numFmt w:val="bullet"/>
      <w:lvlText w:val="•"/>
      <w:lvlJc w:val="left"/>
      <w:pPr>
        <w:tabs>
          <w:tab w:val="num" w:pos="4320"/>
        </w:tabs>
        <w:ind w:left="4320" w:hanging="360"/>
      </w:pPr>
      <w:rPr>
        <w:rFonts w:ascii="Arial" w:hAnsi="Arial" w:hint="default"/>
      </w:rPr>
    </w:lvl>
    <w:lvl w:ilvl="5" w:tplc="C22A8056" w:tentative="1">
      <w:start w:val="1"/>
      <w:numFmt w:val="bullet"/>
      <w:lvlText w:val="•"/>
      <w:lvlJc w:val="left"/>
      <w:pPr>
        <w:tabs>
          <w:tab w:val="num" w:pos="5040"/>
        </w:tabs>
        <w:ind w:left="5040" w:hanging="360"/>
      </w:pPr>
      <w:rPr>
        <w:rFonts w:ascii="Arial" w:hAnsi="Arial" w:hint="default"/>
      </w:rPr>
    </w:lvl>
    <w:lvl w:ilvl="6" w:tplc="0682FB64" w:tentative="1">
      <w:start w:val="1"/>
      <w:numFmt w:val="bullet"/>
      <w:lvlText w:val="•"/>
      <w:lvlJc w:val="left"/>
      <w:pPr>
        <w:tabs>
          <w:tab w:val="num" w:pos="5760"/>
        </w:tabs>
        <w:ind w:left="5760" w:hanging="360"/>
      </w:pPr>
      <w:rPr>
        <w:rFonts w:ascii="Arial" w:hAnsi="Arial" w:hint="default"/>
      </w:rPr>
    </w:lvl>
    <w:lvl w:ilvl="7" w:tplc="B992974E" w:tentative="1">
      <w:start w:val="1"/>
      <w:numFmt w:val="bullet"/>
      <w:lvlText w:val="•"/>
      <w:lvlJc w:val="left"/>
      <w:pPr>
        <w:tabs>
          <w:tab w:val="num" w:pos="6480"/>
        </w:tabs>
        <w:ind w:left="6480" w:hanging="360"/>
      </w:pPr>
      <w:rPr>
        <w:rFonts w:ascii="Arial" w:hAnsi="Arial" w:hint="default"/>
      </w:rPr>
    </w:lvl>
    <w:lvl w:ilvl="8" w:tplc="3ADA1FD6" w:tentative="1">
      <w:start w:val="1"/>
      <w:numFmt w:val="bullet"/>
      <w:lvlText w:val="•"/>
      <w:lvlJc w:val="left"/>
      <w:pPr>
        <w:tabs>
          <w:tab w:val="num" w:pos="7200"/>
        </w:tabs>
        <w:ind w:left="7200" w:hanging="360"/>
      </w:pPr>
      <w:rPr>
        <w:rFonts w:ascii="Arial" w:hAnsi="Arial" w:hint="default"/>
      </w:rPr>
    </w:lvl>
  </w:abstractNum>
  <w:abstractNum w:abstractNumId="27">
    <w:nsid w:val="59A60C2F"/>
    <w:multiLevelType w:val="hybridMultilevel"/>
    <w:tmpl w:val="221023C8"/>
    <w:lvl w:ilvl="0" w:tplc="08090001">
      <w:start w:val="1"/>
      <w:numFmt w:val="bullet"/>
      <w:lvlText w:val=""/>
      <w:lvlJc w:val="left"/>
      <w:pPr>
        <w:ind w:left="1797" w:hanging="360"/>
      </w:pPr>
      <w:rPr>
        <w:rFonts w:ascii="Symbol" w:hAnsi="Symbol" w:hint="default"/>
      </w:rPr>
    </w:lvl>
    <w:lvl w:ilvl="1" w:tplc="08090003" w:tentative="1">
      <w:start w:val="1"/>
      <w:numFmt w:val="bullet"/>
      <w:lvlText w:val="o"/>
      <w:lvlJc w:val="left"/>
      <w:pPr>
        <w:ind w:left="2517" w:hanging="360"/>
      </w:pPr>
      <w:rPr>
        <w:rFonts w:ascii="Courier New" w:hAnsi="Courier New" w:cs="Courier New" w:hint="default"/>
      </w:rPr>
    </w:lvl>
    <w:lvl w:ilvl="2" w:tplc="08090005" w:tentative="1">
      <w:start w:val="1"/>
      <w:numFmt w:val="bullet"/>
      <w:lvlText w:val=""/>
      <w:lvlJc w:val="left"/>
      <w:pPr>
        <w:ind w:left="3237" w:hanging="360"/>
      </w:pPr>
      <w:rPr>
        <w:rFonts w:ascii="Wingdings" w:hAnsi="Wingdings" w:hint="default"/>
      </w:rPr>
    </w:lvl>
    <w:lvl w:ilvl="3" w:tplc="08090001" w:tentative="1">
      <w:start w:val="1"/>
      <w:numFmt w:val="bullet"/>
      <w:lvlText w:val=""/>
      <w:lvlJc w:val="left"/>
      <w:pPr>
        <w:ind w:left="3957" w:hanging="360"/>
      </w:pPr>
      <w:rPr>
        <w:rFonts w:ascii="Symbol" w:hAnsi="Symbol" w:hint="default"/>
      </w:rPr>
    </w:lvl>
    <w:lvl w:ilvl="4" w:tplc="08090003" w:tentative="1">
      <w:start w:val="1"/>
      <w:numFmt w:val="bullet"/>
      <w:lvlText w:val="o"/>
      <w:lvlJc w:val="left"/>
      <w:pPr>
        <w:ind w:left="4677" w:hanging="360"/>
      </w:pPr>
      <w:rPr>
        <w:rFonts w:ascii="Courier New" w:hAnsi="Courier New" w:cs="Courier New" w:hint="default"/>
      </w:rPr>
    </w:lvl>
    <w:lvl w:ilvl="5" w:tplc="08090005" w:tentative="1">
      <w:start w:val="1"/>
      <w:numFmt w:val="bullet"/>
      <w:lvlText w:val=""/>
      <w:lvlJc w:val="left"/>
      <w:pPr>
        <w:ind w:left="5397" w:hanging="360"/>
      </w:pPr>
      <w:rPr>
        <w:rFonts w:ascii="Wingdings" w:hAnsi="Wingdings" w:hint="default"/>
      </w:rPr>
    </w:lvl>
    <w:lvl w:ilvl="6" w:tplc="08090001" w:tentative="1">
      <w:start w:val="1"/>
      <w:numFmt w:val="bullet"/>
      <w:lvlText w:val=""/>
      <w:lvlJc w:val="left"/>
      <w:pPr>
        <w:ind w:left="6117" w:hanging="360"/>
      </w:pPr>
      <w:rPr>
        <w:rFonts w:ascii="Symbol" w:hAnsi="Symbol" w:hint="default"/>
      </w:rPr>
    </w:lvl>
    <w:lvl w:ilvl="7" w:tplc="08090003" w:tentative="1">
      <w:start w:val="1"/>
      <w:numFmt w:val="bullet"/>
      <w:lvlText w:val="o"/>
      <w:lvlJc w:val="left"/>
      <w:pPr>
        <w:ind w:left="6837" w:hanging="360"/>
      </w:pPr>
      <w:rPr>
        <w:rFonts w:ascii="Courier New" w:hAnsi="Courier New" w:cs="Courier New" w:hint="default"/>
      </w:rPr>
    </w:lvl>
    <w:lvl w:ilvl="8" w:tplc="08090005" w:tentative="1">
      <w:start w:val="1"/>
      <w:numFmt w:val="bullet"/>
      <w:lvlText w:val=""/>
      <w:lvlJc w:val="left"/>
      <w:pPr>
        <w:ind w:left="7557" w:hanging="360"/>
      </w:pPr>
      <w:rPr>
        <w:rFonts w:ascii="Wingdings" w:hAnsi="Wingdings" w:hint="default"/>
      </w:rPr>
    </w:lvl>
  </w:abstractNum>
  <w:abstractNum w:abstractNumId="28">
    <w:nsid w:val="5C420928"/>
    <w:multiLevelType w:val="hybridMultilevel"/>
    <w:tmpl w:val="C2B6749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9">
    <w:nsid w:val="5DE15BDC"/>
    <w:multiLevelType w:val="hybridMultilevel"/>
    <w:tmpl w:val="BB1A5024"/>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nsid w:val="5E25751F"/>
    <w:multiLevelType w:val="hybridMultilevel"/>
    <w:tmpl w:val="F7CE3B4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1">
    <w:nsid w:val="5F201081"/>
    <w:multiLevelType w:val="hybridMultilevel"/>
    <w:tmpl w:val="A2AE617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nsid w:val="64E86AFE"/>
    <w:multiLevelType w:val="hybridMultilevel"/>
    <w:tmpl w:val="CD6C4D7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3">
    <w:nsid w:val="69290F39"/>
    <w:multiLevelType w:val="hybridMultilevel"/>
    <w:tmpl w:val="4B9CF890"/>
    <w:lvl w:ilvl="0" w:tplc="08090001">
      <w:start w:val="1"/>
      <w:numFmt w:val="bullet"/>
      <w:lvlText w:val=""/>
      <w:lvlJc w:val="left"/>
      <w:pPr>
        <w:tabs>
          <w:tab w:val="num" w:pos="1440"/>
        </w:tabs>
        <w:ind w:left="1440" w:hanging="360"/>
      </w:pPr>
      <w:rPr>
        <w:rFonts w:ascii="Symbol" w:hAnsi="Symbol" w:hint="default"/>
      </w:rPr>
    </w:lvl>
    <w:lvl w:ilvl="1" w:tplc="7C900EAA" w:tentative="1">
      <w:start w:val="1"/>
      <w:numFmt w:val="bullet"/>
      <w:lvlText w:val="•"/>
      <w:lvlJc w:val="left"/>
      <w:pPr>
        <w:tabs>
          <w:tab w:val="num" w:pos="2160"/>
        </w:tabs>
        <w:ind w:left="2160" w:hanging="360"/>
      </w:pPr>
      <w:rPr>
        <w:rFonts w:ascii="Arial" w:hAnsi="Arial" w:hint="default"/>
      </w:rPr>
    </w:lvl>
    <w:lvl w:ilvl="2" w:tplc="0B5292C2" w:tentative="1">
      <w:start w:val="1"/>
      <w:numFmt w:val="bullet"/>
      <w:lvlText w:val="•"/>
      <w:lvlJc w:val="left"/>
      <w:pPr>
        <w:tabs>
          <w:tab w:val="num" w:pos="2880"/>
        </w:tabs>
        <w:ind w:left="2880" w:hanging="360"/>
      </w:pPr>
      <w:rPr>
        <w:rFonts w:ascii="Arial" w:hAnsi="Arial" w:hint="default"/>
      </w:rPr>
    </w:lvl>
    <w:lvl w:ilvl="3" w:tplc="93220846" w:tentative="1">
      <w:start w:val="1"/>
      <w:numFmt w:val="bullet"/>
      <w:lvlText w:val="•"/>
      <w:lvlJc w:val="left"/>
      <w:pPr>
        <w:tabs>
          <w:tab w:val="num" w:pos="3600"/>
        </w:tabs>
        <w:ind w:left="3600" w:hanging="360"/>
      </w:pPr>
      <w:rPr>
        <w:rFonts w:ascii="Arial" w:hAnsi="Arial" w:hint="default"/>
      </w:rPr>
    </w:lvl>
    <w:lvl w:ilvl="4" w:tplc="A33CBA8A" w:tentative="1">
      <w:start w:val="1"/>
      <w:numFmt w:val="bullet"/>
      <w:lvlText w:val="•"/>
      <w:lvlJc w:val="left"/>
      <w:pPr>
        <w:tabs>
          <w:tab w:val="num" w:pos="4320"/>
        </w:tabs>
        <w:ind w:left="4320" w:hanging="360"/>
      </w:pPr>
      <w:rPr>
        <w:rFonts w:ascii="Arial" w:hAnsi="Arial" w:hint="default"/>
      </w:rPr>
    </w:lvl>
    <w:lvl w:ilvl="5" w:tplc="C22A8056" w:tentative="1">
      <w:start w:val="1"/>
      <w:numFmt w:val="bullet"/>
      <w:lvlText w:val="•"/>
      <w:lvlJc w:val="left"/>
      <w:pPr>
        <w:tabs>
          <w:tab w:val="num" w:pos="5040"/>
        </w:tabs>
        <w:ind w:left="5040" w:hanging="360"/>
      </w:pPr>
      <w:rPr>
        <w:rFonts w:ascii="Arial" w:hAnsi="Arial" w:hint="default"/>
      </w:rPr>
    </w:lvl>
    <w:lvl w:ilvl="6" w:tplc="0682FB64" w:tentative="1">
      <w:start w:val="1"/>
      <w:numFmt w:val="bullet"/>
      <w:lvlText w:val="•"/>
      <w:lvlJc w:val="left"/>
      <w:pPr>
        <w:tabs>
          <w:tab w:val="num" w:pos="5760"/>
        </w:tabs>
        <w:ind w:left="5760" w:hanging="360"/>
      </w:pPr>
      <w:rPr>
        <w:rFonts w:ascii="Arial" w:hAnsi="Arial" w:hint="default"/>
      </w:rPr>
    </w:lvl>
    <w:lvl w:ilvl="7" w:tplc="B992974E" w:tentative="1">
      <w:start w:val="1"/>
      <w:numFmt w:val="bullet"/>
      <w:lvlText w:val="•"/>
      <w:lvlJc w:val="left"/>
      <w:pPr>
        <w:tabs>
          <w:tab w:val="num" w:pos="6480"/>
        </w:tabs>
        <w:ind w:left="6480" w:hanging="360"/>
      </w:pPr>
      <w:rPr>
        <w:rFonts w:ascii="Arial" w:hAnsi="Arial" w:hint="default"/>
      </w:rPr>
    </w:lvl>
    <w:lvl w:ilvl="8" w:tplc="3ADA1FD6" w:tentative="1">
      <w:start w:val="1"/>
      <w:numFmt w:val="bullet"/>
      <w:lvlText w:val="•"/>
      <w:lvlJc w:val="left"/>
      <w:pPr>
        <w:tabs>
          <w:tab w:val="num" w:pos="7200"/>
        </w:tabs>
        <w:ind w:left="7200" w:hanging="360"/>
      </w:pPr>
      <w:rPr>
        <w:rFonts w:ascii="Arial" w:hAnsi="Arial" w:hint="default"/>
      </w:rPr>
    </w:lvl>
  </w:abstractNum>
  <w:abstractNum w:abstractNumId="34">
    <w:nsid w:val="69D71997"/>
    <w:multiLevelType w:val="hybridMultilevel"/>
    <w:tmpl w:val="C9323A6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5">
    <w:nsid w:val="6A697A9D"/>
    <w:multiLevelType w:val="hybridMultilevel"/>
    <w:tmpl w:val="F3C42B2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6CCF1153"/>
    <w:multiLevelType w:val="hybridMultilevel"/>
    <w:tmpl w:val="939A220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nsid w:val="6D517B60"/>
    <w:multiLevelType w:val="hybridMultilevel"/>
    <w:tmpl w:val="CD2C89FA"/>
    <w:lvl w:ilvl="0" w:tplc="08090005">
      <w:start w:val="1"/>
      <w:numFmt w:val="bullet"/>
      <w:lvlText w:val=""/>
      <w:lvlJc w:val="left"/>
      <w:pPr>
        <w:ind w:left="1776" w:hanging="360"/>
      </w:pPr>
      <w:rPr>
        <w:rFonts w:ascii="Wingdings" w:hAnsi="Wingdings"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38">
    <w:nsid w:val="702A4C37"/>
    <w:multiLevelType w:val="multilevel"/>
    <w:tmpl w:val="622CC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9">
    <w:nsid w:val="715F2A41"/>
    <w:multiLevelType w:val="singleLevel"/>
    <w:tmpl w:val="F97A7DBA"/>
    <w:lvl w:ilvl="0">
      <w:start w:val="1"/>
      <w:numFmt w:val="decimal"/>
      <w:lvlText w:val="%1)"/>
      <w:legacy w:legacy="1" w:legacySpace="0" w:legacyIndent="283"/>
      <w:lvlJc w:val="left"/>
      <w:pPr>
        <w:ind w:left="1363" w:hanging="283"/>
      </w:pPr>
    </w:lvl>
  </w:abstractNum>
  <w:abstractNum w:abstractNumId="40">
    <w:nsid w:val="771B15D7"/>
    <w:multiLevelType w:val="hybridMultilevel"/>
    <w:tmpl w:val="022218C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1">
    <w:nsid w:val="781339FC"/>
    <w:multiLevelType w:val="hybridMultilevel"/>
    <w:tmpl w:val="6C5C82BE"/>
    <w:lvl w:ilvl="0" w:tplc="4AE0C584">
      <w:start w:val="1"/>
      <w:numFmt w:val="bullet"/>
      <w:lvlText w:val="•"/>
      <w:lvlJc w:val="left"/>
      <w:pPr>
        <w:tabs>
          <w:tab w:val="num" w:pos="720"/>
        </w:tabs>
        <w:ind w:left="720" w:hanging="360"/>
      </w:pPr>
      <w:rPr>
        <w:rFonts w:ascii="Arial" w:hAnsi="Arial" w:hint="default"/>
      </w:rPr>
    </w:lvl>
    <w:lvl w:ilvl="1" w:tplc="082A761C" w:tentative="1">
      <w:start w:val="1"/>
      <w:numFmt w:val="bullet"/>
      <w:lvlText w:val="•"/>
      <w:lvlJc w:val="left"/>
      <w:pPr>
        <w:tabs>
          <w:tab w:val="num" w:pos="1440"/>
        </w:tabs>
        <w:ind w:left="1440" w:hanging="360"/>
      </w:pPr>
      <w:rPr>
        <w:rFonts w:ascii="Arial" w:hAnsi="Arial" w:hint="default"/>
      </w:rPr>
    </w:lvl>
    <w:lvl w:ilvl="2" w:tplc="8EE432C2" w:tentative="1">
      <w:start w:val="1"/>
      <w:numFmt w:val="bullet"/>
      <w:lvlText w:val="•"/>
      <w:lvlJc w:val="left"/>
      <w:pPr>
        <w:tabs>
          <w:tab w:val="num" w:pos="2160"/>
        </w:tabs>
        <w:ind w:left="2160" w:hanging="360"/>
      </w:pPr>
      <w:rPr>
        <w:rFonts w:ascii="Arial" w:hAnsi="Arial" w:hint="default"/>
      </w:rPr>
    </w:lvl>
    <w:lvl w:ilvl="3" w:tplc="B6E4BAAE" w:tentative="1">
      <w:start w:val="1"/>
      <w:numFmt w:val="bullet"/>
      <w:lvlText w:val="•"/>
      <w:lvlJc w:val="left"/>
      <w:pPr>
        <w:tabs>
          <w:tab w:val="num" w:pos="2880"/>
        </w:tabs>
        <w:ind w:left="2880" w:hanging="360"/>
      </w:pPr>
      <w:rPr>
        <w:rFonts w:ascii="Arial" w:hAnsi="Arial" w:hint="default"/>
      </w:rPr>
    </w:lvl>
    <w:lvl w:ilvl="4" w:tplc="5B18006E" w:tentative="1">
      <w:start w:val="1"/>
      <w:numFmt w:val="bullet"/>
      <w:lvlText w:val="•"/>
      <w:lvlJc w:val="left"/>
      <w:pPr>
        <w:tabs>
          <w:tab w:val="num" w:pos="3600"/>
        </w:tabs>
        <w:ind w:left="3600" w:hanging="360"/>
      </w:pPr>
      <w:rPr>
        <w:rFonts w:ascii="Arial" w:hAnsi="Arial" w:hint="default"/>
      </w:rPr>
    </w:lvl>
    <w:lvl w:ilvl="5" w:tplc="E822EBC6" w:tentative="1">
      <w:start w:val="1"/>
      <w:numFmt w:val="bullet"/>
      <w:lvlText w:val="•"/>
      <w:lvlJc w:val="left"/>
      <w:pPr>
        <w:tabs>
          <w:tab w:val="num" w:pos="4320"/>
        </w:tabs>
        <w:ind w:left="4320" w:hanging="360"/>
      </w:pPr>
      <w:rPr>
        <w:rFonts w:ascii="Arial" w:hAnsi="Arial" w:hint="default"/>
      </w:rPr>
    </w:lvl>
    <w:lvl w:ilvl="6" w:tplc="93E06E94" w:tentative="1">
      <w:start w:val="1"/>
      <w:numFmt w:val="bullet"/>
      <w:lvlText w:val="•"/>
      <w:lvlJc w:val="left"/>
      <w:pPr>
        <w:tabs>
          <w:tab w:val="num" w:pos="5040"/>
        </w:tabs>
        <w:ind w:left="5040" w:hanging="360"/>
      </w:pPr>
      <w:rPr>
        <w:rFonts w:ascii="Arial" w:hAnsi="Arial" w:hint="default"/>
      </w:rPr>
    </w:lvl>
    <w:lvl w:ilvl="7" w:tplc="7DACC6B0" w:tentative="1">
      <w:start w:val="1"/>
      <w:numFmt w:val="bullet"/>
      <w:lvlText w:val="•"/>
      <w:lvlJc w:val="left"/>
      <w:pPr>
        <w:tabs>
          <w:tab w:val="num" w:pos="5760"/>
        </w:tabs>
        <w:ind w:left="5760" w:hanging="360"/>
      </w:pPr>
      <w:rPr>
        <w:rFonts w:ascii="Arial" w:hAnsi="Arial" w:hint="default"/>
      </w:rPr>
    </w:lvl>
    <w:lvl w:ilvl="8" w:tplc="D5E2DEC0" w:tentative="1">
      <w:start w:val="1"/>
      <w:numFmt w:val="bullet"/>
      <w:lvlText w:val="•"/>
      <w:lvlJc w:val="left"/>
      <w:pPr>
        <w:tabs>
          <w:tab w:val="num" w:pos="6480"/>
        </w:tabs>
        <w:ind w:left="6480" w:hanging="360"/>
      </w:pPr>
      <w:rPr>
        <w:rFonts w:ascii="Arial" w:hAnsi="Arial" w:hint="default"/>
      </w:rPr>
    </w:lvl>
  </w:abstractNum>
  <w:abstractNum w:abstractNumId="42">
    <w:nsid w:val="792025C2"/>
    <w:multiLevelType w:val="multilevel"/>
    <w:tmpl w:val="7FEC28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3">
    <w:nsid w:val="7BF96444"/>
    <w:multiLevelType w:val="hybridMultilevel"/>
    <w:tmpl w:val="579EC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7CDC5BB3"/>
    <w:multiLevelType w:val="hybridMultilevel"/>
    <w:tmpl w:val="85FA6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D28314B"/>
    <w:multiLevelType w:val="hybridMultilevel"/>
    <w:tmpl w:val="8C72786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6">
    <w:nsid w:val="7E321DF9"/>
    <w:multiLevelType w:val="hybridMultilevel"/>
    <w:tmpl w:val="30AEFF22"/>
    <w:lvl w:ilvl="0" w:tplc="08090005">
      <w:start w:val="1"/>
      <w:numFmt w:val="bullet"/>
      <w:lvlText w:val=""/>
      <w:lvlJc w:val="left"/>
      <w:pPr>
        <w:ind w:left="1776" w:hanging="360"/>
      </w:pPr>
      <w:rPr>
        <w:rFonts w:ascii="Wingdings" w:hAnsi="Wingdings" w:hint="default"/>
      </w:rPr>
    </w:lvl>
    <w:lvl w:ilvl="1" w:tplc="08090003">
      <w:start w:val="1"/>
      <w:numFmt w:val="bullet"/>
      <w:lvlText w:val="o"/>
      <w:lvlJc w:val="left"/>
      <w:pPr>
        <w:ind w:left="2496" w:hanging="360"/>
      </w:pPr>
      <w:rPr>
        <w:rFonts w:ascii="Courier New" w:hAnsi="Courier New" w:cs="Courier New" w:hint="default"/>
      </w:rPr>
    </w:lvl>
    <w:lvl w:ilvl="2" w:tplc="08090005">
      <w:start w:val="1"/>
      <w:numFmt w:val="bullet"/>
      <w:lvlText w:val=""/>
      <w:lvlJc w:val="left"/>
      <w:pPr>
        <w:ind w:left="3216" w:hanging="360"/>
      </w:pPr>
      <w:rPr>
        <w:rFonts w:ascii="Wingdings" w:hAnsi="Wingdings" w:hint="default"/>
      </w:rPr>
    </w:lvl>
    <w:lvl w:ilvl="3" w:tplc="0809000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47">
    <w:nsid w:val="7E472E03"/>
    <w:multiLevelType w:val="hybridMultilevel"/>
    <w:tmpl w:val="AA32D32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8">
    <w:nsid w:val="7FB34591"/>
    <w:multiLevelType w:val="hybridMultilevel"/>
    <w:tmpl w:val="139A4AD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0"/>
  </w:num>
  <w:num w:numId="2">
    <w:abstractNumId w:val="39"/>
  </w:num>
  <w:num w:numId="3">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9"/>
  </w:num>
  <w:num w:numId="7">
    <w:abstractNumId w:val="25"/>
  </w:num>
  <w:num w:numId="8">
    <w:abstractNumId w:val="1"/>
  </w:num>
  <w:num w:numId="9">
    <w:abstractNumId w:val="31"/>
  </w:num>
  <w:num w:numId="1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num>
  <w:num w:numId="17">
    <w:abstractNumId w:val="23"/>
  </w:num>
  <w:num w:numId="18">
    <w:abstractNumId w:val="0"/>
  </w:num>
  <w:num w:numId="19">
    <w:abstractNumId w:val="15"/>
  </w:num>
  <w:num w:numId="20">
    <w:abstractNumId w:val="46"/>
  </w:num>
  <w:num w:numId="21">
    <w:abstractNumId w:val="19"/>
  </w:num>
  <w:num w:numId="22">
    <w:abstractNumId w:val="16"/>
  </w:num>
  <w:num w:numId="23">
    <w:abstractNumId w:val="37"/>
  </w:num>
  <w:num w:numId="24">
    <w:abstractNumId w:val="5"/>
  </w:num>
  <w:num w:numId="25">
    <w:abstractNumId w:val="3"/>
  </w:num>
  <w:num w:numId="26">
    <w:abstractNumId w:val="30"/>
  </w:num>
  <w:num w:numId="27">
    <w:abstractNumId w:val="8"/>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8"/>
  </w:num>
  <w:num w:numId="30">
    <w:abstractNumId w:val="32"/>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num>
  <w:num w:numId="33">
    <w:abstractNumId w:val="0"/>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num>
  <w:num w:numId="36">
    <w:abstractNumId w:val="2"/>
  </w:num>
  <w:num w:numId="37">
    <w:abstractNumId w:val="34"/>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num>
  <w:num w:numId="42">
    <w:abstractNumId w:val="21"/>
  </w:num>
  <w:num w:numId="43">
    <w:abstractNumId w:val="40"/>
  </w:num>
  <w:num w:numId="44">
    <w:abstractNumId w:val="10"/>
  </w:num>
  <w:num w:numId="45">
    <w:abstractNumId w:val="27"/>
  </w:num>
  <w:num w:numId="46">
    <w:abstractNumId w:val="45"/>
  </w:num>
  <w:num w:numId="47">
    <w:abstractNumId w:val="44"/>
  </w:num>
  <w:num w:numId="48">
    <w:abstractNumId w:val="43"/>
  </w:num>
  <w:num w:numId="49">
    <w:abstractNumId w:val="26"/>
  </w:num>
  <w:num w:numId="50">
    <w:abstractNumId w:val="14"/>
  </w:num>
  <w:num w:numId="51">
    <w:abstractNumId w:val="33"/>
  </w:num>
  <w:num w:numId="52">
    <w:abstractNumId w:val="22"/>
  </w:num>
  <w:num w:numId="53">
    <w:abstractNumId w:val="41"/>
  </w:num>
  <w:num w:numId="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8"/>
  </w:num>
  <w:num w:numId="56">
    <w:abstractNumId w:val="17"/>
  </w:num>
  <w:num w:numId="57">
    <w:abstractNumId w:val="0"/>
  </w:num>
  <w:num w:numId="58">
    <w:abstractNumId w:val="0"/>
  </w:num>
  <w:num w:numId="59">
    <w:abstractNumId w:val="38"/>
  </w:num>
  <w:num w:numId="60">
    <w:abstractNumId w:val="42"/>
  </w:num>
  <w:num w:numId="61">
    <w:abstractNumId w:val="4"/>
  </w:num>
  <w:num w:numId="62">
    <w:abstractNumId w:val="47"/>
  </w:num>
  <w:num w:numId="63">
    <w:abstractNumId w:val="36"/>
  </w:num>
  <w:numIdMacAtCleanup w:val="6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right, Phil">
    <w15:presenceInfo w15:providerId="AD" w15:userId="S-1-5-21-4031952486-2162735235-2050514019-25537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360"/>
  <w:displayHorizontalDrawingGridEvery w:val="0"/>
  <w:displayVerticalDrawingGridEvery w:val="0"/>
  <w:doNotUseMarginsForDrawingGridOrigin/>
  <w:doNotShadeFormData/>
  <w:noPunctuationKerning/>
  <w:characterSpacingControl w:val="doNotCompress"/>
  <w:hdrShapeDefaults>
    <o:shapedefaults v:ext="edit" spidmax="82945"/>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CTIVE" w:val="Baumatic_specification.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0F0330"/>
    <w:rsid w:val="0000135F"/>
    <w:rsid w:val="00002539"/>
    <w:rsid w:val="00015031"/>
    <w:rsid w:val="0001627C"/>
    <w:rsid w:val="00016863"/>
    <w:rsid w:val="00022F04"/>
    <w:rsid w:val="00027DF6"/>
    <w:rsid w:val="00033787"/>
    <w:rsid w:val="00034CD8"/>
    <w:rsid w:val="00034EE7"/>
    <w:rsid w:val="00041EDF"/>
    <w:rsid w:val="00042FC5"/>
    <w:rsid w:val="00043FB2"/>
    <w:rsid w:val="00045235"/>
    <w:rsid w:val="00050C6B"/>
    <w:rsid w:val="0005270E"/>
    <w:rsid w:val="000530E6"/>
    <w:rsid w:val="00054D3D"/>
    <w:rsid w:val="000563BF"/>
    <w:rsid w:val="000724C4"/>
    <w:rsid w:val="00072D58"/>
    <w:rsid w:val="000740D5"/>
    <w:rsid w:val="00075D38"/>
    <w:rsid w:val="000908EB"/>
    <w:rsid w:val="00090D0A"/>
    <w:rsid w:val="0009183F"/>
    <w:rsid w:val="000A7275"/>
    <w:rsid w:val="000B4187"/>
    <w:rsid w:val="000C242F"/>
    <w:rsid w:val="000C24C6"/>
    <w:rsid w:val="000C2ACA"/>
    <w:rsid w:val="000D20CA"/>
    <w:rsid w:val="000D4C89"/>
    <w:rsid w:val="000D5899"/>
    <w:rsid w:val="000E24EE"/>
    <w:rsid w:val="000E4254"/>
    <w:rsid w:val="000E475D"/>
    <w:rsid w:val="000E55F4"/>
    <w:rsid w:val="000E635F"/>
    <w:rsid w:val="000F0330"/>
    <w:rsid w:val="000F19F1"/>
    <w:rsid w:val="000F3FB8"/>
    <w:rsid w:val="000F5870"/>
    <w:rsid w:val="000F798E"/>
    <w:rsid w:val="00106FD1"/>
    <w:rsid w:val="00107E8E"/>
    <w:rsid w:val="00110B60"/>
    <w:rsid w:val="00110FB0"/>
    <w:rsid w:val="00112FCB"/>
    <w:rsid w:val="0011522A"/>
    <w:rsid w:val="0011794F"/>
    <w:rsid w:val="00117F26"/>
    <w:rsid w:val="00122896"/>
    <w:rsid w:val="00123A4A"/>
    <w:rsid w:val="00127062"/>
    <w:rsid w:val="001275A4"/>
    <w:rsid w:val="00132F98"/>
    <w:rsid w:val="0013696D"/>
    <w:rsid w:val="001404A4"/>
    <w:rsid w:val="00147C5B"/>
    <w:rsid w:val="0015167B"/>
    <w:rsid w:val="00164E9B"/>
    <w:rsid w:val="00165E28"/>
    <w:rsid w:val="00165E6C"/>
    <w:rsid w:val="00166752"/>
    <w:rsid w:val="001719AE"/>
    <w:rsid w:val="00172437"/>
    <w:rsid w:val="001724CD"/>
    <w:rsid w:val="001748FA"/>
    <w:rsid w:val="00180E48"/>
    <w:rsid w:val="00187797"/>
    <w:rsid w:val="00190B63"/>
    <w:rsid w:val="00191594"/>
    <w:rsid w:val="001952F0"/>
    <w:rsid w:val="0019699D"/>
    <w:rsid w:val="001A0A96"/>
    <w:rsid w:val="001A0F87"/>
    <w:rsid w:val="001A3D4C"/>
    <w:rsid w:val="001A4079"/>
    <w:rsid w:val="001A4754"/>
    <w:rsid w:val="001A5DE3"/>
    <w:rsid w:val="001A7581"/>
    <w:rsid w:val="001B7DE9"/>
    <w:rsid w:val="001C3E3E"/>
    <w:rsid w:val="001C4D81"/>
    <w:rsid w:val="001C6BB2"/>
    <w:rsid w:val="001D195A"/>
    <w:rsid w:val="001D33F6"/>
    <w:rsid w:val="001D3AF0"/>
    <w:rsid w:val="001E0053"/>
    <w:rsid w:val="002000B0"/>
    <w:rsid w:val="002039C0"/>
    <w:rsid w:val="00210FBD"/>
    <w:rsid w:val="0021128A"/>
    <w:rsid w:val="00211DA7"/>
    <w:rsid w:val="00212B91"/>
    <w:rsid w:val="00216FE3"/>
    <w:rsid w:val="002179B7"/>
    <w:rsid w:val="0022189D"/>
    <w:rsid w:val="00223508"/>
    <w:rsid w:val="00225F4B"/>
    <w:rsid w:val="00226888"/>
    <w:rsid w:val="00236595"/>
    <w:rsid w:val="002368A9"/>
    <w:rsid w:val="002403B4"/>
    <w:rsid w:val="00243162"/>
    <w:rsid w:val="002431DD"/>
    <w:rsid w:val="00243821"/>
    <w:rsid w:val="00243A70"/>
    <w:rsid w:val="002464C1"/>
    <w:rsid w:val="0024710A"/>
    <w:rsid w:val="00247157"/>
    <w:rsid w:val="00250F11"/>
    <w:rsid w:val="00254A70"/>
    <w:rsid w:val="0025713B"/>
    <w:rsid w:val="002571AB"/>
    <w:rsid w:val="00257B1C"/>
    <w:rsid w:val="0026729D"/>
    <w:rsid w:val="002703D5"/>
    <w:rsid w:val="00276C79"/>
    <w:rsid w:val="002823AB"/>
    <w:rsid w:val="00282C39"/>
    <w:rsid w:val="002830FA"/>
    <w:rsid w:val="00283FF2"/>
    <w:rsid w:val="002861F0"/>
    <w:rsid w:val="00292101"/>
    <w:rsid w:val="00295384"/>
    <w:rsid w:val="00297FF3"/>
    <w:rsid w:val="002A10CB"/>
    <w:rsid w:val="002A2528"/>
    <w:rsid w:val="002B5D22"/>
    <w:rsid w:val="002C5C00"/>
    <w:rsid w:val="002D6095"/>
    <w:rsid w:val="002D6D9D"/>
    <w:rsid w:val="002E0007"/>
    <w:rsid w:val="002E0A5E"/>
    <w:rsid w:val="002E0EE3"/>
    <w:rsid w:val="002E1220"/>
    <w:rsid w:val="002E3C92"/>
    <w:rsid w:val="002E65EF"/>
    <w:rsid w:val="002F05A2"/>
    <w:rsid w:val="002F1B1E"/>
    <w:rsid w:val="002F530A"/>
    <w:rsid w:val="002F555E"/>
    <w:rsid w:val="002F6303"/>
    <w:rsid w:val="0030062E"/>
    <w:rsid w:val="00302E75"/>
    <w:rsid w:val="00304C1E"/>
    <w:rsid w:val="003129A4"/>
    <w:rsid w:val="0031544A"/>
    <w:rsid w:val="00317870"/>
    <w:rsid w:val="00317898"/>
    <w:rsid w:val="00320F7D"/>
    <w:rsid w:val="00327BFF"/>
    <w:rsid w:val="00327D43"/>
    <w:rsid w:val="00334FD9"/>
    <w:rsid w:val="0034144E"/>
    <w:rsid w:val="00343FE1"/>
    <w:rsid w:val="0034707D"/>
    <w:rsid w:val="00347F24"/>
    <w:rsid w:val="003511DE"/>
    <w:rsid w:val="003516C4"/>
    <w:rsid w:val="0036417D"/>
    <w:rsid w:val="0037290A"/>
    <w:rsid w:val="00377FF3"/>
    <w:rsid w:val="00380295"/>
    <w:rsid w:val="00380568"/>
    <w:rsid w:val="00380865"/>
    <w:rsid w:val="00386AB0"/>
    <w:rsid w:val="003874FA"/>
    <w:rsid w:val="00392CF2"/>
    <w:rsid w:val="00396C9A"/>
    <w:rsid w:val="00397AB7"/>
    <w:rsid w:val="003A1435"/>
    <w:rsid w:val="003A75FE"/>
    <w:rsid w:val="003B484C"/>
    <w:rsid w:val="003C26D8"/>
    <w:rsid w:val="003C5579"/>
    <w:rsid w:val="003C6CBA"/>
    <w:rsid w:val="003D1CD5"/>
    <w:rsid w:val="003D36F0"/>
    <w:rsid w:val="003E020E"/>
    <w:rsid w:val="003E1590"/>
    <w:rsid w:val="003E5D61"/>
    <w:rsid w:val="003E7F33"/>
    <w:rsid w:val="003F11DD"/>
    <w:rsid w:val="003F25B0"/>
    <w:rsid w:val="003F3959"/>
    <w:rsid w:val="003F54E4"/>
    <w:rsid w:val="003F7E22"/>
    <w:rsid w:val="00402F57"/>
    <w:rsid w:val="0040387A"/>
    <w:rsid w:val="00410693"/>
    <w:rsid w:val="004130DD"/>
    <w:rsid w:val="0041689F"/>
    <w:rsid w:val="0042050B"/>
    <w:rsid w:val="004211FA"/>
    <w:rsid w:val="00424E56"/>
    <w:rsid w:val="0042512D"/>
    <w:rsid w:val="0042529A"/>
    <w:rsid w:val="004267AC"/>
    <w:rsid w:val="004302BC"/>
    <w:rsid w:val="00431C30"/>
    <w:rsid w:val="00435401"/>
    <w:rsid w:val="00442A50"/>
    <w:rsid w:val="00450F91"/>
    <w:rsid w:val="004564AD"/>
    <w:rsid w:val="00460E81"/>
    <w:rsid w:val="00466CC6"/>
    <w:rsid w:val="00475168"/>
    <w:rsid w:val="004878E3"/>
    <w:rsid w:val="004A1441"/>
    <w:rsid w:val="004A2449"/>
    <w:rsid w:val="004B06F5"/>
    <w:rsid w:val="004B4114"/>
    <w:rsid w:val="004B6A63"/>
    <w:rsid w:val="004C21CC"/>
    <w:rsid w:val="004C3855"/>
    <w:rsid w:val="004E11D0"/>
    <w:rsid w:val="004E682F"/>
    <w:rsid w:val="004F045A"/>
    <w:rsid w:val="004F527B"/>
    <w:rsid w:val="00500C43"/>
    <w:rsid w:val="005066E5"/>
    <w:rsid w:val="00507A12"/>
    <w:rsid w:val="00510953"/>
    <w:rsid w:val="00512CA0"/>
    <w:rsid w:val="00516897"/>
    <w:rsid w:val="00523880"/>
    <w:rsid w:val="00525A1D"/>
    <w:rsid w:val="005363AC"/>
    <w:rsid w:val="005462B1"/>
    <w:rsid w:val="00552413"/>
    <w:rsid w:val="00557AC5"/>
    <w:rsid w:val="005630A6"/>
    <w:rsid w:val="00565742"/>
    <w:rsid w:val="005674D7"/>
    <w:rsid w:val="0057194A"/>
    <w:rsid w:val="005755D1"/>
    <w:rsid w:val="005757B8"/>
    <w:rsid w:val="00577229"/>
    <w:rsid w:val="005832AE"/>
    <w:rsid w:val="00590B32"/>
    <w:rsid w:val="00593896"/>
    <w:rsid w:val="005938C3"/>
    <w:rsid w:val="00597364"/>
    <w:rsid w:val="005B0796"/>
    <w:rsid w:val="005B0F15"/>
    <w:rsid w:val="005B3C87"/>
    <w:rsid w:val="005B591D"/>
    <w:rsid w:val="005C1874"/>
    <w:rsid w:val="005C4A39"/>
    <w:rsid w:val="005E0565"/>
    <w:rsid w:val="005E38FE"/>
    <w:rsid w:val="005E4197"/>
    <w:rsid w:val="005E4220"/>
    <w:rsid w:val="005E5BE0"/>
    <w:rsid w:val="005F02CC"/>
    <w:rsid w:val="005F48A2"/>
    <w:rsid w:val="00600B2A"/>
    <w:rsid w:val="0061031C"/>
    <w:rsid w:val="00615EA2"/>
    <w:rsid w:val="00625639"/>
    <w:rsid w:val="0063230E"/>
    <w:rsid w:val="006328F6"/>
    <w:rsid w:val="0063306E"/>
    <w:rsid w:val="00636C05"/>
    <w:rsid w:val="006404D2"/>
    <w:rsid w:val="00640FE9"/>
    <w:rsid w:val="00645FE1"/>
    <w:rsid w:val="00653249"/>
    <w:rsid w:val="00653562"/>
    <w:rsid w:val="00656F94"/>
    <w:rsid w:val="00660422"/>
    <w:rsid w:val="00663838"/>
    <w:rsid w:val="00672919"/>
    <w:rsid w:val="00673A88"/>
    <w:rsid w:val="00677128"/>
    <w:rsid w:val="00677863"/>
    <w:rsid w:val="0068669C"/>
    <w:rsid w:val="00694A07"/>
    <w:rsid w:val="006A5BD0"/>
    <w:rsid w:val="006B3F0F"/>
    <w:rsid w:val="006B6C2A"/>
    <w:rsid w:val="006C2302"/>
    <w:rsid w:val="006C3D7F"/>
    <w:rsid w:val="006C5BB9"/>
    <w:rsid w:val="006C6062"/>
    <w:rsid w:val="006D0E3C"/>
    <w:rsid w:val="006D1917"/>
    <w:rsid w:val="006D413C"/>
    <w:rsid w:val="006D4DEF"/>
    <w:rsid w:val="006E0880"/>
    <w:rsid w:val="006E2A9D"/>
    <w:rsid w:val="006F1F52"/>
    <w:rsid w:val="006F289F"/>
    <w:rsid w:val="006F5721"/>
    <w:rsid w:val="006F638C"/>
    <w:rsid w:val="006F6857"/>
    <w:rsid w:val="00700557"/>
    <w:rsid w:val="00702414"/>
    <w:rsid w:val="00703A4D"/>
    <w:rsid w:val="007058FE"/>
    <w:rsid w:val="00710A79"/>
    <w:rsid w:val="00711CB3"/>
    <w:rsid w:val="0071380B"/>
    <w:rsid w:val="00713F21"/>
    <w:rsid w:val="00715B7B"/>
    <w:rsid w:val="0072326B"/>
    <w:rsid w:val="0073042B"/>
    <w:rsid w:val="00736FA8"/>
    <w:rsid w:val="00737DB3"/>
    <w:rsid w:val="00741B7A"/>
    <w:rsid w:val="007420DA"/>
    <w:rsid w:val="00743ABA"/>
    <w:rsid w:val="00756F64"/>
    <w:rsid w:val="00760669"/>
    <w:rsid w:val="0076431C"/>
    <w:rsid w:val="0077513B"/>
    <w:rsid w:val="007759CD"/>
    <w:rsid w:val="00787F5A"/>
    <w:rsid w:val="0079072E"/>
    <w:rsid w:val="007910B3"/>
    <w:rsid w:val="007912D8"/>
    <w:rsid w:val="007952C3"/>
    <w:rsid w:val="0079597D"/>
    <w:rsid w:val="00796496"/>
    <w:rsid w:val="007A2E61"/>
    <w:rsid w:val="007A34A0"/>
    <w:rsid w:val="007A6069"/>
    <w:rsid w:val="007C0921"/>
    <w:rsid w:val="007C6D05"/>
    <w:rsid w:val="007D278F"/>
    <w:rsid w:val="007D76F6"/>
    <w:rsid w:val="007D7B18"/>
    <w:rsid w:val="007E298A"/>
    <w:rsid w:val="007F1B95"/>
    <w:rsid w:val="00802D2E"/>
    <w:rsid w:val="00803F77"/>
    <w:rsid w:val="00807398"/>
    <w:rsid w:val="00811AA1"/>
    <w:rsid w:val="00824662"/>
    <w:rsid w:val="0082759A"/>
    <w:rsid w:val="008424B1"/>
    <w:rsid w:val="00842999"/>
    <w:rsid w:val="0084683B"/>
    <w:rsid w:val="00850B43"/>
    <w:rsid w:val="00860A5D"/>
    <w:rsid w:val="00863291"/>
    <w:rsid w:val="00863876"/>
    <w:rsid w:val="00865E5D"/>
    <w:rsid w:val="00867801"/>
    <w:rsid w:val="00867FC9"/>
    <w:rsid w:val="0087204A"/>
    <w:rsid w:val="008737F8"/>
    <w:rsid w:val="00874F93"/>
    <w:rsid w:val="008947EF"/>
    <w:rsid w:val="00895AAD"/>
    <w:rsid w:val="008B619A"/>
    <w:rsid w:val="008C3AC9"/>
    <w:rsid w:val="008C4024"/>
    <w:rsid w:val="008C470F"/>
    <w:rsid w:val="008C7CAA"/>
    <w:rsid w:val="008D268A"/>
    <w:rsid w:val="008D26FC"/>
    <w:rsid w:val="008D47E1"/>
    <w:rsid w:val="008D7F95"/>
    <w:rsid w:val="008E4FFF"/>
    <w:rsid w:val="008E6AA3"/>
    <w:rsid w:val="008F0A65"/>
    <w:rsid w:val="008F0E41"/>
    <w:rsid w:val="008F4EFE"/>
    <w:rsid w:val="00903EF9"/>
    <w:rsid w:val="00914946"/>
    <w:rsid w:val="00921C7A"/>
    <w:rsid w:val="00921DA4"/>
    <w:rsid w:val="00930636"/>
    <w:rsid w:val="0093068C"/>
    <w:rsid w:val="00933A54"/>
    <w:rsid w:val="00934988"/>
    <w:rsid w:val="00935146"/>
    <w:rsid w:val="00935592"/>
    <w:rsid w:val="009431E2"/>
    <w:rsid w:val="009468F2"/>
    <w:rsid w:val="00960C43"/>
    <w:rsid w:val="00960E57"/>
    <w:rsid w:val="00964393"/>
    <w:rsid w:val="00964CE9"/>
    <w:rsid w:val="00970F49"/>
    <w:rsid w:val="00975A1F"/>
    <w:rsid w:val="0097655A"/>
    <w:rsid w:val="009777E0"/>
    <w:rsid w:val="009810A3"/>
    <w:rsid w:val="00983A6C"/>
    <w:rsid w:val="009872D8"/>
    <w:rsid w:val="0099008E"/>
    <w:rsid w:val="00990D97"/>
    <w:rsid w:val="00992227"/>
    <w:rsid w:val="0099368A"/>
    <w:rsid w:val="00994233"/>
    <w:rsid w:val="009975B6"/>
    <w:rsid w:val="009A5683"/>
    <w:rsid w:val="009B27FA"/>
    <w:rsid w:val="009C003A"/>
    <w:rsid w:val="009C0935"/>
    <w:rsid w:val="009C1473"/>
    <w:rsid w:val="009C16F3"/>
    <w:rsid w:val="009D1967"/>
    <w:rsid w:val="009D34CB"/>
    <w:rsid w:val="009D605C"/>
    <w:rsid w:val="009E18CB"/>
    <w:rsid w:val="009E3238"/>
    <w:rsid w:val="009E7CDF"/>
    <w:rsid w:val="009F55AC"/>
    <w:rsid w:val="00A02479"/>
    <w:rsid w:val="00A06EDA"/>
    <w:rsid w:val="00A13192"/>
    <w:rsid w:val="00A16403"/>
    <w:rsid w:val="00A21B54"/>
    <w:rsid w:val="00A22042"/>
    <w:rsid w:val="00A2360B"/>
    <w:rsid w:val="00A269A0"/>
    <w:rsid w:val="00A26C65"/>
    <w:rsid w:val="00A273E6"/>
    <w:rsid w:val="00A30E2C"/>
    <w:rsid w:val="00A438EA"/>
    <w:rsid w:val="00A6470A"/>
    <w:rsid w:val="00A753EB"/>
    <w:rsid w:val="00A77D05"/>
    <w:rsid w:val="00A8059A"/>
    <w:rsid w:val="00A8280E"/>
    <w:rsid w:val="00A908EC"/>
    <w:rsid w:val="00A92267"/>
    <w:rsid w:val="00A92334"/>
    <w:rsid w:val="00A94F1C"/>
    <w:rsid w:val="00AA25E7"/>
    <w:rsid w:val="00AA4F56"/>
    <w:rsid w:val="00AA69FB"/>
    <w:rsid w:val="00AB4A99"/>
    <w:rsid w:val="00AB7941"/>
    <w:rsid w:val="00AC2ADC"/>
    <w:rsid w:val="00AC4FB9"/>
    <w:rsid w:val="00AD497E"/>
    <w:rsid w:val="00AD56A7"/>
    <w:rsid w:val="00AE00F1"/>
    <w:rsid w:val="00AE156E"/>
    <w:rsid w:val="00AE3F50"/>
    <w:rsid w:val="00AE770E"/>
    <w:rsid w:val="00AF54BB"/>
    <w:rsid w:val="00B0687B"/>
    <w:rsid w:val="00B07428"/>
    <w:rsid w:val="00B175ED"/>
    <w:rsid w:val="00B176CF"/>
    <w:rsid w:val="00B24AEA"/>
    <w:rsid w:val="00B32A4A"/>
    <w:rsid w:val="00B36A51"/>
    <w:rsid w:val="00B37804"/>
    <w:rsid w:val="00B4150E"/>
    <w:rsid w:val="00B46BD5"/>
    <w:rsid w:val="00B623A1"/>
    <w:rsid w:val="00B6539F"/>
    <w:rsid w:val="00B70B90"/>
    <w:rsid w:val="00B73071"/>
    <w:rsid w:val="00B85888"/>
    <w:rsid w:val="00B91D70"/>
    <w:rsid w:val="00B92411"/>
    <w:rsid w:val="00B9557C"/>
    <w:rsid w:val="00BA381B"/>
    <w:rsid w:val="00BA3FD7"/>
    <w:rsid w:val="00BA41AE"/>
    <w:rsid w:val="00BA4B5B"/>
    <w:rsid w:val="00BA4F7A"/>
    <w:rsid w:val="00BC27D0"/>
    <w:rsid w:val="00BC6279"/>
    <w:rsid w:val="00BC7EE3"/>
    <w:rsid w:val="00BD2641"/>
    <w:rsid w:val="00BD6E55"/>
    <w:rsid w:val="00BE1093"/>
    <w:rsid w:val="00BE6B9B"/>
    <w:rsid w:val="00BE7B7D"/>
    <w:rsid w:val="00BF2EC3"/>
    <w:rsid w:val="00BF4C9D"/>
    <w:rsid w:val="00C0041F"/>
    <w:rsid w:val="00C011CB"/>
    <w:rsid w:val="00C0494F"/>
    <w:rsid w:val="00C05196"/>
    <w:rsid w:val="00C1074B"/>
    <w:rsid w:val="00C134E6"/>
    <w:rsid w:val="00C143DF"/>
    <w:rsid w:val="00C14C15"/>
    <w:rsid w:val="00C15783"/>
    <w:rsid w:val="00C169D3"/>
    <w:rsid w:val="00C178FD"/>
    <w:rsid w:val="00C22057"/>
    <w:rsid w:val="00C22872"/>
    <w:rsid w:val="00C25D15"/>
    <w:rsid w:val="00C2689B"/>
    <w:rsid w:val="00C30BED"/>
    <w:rsid w:val="00C35233"/>
    <w:rsid w:val="00C35B3B"/>
    <w:rsid w:val="00C41699"/>
    <w:rsid w:val="00C419B0"/>
    <w:rsid w:val="00C428DB"/>
    <w:rsid w:val="00C47FB9"/>
    <w:rsid w:val="00C50121"/>
    <w:rsid w:val="00C516F8"/>
    <w:rsid w:val="00C614AC"/>
    <w:rsid w:val="00C63DAA"/>
    <w:rsid w:val="00C676EA"/>
    <w:rsid w:val="00C71EFC"/>
    <w:rsid w:val="00C76D2B"/>
    <w:rsid w:val="00C7745D"/>
    <w:rsid w:val="00C81006"/>
    <w:rsid w:val="00C83907"/>
    <w:rsid w:val="00C87CE9"/>
    <w:rsid w:val="00C90D1F"/>
    <w:rsid w:val="00C93B6A"/>
    <w:rsid w:val="00C94AE4"/>
    <w:rsid w:val="00CA296D"/>
    <w:rsid w:val="00CB229B"/>
    <w:rsid w:val="00CB27CD"/>
    <w:rsid w:val="00CB3F87"/>
    <w:rsid w:val="00CB625E"/>
    <w:rsid w:val="00CC03A0"/>
    <w:rsid w:val="00CC23E1"/>
    <w:rsid w:val="00CC31D1"/>
    <w:rsid w:val="00CC4103"/>
    <w:rsid w:val="00CC7DE0"/>
    <w:rsid w:val="00CD461E"/>
    <w:rsid w:val="00CD7E68"/>
    <w:rsid w:val="00CE2469"/>
    <w:rsid w:val="00CE5783"/>
    <w:rsid w:val="00CE75BD"/>
    <w:rsid w:val="00CF765C"/>
    <w:rsid w:val="00CF7C29"/>
    <w:rsid w:val="00D008C8"/>
    <w:rsid w:val="00D02FD0"/>
    <w:rsid w:val="00D07182"/>
    <w:rsid w:val="00D1066A"/>
    <w:rsid w:val="00D12BA7"/>
    <w:rsid w:val="00D13460"/>
    <w:rsid w:val="00D13943"/>
    <w:rsid w:val="00D14505"/>
    <w:rsid w:val="00D15BC2"/>
    <w:rsid w:val="00D176C7"/>
    <w:rsid w:val="00D202BC"/>
    <w:rsid w:val="00D21BF3"/>
    <w:rsid w:val="00D24C77"/>
    <w:rsid w:val="00D516BC"/>
    <w:rsid w:val="00D534E1"/>
    <w:rsid w:val="00D55AC5"/>
    <w:rsid w:val="00D57003"/>
    <w:rsid w:val="00D66CAA"/>
    <w:rsid w:val="00D674B2"/>
    <w:rsid w:val="00D70A4B"/>
    <w:rsid w:val="00D71550"/>
    <w:rsid w:val="00D75234"/>
    <w:rsid w:val="00D76C9A"/>
    <w:rsid w:val="00D9006E"/>
    <w:rsid w:val="00D90A99"/>
    <w:rsid w:val="00D90D60"/>
    <w:rsid w:val="00D923CF"/>
    <w:rsid w:val="00DA79E3"/>
    <w:rsid w:val="00DA7FD9"/>
    <w:rsid w:val="00DB077D"/>
    <w:rsid w:val="00DB3D17"/>
    <w:rsid w:val="00DB501C"/>
    <w:rsid w:val="00DB615A"/>
    <w:rsid w:val="00DB6607"/>
    <w:rsid w:val="00DB76C3"/>
    <w:rsid w:val="00DC09F9"/>
    <w:rsid w:val="00DC40A6"/>
    <w:rsid w:val="00DC581C"/>
    <w:rsid w:val="00DC6B4D"/>
    <w:rsid w:val="00DD273C"/>
    <w:rsid w:val="00DD4F5F"/>
    <w:rsid w:val="00DD5433"/>
    <w:rsid w:val="00DE037D"/>
    <w:rsid w:val="00DF0F8D"/>
    <w:rsid w:val="00DF315D"/>
    <w:rsid w:val="00DF3755"/>
    <w:rsid w:val="00DF3A9C"/>
    <w:rsid w:val="00DF4A91"/>
    <w:rsid w:val="00E010E8"/>
    <w:rsid w:val="00E01466"/>
    <w:rsid w:val="00E04B4D"/>
    <w:rsid w:val="00E07F20"/>
    <w:rsid w:val="00E132E0"/>
    <w:rsid w:val="00E14D89"/>
    <w:rsid w:val="00E2799D"/>
    <w:rsid w:val="00E3336D"/>
    <w:rsid w:val="00E33E4E"/>
    <w:rsid w:val="00E37249"/>
    <w:rsid w:val="00E41E34"/>
    <w:rsid w:val="00E44F62"/>
    <w:rsid w:val="00E45E92"/>
    <w:rsid w:val="00E55E78"/>
    <w:rsid w:val="00E57FD1"/>
    <w:rsid w:val="00E67D4F"/>
    <w:rsid w:val="00E71713"/>
    <w:rsid w:val="00E72B16"/>
    <w:rsid w:val="00E74339"/>
    <w:rsid w:val="00E744F4"/>
    <w:rsid w:val="00E76BFA"/>
    <w:rsid w:val="00E81706"/>
    <w:rsid w:val="00E846DC"/>
    <w:rsid w:val="00E863E6"/>
    <w:rsid w:val="00E91659"/>
    <w:rsid w:val="00E93428"/>
    <w:rsid w:val="00EA073C"/>
    <w:rsid w:val="00EB0DB1"/>
    <w:rsid w:val="00EB3784"/>
    <w:rsid w:val="00EB4DBD"/>
    <w:rsid w:val="00EB5C72"/>
    <w:rsid w:val="00EB66E2"/>
    <w:rsid w:val="00EB70D2"/>
    <w:rsid w:val="00EC0A3B"/>
    <w:rsid w:val="00EC2C92"/>
    <w:rsid w:val="00EC30A9"/>
    <w:rsid w:val="00EC31DF"/>
    <w:rsid w:val="00ED37AA"/>
    <w:rsid w:val="00EE5032"/>
    <w:rsid w:val="00EE6A88"/>
    <w:rsid w:val="00EF564B"/>
    <w:rsid w:val="00EF6A1C"/>
    <w:rsid w:val="00EF6A2F"/>
    <w:rsid w:val="00F01DA8"/>
    <w:rsid w:val="00F023FC"/>
    <w:rsid w:val="00F02E6E"/>
    <w:rsid w:val="00F03C8C"/>
    <w:rsid w:val="00F1516C"/>
    <w:rsid w:val="00F303E0"/>
    <w:rsid w:val="00F31062"/>
    <w:rsid w:val="00F35D3E"/>
    <w:rsid w:val="00F42DAE"/>
    <w:rsid w:val="00F42FC8"/>
    <w:rsid w:val="00F5171C"/>
    <w:rsid w:val="00F54FBB"/>
    <w:rsid w:val="00F60852"/>
    <w:rsid w:val="00F617B2"/>
    <w:rsid w:val="00F6229A"/>
    <w:rsid w:val="00F6547A"/>
    <w:rsid w:val="00F676D7"/>
    <w:rsid w:val="00F70B70"/>
    <w:rsid w:val="00F736AE"/>
    <w:rsid w:val="00F75699"/>
    <w:rsid w:val="00F81464"/>
    <w:rsid w:val="00F84C51"/>
    <w:rsid w:val="00FA1C8B"/>
    <w:rsid w:val="00FB71E4"/>
    <w:rsid w:val="00FC1491"/>
    <w:rsid w:val="00FC2151"/>
    <w:rsid w:val="00FC3136"/>
    <w:rsid w:val="00FC7D09"/>
    <w:rsid w:val="00FD16DB"/>
    <w:rsid w:val="00FD5A7B"/>
    <w:rsid w:val="00FD6195"/>
    <w:rsid w:val="00FE7E22"/>
    <w:rsid w:val="00FF39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829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Plain Text" w:uiPriority="99"/>
    <w:lsdException w:name="Normal (Web)"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0DA"/>
    <w:rPr>
      <w:rFonts w:ascii="Arial" w:hAnsi="Arial"/>
      <w:spacing w:val="-5"/>
      <w:lang w:eastAsia="en-US"/>
    </w:rPr>
  </w:style>
  <w:style w:type="paragraph" w:styleId="Heading1">
    <w:name w:val="heading 1"/>
    <w:basedOn w:val="HeadingBase"/>
    <w:next w:val="BodyText"/>
    <w:qFormat/>
    <w:rsid w:val="007420DA"/>
    <w:pPr>
      <w:numPr>
        <w:numId w:val="18"/>
      </w:numPr>
      <w:pBdr>
        <w:top w:val="single" w:sz="48" w:space="3" w:color="FFFFFF"/>
        <w:left w:val="single" w:sz="6" w:space="3" w:color="FFFFFF"/>
        <w:bottom w:val="single" w:sz="6" w:space="3" w:color="FFFFFF"/>
      </w:pBdr>
      <w:shd w:val="solid" w:color="auto" w:fill="auto"/>
      <w:spacing w:before="0" w:after="240" w:line="240" w:lineRule="atLeast"/>
      <w:outlineLvl w:val="0"/>
    </w:pPr>
    <w:rPr>
      <w:rFonts w:ascii="Arial Black" w:hAnsi="Arial Black"/>
      <w:color w:val="FFFFFF"/>
      <w:spacing w:val="-10"/>
      <w:kern w:val="20"/>
      <w:position w:val="8"/>
      <w:sz w:val="24"/>
    </w:rPr>
  </w:style>
  <w:style w:type="paragraph" w:styleId="Heading2">
    <w:name w:val="heading 2"/>
    <w:basedOn w:val="HeadingBase"/>
    <w:next w:val="BodyText"/>
    <w:qFormat/>
    <w:rsid w:val="007420DA"/>
    <w:pPr>
      <w:numPr>
        <w:ilvl w:val="1"/>
        <w:numId w:val="18"/>
      </w:numPr>
      <w:spacing w:before="0" w:after="240" w:line="240" w:lineRule="atLeast"/>
      <w:outlineLvl w:val="1"/>
    </w:pPr>
    <w:rPr>
      <w:rFonts w:ascii="Arial Black" w:hAnsi="Arial Black"/>
      <w:spacing w:val="-15"/>
    </w:rPr>
  </w:style>
  <w:style w:type="paragraph" w:styleId="Heading3">
    <w:name w:val="heading 3"/>
    <w:basedOn w:val="HeadingBase"/>
    <w:next w:val="BodyText"/>
    <w:autoRedefine/>
    <w:qFormat/>
    <w:rsid w:val="004B06F5"/>
    <w:pPr>
      <w:numPr>
        <w:ilvl w:val="2"/>
        <w:numId w:val="18"/>
      </w:numPr>
      <w:spacing w:before="0" w:after="240" w:line="240" w:lineRule="atLeast"/>
      <w:ind w:left="1788"/>
      <w:outlineLvl w:val="2"/>
    </w:pPr>
    <w:rPr>
      <w:rFonts w:ascii="Arial Black" w:hAnsi="Arial Black"/>
      <w:spacing w:val="-10"/>
      <w:sz w:val="20"/>
    </w:rPr>
  </w:style>
  <w:style w:type="paragraph" w:styleId="Heading4">
    <w:name w:val="heading 4"/>
    <w:basedOn w:val="HeadingBase"/>
    <w:next w:val="BodyText"/>
    <w:qFormat/>
    <w:rsid w:val="007420DA"/>
    <w:pPr>
      <w:numPr>
        <w:ilvl w:val="3"/>
        <w:numId w:val="18"/>
      </w:numPr>
      <w:spacing w:before="0" w:after="240" w:line="240" w:lineRule="atLeast"/>
      <w:outlineLvl w:val="3"/>
    </w:pPr>
  </w:style>
  <w:style w:type="paragraph" w:styleId="Heading5">
    <w:name w:val="heading 5"/>
    <w:basedOn w:val="HeadingBase"/>
    <w:next w:val="BodyText"/>
    <w:qFormat/>
    <w:rsid w:val="007420DA"/>
    <w:pPr>
      <w:numPr>
        <w:ilvl w:val="4"/>
        <w:numId w:val="18"/>
      </w:numPr>
      <w:spacing w:before="0" w:after="120" w:line="240" w:lineRule="atLeast"/>
      <w:outlineLvl w:val="4"/>
    </w:pPr>
    <w:rPr>
      <w:sz w:val="20"/>
    </w:rPr>
  </w:style>
  <w:style w:type="paragraph" w:styleId="Heading6">
    <w:name w:val="heading 6"/>
    <w:basedOn w:val="HeadingBase"/>
    <w:next w:val="BodyText"/>
    <w:qFormat/>
    <w:rsid w:val="007420DA"/>
    <w:pPr>
      <w:numPr>
        <w:ilvl w:val="5"/>
        <w:numId w:val="18"/>
      </w:numPr>
      <w:outlineLvl w:val="5"/>
    </w:pPr>
    <w:rPr>
      <w:i/>
      <w:sz w:val="20"/>
    </w:rPr>
  </w:style>
  <w:style w:type="paragraph" w:styleId="Heading7">
    <w:name w:val="heading 7"/>
    <w:basedOn w:val="HeadingBase"/>
    <w:next w:val="BodyText"/>
    <w:qFormat/>
    <w:rsid w:val="007420DA"/>
    <w:pPr>
      <w:numPr>
        <w:ilvl w:val="6"/>
        <w:numId w:val="18"/>
      </w:numPr>
      <w:outlineLvl w:val="6"/>
    </w:pPr>
    <w:rPr>
      <w:sz w:val="20"/>
    </w:rPr>
  </w:style>
  <w:style w:type="paragraph" w:styleId="Heading8">
    <w:name w:val="heading 8"/>
    <w:basedOn w:val="HeadingBase"/>
    <w:next w:val="BodyText"/>
    <w:qFormat/>
    <w:rsid w:val="007420DA"/>
    <w:pPr>
      <w:numPr>
        <w:ilvl w:val="7"/>
        <w:numId w:val="18"/>
      </w:numPr>
      <w:outlineLvl w:val="7"/>
    </w:pPr>
    <w:rPr>
      <w:i/>
      <w:sz w:val="18"/>
    </w:rPr>
  </w:style>
  <w:style w:type="paragraph" w:styleId="Heading9">
    <w:name w:val="heading 9"/>
    <w:basedOn w:val="HeadingBase"/>
    <w:next w:val="BodyText"/>
    <w:qFormat/>
    <w:rsid w:val="007420DA"/>
    <w:pPr>
      <w:numPr>
        <w:ilvl w:val="8"/>
        <w:numId w:val="18"/>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rsid w:val="007420DA"/>
    <w:pPr>
      <w:keepNext/>
      <w:keepLines/>
      <w:spacing w:before="140" w:line="220" w:lineRule="atLeast"/>
      <w:ind w:left="1080"/>
    </w:pPr>
    <w:rPr>
      <w:spacing w:val="-4"/>
      <w:kern w:val="28"/>
      <w:sz w:val="22"/>
    </w:rPr>
  </w:style>
  <w:style w:type="paragraph" w:styleId="BodyText">
    <w:name w:val="Body Text"/>
    <w:basedOn w:val="Normal"/>
    <w:link w:val="BodyTextChar"/>
    <w:rsid w:val="007420DA"/>
    <w:pPr>
      <w:spacing w:after="240" w:line="240" w:lineRule="atLeast"/>
      <w:ind w:left="1080"/>
      <w:jc w:val="both"/>
    </w:pPr>
  </w:style>
  <w:style w:type="paragraph" w:customStyle="1" w:styleId="FootnoteBase">
    <w:name w:val="Footnote Base"/>
    <w:basedOn w:val="Normal"/>
    <w:rsid w:val="007420DA"/>
    <w:pPr>
      <w:keepLines/>
      <w:spacing w:line="200" w:lineRule="atLeast"/>
    </w:pPr>
    <w:rPr>
      <w:sz w:val="16"/>
    </w:rPr>
  </w:style>
  <w:style w:type="paragraph" w:styleId="MessageHeader">
    <w:name w:val="Message Header"/>
    <w:basedOn w:val="BodyText"/>
    <w:rsid w:val="007420DA"/>
    <w:pPr>
      <w:keepLines/>
      <w:tabs>
        <w:tab w:val="left" w:pos="3600"/>
        <w:tab w:val="left" w:pos="4680"/>
      </w:tabs>
      <w:spacing w:after="120" w:line="280" w:lineRule="exact"/>
      <w:ind w:right="2160" w:hanging="1080"/>
      <w:jc w:val="left"/>
    </w:pPr>
    <w:rPr>
      <w:spacing w:val="0"/>
      <w:sz w:val="22"/>
    </w:rPr>
  </w:style>
  <w:style w:type="paragraph" w:customStyle="1" w:styleId="BlockQuotation">
    <w:name w:val="Block Quotation"/>
    <w:basedOn w:val="Normal"/>
    <w:rsid w:val="007420DA"/>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0"/>
    </w:rPr>
  </w:style>
  <w:style w:type="paragraph" w:customStyle="1" w:styleId="BodyTextKeep">
    <w:name w:val="Body Text Keep"/>
    <w:basedOn w:val="BodyText"/>
    <w:rsid w:val="007420DA"/>
    <w:pPr>
      <w:keepNext/>
    </w:pPr>
  </w:style>
  <w:style w:type="paragraph" w:styleId="Caption">
    <w:name w:val="caption"/>
    <w:basedOn w:val="Picture"/>
    <w:next w:val="BodyText"/>
    <w:qFormat/>
    <w:rsid w:val="007420DA"/>
    <w:pPr>
      <w:spacing w:before="60" w:after="240" w:line="220" w:lineRule="atLeast"/>
      <w:ind w:left="1920" w:hanging="120"/>
    </w:pPr>
    <w:rPr>
      <w:rFonts w:ascii="Arial Narrow" w:hAnsi="Arial Narrow"/>
      <w:spacing w:val="0"/>
      <w:sz w:val="18"/>
    </w:rPr>
  </w:style>
  <w:style w:type="paragraph" w:customStyle="1" w:styleId="Picture">
    <w:name w:val="Picture"/>
    <w:basedOn w:val="Normal"/>
    <w:next w:val="Caption"/>
    <w:rsid w:val="007420DA"/>
    <w:pPr>
      <w:keepNext/>
    </w:pPr>
  </w:style>
  <w:style w:type="paragraph" w:customStyle="1" w:styleId="DocumentLabel">
    <w:name w:val="Document Label"/>
    <w:basedOn w:val="TitleCover"/>
    <w:rsid w:val="007420DA"/>
  </w:style>
  <w:style w:type="paragraph" w:customStyle="1" w:styleId="TitleCover">
    <w:name w:val="Title Cover"/>
    <w:basedOn w:val="HeadingBase"/>
    <w:next w:val="SubtitleCover"/>
    <w:rsid w:val="007420DA"/>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rsid w:val="007420DA"/>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semiHidden/>
    <w:rsid w:val="007420DA"/>
    <w:rPr>
      <w:vertAlign w:val="superscript"/>
    </w:rPr>
  </w:style>
  <w:style w:type="paragraph" w:styleId="EndnoteText">
    <w:name w:val="endnote text"/>
    <w:basedOn w:val="FootnoteBase"/>
    <w:semiHidden/>
    <w:rsid w:val="007420DA"/>
  </w:style>
  <w:style w:type="paragraph" w:styleId="Footer">
    <w:name w:val="footer"/>
    <w:basedOn w:val="HeaderBase"/>
    <w:link w:val="FooterChar"/>
    <w:uiPriority w:val="99"/>
    <w:rsid w:val="007420DA"/>
  </w:style>
  <w:style w:type="paragraph" w:customStyle="1" w:styleId="HeaderBase">
    <w:name w:val="Header Base"/>
    <w:basedOn w:val="Normal"/>
    <w:rsid w:val="007420DA"/>
    <w:pPr>
      <w:keepLines/>
      <w:tabs>
        <w:tab w:val="center" w:pos="4320"/>
        <w:tab w:val="right" w:pos="8640"/>
      </w:tabs>
      <w:spacing w:line="190" w:lineRule="atLeast"/>
    </w:pPr>
    <w:rPr>
      <w:caps/>
      <w:spacing w:val="0"/>
      <w:sz w:val="15"/>
    </w:rPr>
  </w:style>
  <w:style w:type="character" w:styleId="FootnoteReference">
    <w:name w:val="footnote reference"/>
    <w:semiHidden/>
    <w:rsid w:val="007420DA"/>
    <w:rPr>
      <w:vertAlign w:val="superscript"/>
    </w:rPr>
  </w:style>
  <w:style w:type="paragraph" w:styleId="FootnoteText">
    <w:name w:val="footnote text"/>
    <w:basedOn w:val="FootnoteBase"/>
    <w:semiHidden/>
    <w:rsid w:val="007420DA"/>
  </w:style>
  <w:style w:type="paragraph" w:styleId="Header">
    <w:name w:val="header"/>
    <w:basedOn w:val="HeaderBase"/>
    <w:rsid w:val="007420DA"/>
  </w:style>
  <w:style w:type="paragraph" w:styleId="Index1">
    <w:name w:val="index 1"/>
    <w:basedOn w:val="IndexBase"/>
    <w:semiHidden/>
    <w:rsid w:val="007420DA"/>
  </w:style>
  <w:style w:type="paragraph" w:customStyle="1" w:styleId="IndexBase">
    <w:name w:val="Index Base"/>
    <w:basedOn w:val="Normal"/>
    <w:rsid w:val="007420DA"/>
    <w:pPr>
      <w:spacing w:line="240" w:lineRule="atLeast"/>
      <w:ind w:left="360" w:hanging="360"/>
    </w:pPr>
    <w:rPr>
      <w:sz w:val="18"/>
    </w:rPr>
  </w:style>
  <w:style w:type="paragraph" w:styleId="Index2">
    <w:name w:val="index 2"/>
    <w:basedOn w:val="IndexBase"/>
    <w:semiHidden/>
    <w:rsid w:val="007420DA"/>
    <w:pPr>
      <w:spacing w:line="240" w:lineRule="auto"/>
      <w:ind w:left="720"/>
    </w:pPr>
  </w:style>
  <w:style w:type="paragraph" w:styleId="Index3">
    <w:name w:val="index 3"/>
    <w:basedOn w:val="IndexBase"/>
    <w:semiHidden/>
    <w:rsid w:val="007420DA"/>
    <w:pPr>
      <w:spacing w:line="240" w:lineRule="auto"/>
      <w:ind w:left="1080"/>
    </w:pPr>
  </w:style>
  <w:style w:type="paragraph" w:styleId="Index4">
    <w:name w:val="index 4"/>
    <w:basedOn w:val="IndexBase"/>
    <w:semiHidden/>
    <w:rsid w:val="007420DA"/>
    <w:pPr>
      <w:spacing w:line="240" w:lineRule="auto"/>
      <w:ind w:left="1440"/>
    </w:pPr>
  </w:style>
  <w:style w:type="paragraph" w:styleId="Index5">
    <w:name w:val="index 5"/>
    <w:basedOn w:val="IndexBase"/>
    <w:semiHidden/>
    <w:rsid w:val="007420DA"/>
    <w:pPr>
      <w:spacing w:line="240" w:lineRule="auto"/>
      <w:ind w:left="1800"/>
    </w:pPr>
  </w:style>
  <w:style w:type="paragraph" w:styleId="IndexHeading">
    <w:name w:val="index heading"/>
    <w:basedOn w:val="HeadingBase"/>
    <w:next w:val="Index1"/>
    <w:semiHidden/>
    <w:rsid w:val="007420DA"/>
    <w:pPr>
      <w:keepLines w:val="0"/>
      <w:spacing w:before="0" w:line="480" w:lineRule="atLeast"/>
      <w:ind w:left="0"/>
    </w:pPr>
    <w:rPr>
      <w:rFonts w:ascii="Arial Black" w:hAnsi="Arial Black"/>
      <w:spacing w:val="-5"/>
      <w:kern w:val="0"/>
      <w:sz w:val="24"/>
    </w:rPr>
  </w:style>
  <w:style w:type="paragraph" w:customStyle="1" w:styleId="SectionHeading">
    <w:name w:val="Section Heading"/>
    <w:basedOn w:val="Heading1"/>
    <w:rsid w:val="007420DA"/>
    <w:pPr>
      <w:numPr>
        <w:numId w:val="0"/>
      </w:numPr>
      <w:ind w:left="708" w:hanging="708"/>
      <w:outlineLvl w:val="9"/>
    </w:pPr>
  </w:style>
  <w:style w:type="character" w:customStyle="1" w:styleId="Lead-inEmphasis">
    <w:name w:val="Lead-in Emphasis"/>
    <w:rsid w:val="007420DA"/>
    <w:rPr>
      <w:rFonts w:ascii="Arial Black" w:hAnsi="Arial Black"/>
      <w:spacing w:val="-4"/>
      <w:sz w:val="18"/>
    </w:rPr>
  </w:style>
  <w:style w:type="character" w:styleId="LineNumber">
    <w:name w:val="line number"/>
    <w:rsid w:val="007420DA"/>
    <w:rPr>
      <w:sz w:val="18"/>
    </w:rPr>
  </w:style>
  <w:style w:type="paragraph" w:styleId="List">
    <w:name w:val="List"/>
    <w:basedOn w:val="BodyText"/>
    <w:rsid w:val="007420DA"/>
    <w:pPr>
      <w:ind w:left="1440" w:hanging="360"/>
    </w:pPr>
  </w:style>
  <w:style w:type="paragraph" w:styleId="ListBullet">
    <w:name w:val="List Bullet"/>
    <w:basedOn w:val="List"/>
    <w:rsid w:val="007420DA"/>
  </w:style>
  <w:style w:type="paragraph" w:styleId="ListNumber">
    <w:name w:val="List Number"/>
    <w:basedOn w:val="List"/>
    <w:rsid w:val="007420DA"/>
  </w:style>
  <w:style w:type="paragraph" w:styleId="MacroText">
    <w:name w:val="macro"/>
    <w:basedOn w:val="Normal"/>
    <w:semiHidden/>
    <w:rsid w:val="007420DA"/>
    <w:rPr>
      <w:rFonts w:ascii="Courier New" w:hAnsi="Courier New"/>
    </w:rPr>
  </w:style>
  <w:style w:type="character" w:styleId="PageNumber">
    <w:name w:val="page number"/>
    <w:rsid w:val="007420DA"/>
    <w:rPr>
      <w:rFonts w:ascii="Arial Black" w:hAnsi="Arial Black"/>
      <w:spacing w:val="-10"/>
      <w:sz w:val="18"/>
    </w:rPr>
  </w:style>
  <w:style w:type="character" w:customStyle="1" w:styleId="Superscript">
    <w:name w:val="Superscript"/>
    <w:rsid w:val="007420DA"/>
    <w:rPr>
      <w:b/>
      <w:vertAlign w:val="superscript"/>
    </w:rPr>
  </w:style>
  <w:style w:type="paragraph" w:customStyle="1" w:styleId="TOCBase">
    <w:name w:val="TOC Base"/>
    <w:basedOn w:val="Normal"/>
    <w:rsid w:val="007420DA"/>
    <w:pPr>
      <w:tabs>
        <w:tab w:val="right" w:leader="dot" w:pos="6480"/>
      </w:tabs>
      <w:spacing w:after="240" w:line="240" w:lineRule="atLeast"/>
    </w:pPr>
  </w:style>
  <w:style w:type="paragraph" w:styleId="TableofFigures">
    <w:name w:val="table of figures"/>
    <w:basedOn w:val="TOCBase"/>
    <w:semiHidden/>
    <w:rsid w:val="007420DA"/>
    <w:pPr>
      <w:ind w:left="1440" w:hanging="360"/>
    </w:pPr>
  </w:style>
  <w:style w:type="paragraph" w:styleId="TOC1">
    <w:name w:val="toc 1"/>
    <w:basedOn w:val="TOCBase"/>
    <w:uiPriority w:val="39"/>
    <w:rsid w:val="007420DA"/>
    <w:pPr>
      <w:tabs>
        <w:tab w:val="clear" w:pos="6480"/>
      </w:tabs>
      <w:spacing w:before="120" w:after="120" w:line="240" w:lineRule="auto"/>
    </w:pPr>
    <w:rPr>
      <w:rFonts w:ascii="Times New Roman" w:hAnsi="Times New Roman"/>
      <w:b/>
      <w:caps/>
    </w:rPr>
  </w:style>
  <w:style w:type="paragraph" w:styleId="TOC2">
    <w:name w:val="toc 2"/>
    <w:basedOn w:val="TOCBase"/>
    <w:uiPriority w:val="39"/>
    <w:rsid w:val="007420DA"/>
    <w:pPr>
      <w:tabs>
        <w:tab w:val="clear" w:pos="6480"/>
      </w:tabs>
      <w:spacing w:after="0" w:line="240" w:lineRule="auto"/>
      <w:ind w:left="200"/>
    </w:pPr>
    <w:rPr>
      <w:rFonts w:ascii="Times New Roman" w:hAnsi="Times New Roman"/>
      <w:smallCaps/>
    </w:rPr>
  </w:style>
  <w:style w:type="paragraph" w:styleId="TOC3">
    <w:name w:val="toc 3"/>
    <w:basedOn w:val="TOCBase"/>
    <w:uiPriority w:val="39"/>
    <w:rsid w:val="007420DA"/>
    <w:pPr>
      <w:tabs>
        <w:tab w:val="clear" w:pos="6480"/>
      </w:tabs>
      <w:spacing w:after="0" w:line="240" w:lineRule="auto"/>
      <w:ind w:left="400"/>
    </w:pPr>
    <w:rPr>
      <w:rFonts w:ascii="Times New Roman" w:hAnsi="Times New Roman"/>
      <w:i/>
    </w:rPr>
  </w:style>
  <w:style w:type="paragraph" w:styleId="TOC4">
    <w:name w:val="toc 4"/>
    <w:basedOn w:val="TOCBase"/>
    <w:semiHidden/>
    <w:rsid w:val="007420DA"/>
    <w:pPr>
      <w:tabs>
        <w:tab w:val="clear" w:pos="6480"/>
      </w:tabs>
      <w:spacing w:after="0" w:line="240" w:lineRule="auto"/>
      <w:ind w:left="600"/>
    </w:pPr>
    <w:rPr>
      <w:rFonts w:ascii="Times New Roman" w:hAnsi="Times New Roman"/>
      <w:sz w:val="18"/>
    </w:rPr>
  </w:style>
  <w:style w:type="paragraph" w:styleId="TOC5">
    <w:name w:val="toc 5"/>
    <w:basedOn w:val="TOCBase"/>
    <w:semiHidden/>
    <w:rsid w:val="007420DA"/>
    <w:pPr>
      <w:tabs>
        <w:tab w:val="clear" w:pos="6480"/>
      </w:tabs>
      <w:spacing w:after="0" w:line="240" w:lineRule="auto"/>
      <w:ind w:left="800"/>
    </w:pPr>
    <w:rPr>
      <w:rFonts w:ascii="Times New Roman" w:hAnsi="Times New Roman"/>
      <w:sz w:val="18"/>
    </w:rPr>
  </w:style>
  <w:style w:type="paragraph" w:customStyle="1" w:styleId="SectionLabel">
    <w:name w:val="Section Label"/>
    <w:basedOn w:val="HeadingBase"/>
    <w:next w:val="BodyText"/>
    <w:rsid w:val="007420DA"/>
    <w:pPr>
      <w:pBdr>
        <w:bottom w:val="single" w:sz="6" w:space="2" w:color="auto"/>
      </w:pBdr>
      <w:spacing w:before="360" w:after="960"/>
      <w:ind w:left="0"/>
    </w:pPr>
    <w:rPr>
      <w:rFonts w:ascii="Arial Black" w:hAnsi="Arial Black"/>
      <w:spacing w:val="-35"/>
      <w:sz w:val="54"/>
    </w:rPr>
  </w:style>
  <w:style w:type="paragraph" w:customStyle="1" w:styleId="FooterFirst">
    <w:name w:val="Footer First"/>
    <w:basedOn w:val="Footer"/>
    <w:rsid w:val="007420DA"/>
    <w:pPr>
      <w:pBdr>
        <w:top w:val="single" w:sz="6" w:space="2" w:color="auto"/>
      </w:pBdr>
      <w:spacing w:before="600"/>
    </w:pPr>
  </w:style>
  <w:style w:type="paragraph" w:customStyle="1" w:styleId="FooterEven">
    <w:name w:val="Footer Even"/>
    <w:basedOn w:val="Footer"/>
    <w:rsid w:val="007420DA"/>
    <w:pPr>
      <w:pBdr>
        <w:top w:val="single" w:sz="6" w:space="2" w:color="auto"/>
      </w:pBdr>
      <w:spacing w:before="600"/>
    </w:pPr>
  </w:style>
  <w:style w:type="paragraph" w:customStyle="1" w:styleId="FooterOdd">
    <w:name w:val="Footer Odd"/>
    <w:basedOn w:val="Footer"/>
    <w:rsid w:val="007420DA"/>
    <w:pPr>
      <w:pBdr>
        <w:top w:val="single" w:sz="6" w:space="2" w:color="auto"/>
      </w:pBdr>
      <w:spacing w:before="600"/>
    </w:pPr>
  </w:style>
  <w:style w:type="paragraph" w:customStyle="1" w:styleId="HeaderFirst">
    <w:name w:val="Header First"/>
    <w:basedOn w:val="Header"/>
    <w:rsid w:val="007420DA"/>
    <w:pPr>
      <w:pBdr>
        <w:top w:val="single" w:sz="6" w:space="2" w:color="auto"/>
      </w:pBdr>
      <w:jc w:val="right"/>
    </w:pPr>
  </w:style>
  <w:style w:type="paragraph" w:customStyle="1" w:styleId="HeaderEven">
    <w:name w:val="Header Even"/>
    <w:basedOn w:val="Header"/>
    <w:rsid w:val="007420DA"/>
    <w:pPr>
      <w:pBdr>
        <w:bottom w:val="single" w:sz="6" w:space="1" w:color="auto"/>
      </w:pBdr>
      <w:spacing w:after="600"/>
    </w:pPr>
  </w:style>
  <w:style w:type="paragraph" w:customStyle="1" w:styleId="HeaderOdd">
    <w:name w:val="Header Odd"/>
    <w:basedOn w:val="Header"/>
    <w:rsid w:val="007420DA"/>
    <w:pPr>
      <w:pBdr>
        <w:bottom w:val="single" w:sz="6" w:space="1" w:color="auto"/>
      </w:pBdr>
      <w:spacing w:after="600"/>
    </w:pPr>
  </w:style>
  <w:style w:type="paragraph" w:customStyle="1" w:styleId="ChapterLabel">
    <w:name w:val="Chapter Label"/>
    <w:basedOn w:val="PartLabel"/>
    <w:rsid w:val="007420DA"/>
    <w:pPr>
      <w:framePr w:wrap="around"/>
    </w:pPr>
  </w:style>
  <w:style w:type="paragraph" w:customStyle="1" w:styleId="PartLabel">
    <w:name w:val="Part Label"/>
    <w:basedOn w:val="Normal"/>
    <w:rsid w:val="007420DA"/>
    <w:pPr>
      <w:framePr w:h="1080" w:hRule="exact" w:hSpace="180" w:wrap="around" w:vAnchor="page" w:hAnchor="page" w:x="1861" w:y="1201"/>
      <w:pBdr>
        <w:top w:val="single" w:sz="6" w:space="1" w:color="auto"/>
        <w:left w:val="single" w:sz="6" w:space="1" w:color="auto"/>
      </w:pBdr>
      <w:shd w:val="solid" w:color="auto" w:fill="auto"/>
      <w:spacing w:line="360" w:lineRule="exact"/>
      <w:ind w:right="7488"/>
      <w:jc w:val="center"/>
    </w:pPr>
    <w:rPr>
      <w:color w:val="FFFFFF"/>
      <w:spacing w:val="-16"/>
      <w:position w:val="4"/>
      <w:sz w:val="26"/>
    </w:rPr>
  </w:style>
  <w:style w:type="paragraph" w:customStyle="1" w:styleId="ChapterTitle">
    <w:name w:val="Chapter Title"/>
    <w:basedOn w:val="PartTitle"/>
    <w:rsid w:val="007420DA"/>
    <w:pPr>
      <w:framePr w:wrap="around"/>
    </w:pPr>
  </w:style>
  <w:style w:type="paragraph" w:customStyle="1" w:styleId="PartTitle">
    <w:name w:val="Part Title"/>
    <w:basedOn w:val="Normal"/>
    <w:rsid w:val="007420DA"/>
    <w:pPr>
      <w:framePr w:h="1080" w:hRule="exact" w:hSpace="180" w:wrap="around" w:vAnchor="page" w:hAnchor="page" w:x="1861" w:y="1201"/>
      <w:pBdr>
        <w:left w:val="single" w:sz="6" w:space="1" w:color="auto"/>
      </w:pBdr>
      <w:shd w:val="solid" w:color="auto" w:fill="auto"/>
      <w:spacing w:after="240" w:line="660" w:lineRule="exact"/>
      <w:ind w:right="7488"/>
      <w:jc w:val="center"/>
    </w:pPr>
    <w:rPr>
      <w:rFonts w:ascii="Arial Black" w:hAnsi="Arial Black"/>
      <w:color w:val="FFFFFF"/>
      <w:spacing w:val="-40"/>
      <w:position w:val="-16"/>
      <w:sz w:val="84"/>
    </w:rPr>
  </w:style>
  <w:style w:type="paragraph" w:customStyle="1" w:styleId="ChapterSubtitle">
    <w:name w:val="Chapter Subtitle"/>
    <w:basedOn w:val="Subtitle"/>
    <w:rsid w:val="007420DA"/>
  </w:style>
  <w:style w:type="paragraph" w:styleId="Subtitle">
    <w:name w:val="Subtitle"/>
    <w:basedOn w:val="Title"/>
    <w:next w:val="BodyText"/>
    <w:qFormat/>
    <w:rsid w:val="007420DA"/>
    <w:pPr>
      <w:pBdr>
        <w:top w:val="none" w:sz="0" w:space="0" w:color="auto"/>
      </w:pBdr>
      <w:spacing w:before="60" w:after="120" w:line="340" w:lineRule="atLeast"/>
    </w:pPr>
    <w:rPr>
      <w:rFonts w:ascii="Arial" w:hAnsi="Arial"/>
      <w:spacing w:val="-16"/>
      <w:sz w:val="32"/>
    </w:rPr>
  </w:style>
  <w:style w:type="paragraph" w:styleId="Title">
    <w:name w:val="Title"/>
    <w:basedOn w:val="HeadingBase"/>
    <w:next w:val="Subtitle"/>
    <w:qFormat/>
    <w:rsid w:val="007420DA"/>
    <w:pPr>
      <w:pBdr>
        <w:top w:val="single" w:sz="6" w:space="16" w:color="auto"/>
      </w:pBdr>
      <w:spacing w:before="220" w:after="60" w:line="320" w:lineRule="atLeast"/>
      <w:ind w:left="0"/>
    </w:pPr>
    <w:rPr>
      <w:rFonts w:ascii="Arial Black" w:hAnsi="Arial Black"/>
      <w:spacing w:val="-30"/>
      <w:sz w:val="40"/>
    </w:rPr>
  </w:style>
  <w:style w:type="paragraph" w:styleId="BodyTextIndent">
    <w:name w:val="Body Text Indent"/>
    <w:basedOn w:val="BodyText"/>
    <w:rsid w:val="007420DA"/>
    <w:pPr>
      <w:ind w:left="1440"/>
    </w:pPr>
  </w:style>
  <w:style w:type="paragraph" w:styleId="ListNumber5">
    <w:name w:val="List Number 5"/>
    <w:basedOn w:val="ListNumber"/>
    <w:rsid w:val="007420DA"/>
    <w:pPr>
      <w:ind w:left="2880"/>
    </w:pPr>
  </w:style>
  <w:style w:type="paragraph" w:styleId="ListNumber4">
    <w:name w:val="List Number 4"/>
    <w:basedOn w:val="ListNumber"/>
    <w:rsid w:val="007420DA"/>
    <w:pPr>
      <w:ind w:left="2520"/>
    </w:pPr>
  </w:style>
  <w:style w:type="paragraph" w:styleId="ListNumber3">
    <w:name w:val="List Number 3"/>
    <w:basedOn w:val="ListNumber"/>
    <w:rsid w:val="007420DA"/>
    <w:pPr>
      <w:ind w:left="2160"/>
    </w:pPr>
  </w:style>
  <w:style w:type="paragraph" w:styleId="TOC6">
    <w:name w:val="toc 6"/>
    <w:basedOn w:val="Normal"/>
    <w:next w:val="Normal"/>
    <w:semiHidden/>
    <w:rsid w:val="007420DA"/>
    <w:pPr>
      <w:ind w:left="1000"/>
    </w:pPr>
    <w:rPr>
      <w:rFonts w:ascii="Times New Roman" w:hAnsi="Times New Roman"/>
      <w:sz w:val="18"/>
    </w:rPr>
  </w:style>
  <w:style w:type="paragraph" w:styleId="ListBullet2">
    <w:name w:val="List Bullet 2"/>
    <w:basedOn w:val="ListBullet"/>
    <w:rsid w:val="007420DA"/>
    <w:pPr>
      <w:ind w:left="1800"/>
    </w:pPr>
  </w:style>
  <w:style w:type="paragraph" w:styleId="ListBullet3">
    <w:name w:val="List Bullet 3"/>
    <w:basedOn w:val="ListBullet"/>
    <w:rsid w:val="007420DA"/>
    <w:pPr>
      <w:ind w:left="2160"/>
    </w:pPr>
  </w:style>
  <w:style w:type="paragraph" w:styleId="ListBullet4">
    <w:name w:val="List Bullet 4"/>
    <w:basedOn w:val="ListBullet"/>
    <w:rsid w:val="007420DA"/>
    <w:pPr>
      <w:ind w:left="2520"/>
    </w:pPr>
  </w:style>
  <w:style w:type="paragraph" w:styleId="List5">
    <w:name w:val="List 5"/>
    <w:basedOn w:val="List"/>
    <w:rsid w:val="007420DA"/>
    <w:pPr>
      <w:ind w:left="2880"/>
    </w:pPr>
  </w:style>
  <w:style w:type="paragraph" w:styleId="List4">
    <w:name w:val="List 4"/>
    <w:basedOn w:val="List"/>
    <w:rsid w:val="007420DA"/>
    <w:pPr>
      <w:ind w:left="2520"/>
    </w:pPr>
  </w:style>
  <w:style w:type="paragraph" w:styleId="List3">
    <w:name w:val="List 3"/>
    <w:basedOn w:val="List"/>
    <w:rsid w:val="007420DA"/>
    <w:pPr>
      <w:ind w:left="2160"/>
    </w:pPr>
  </w:style>
  <w:style w:type="paragraph" w:styleId="List2">
    <w:name w:val="List 2"/>
    <w:basedOn w:val="List"/>
    <w:rsid w:val="007420DA"/>
    <w:pPr>
      <w:ind w:left="1800"/>
    </w:pPr>
  </w:style>
  <w:style w:type="character" w:styleId="Emphasis">
    <w:name w:val="Emphasis"/>
    <w:qFormat/>
    <w:rsid w:val="007420DA"/>
    <w:rPr>
      <w:rFonts w:ascii="Arial Black" w:hAnsi="Arial Black"/>
      <w:spacing w:val="-4"/>
      <w:sz w:val="18"/>
    </w:rPr>
  </w:style>
  <w:style w:type="character" w:styleId="CommentReference">
    <w:name w:val="annotation reference"/>
    <w:semiHidden/>
    <w:rsid w:val="007420DA"/>
    <w:rPr>
      <w:rFonts w:ascii="Arial" w:hAnsi="Arial"/>
      <w:sz w:val="16"/>
    </w:rPr>
  </w:style>
  <w:style w:type="paragraph" w:styleId="CommentText">
    <w:name w:val="annotation text"/>
    <w:basedOn w:val="FootnoteBase"/>
    <w:semiHidden/>
    <w:rsid w:val="007420DA"/>
  </w:style>
  <w:style w:type="paragraph" w:styleId="ListNumber2">
    <w:name w:val="List Number 2"/>
    <w:basedOn w:val="ListNumber"/>
    <w:rsid w:val="007420DA"/>
    <w:pPr>
      <w:ind w:left="1800"/>
    </w:pPr>
  </w:style>
  <w:style w:type="paragraph" w:styleId="ListContinue">
    <w:name w:val="List Continue"/>
    <w:basedOn w:val="List"/>
    <w:rsid w:val="007420DA"/>
    <w:pPr>
      <w:ind w:firstLine="0"/>
    </w:pPr>
  </w:style>
  <w:style w:type="paragraph" w:styleId="ListContinue2">
    <w:name w:val="List Continue 2"/>
    <w:basedOn w:val="ListContinue"/>
    <w:rsid w:val="007420DA"/>
    <w:pPr>
      <w:ind w:left="2160"/>
    </w:pPr>
  </w:style>
  <w:style w:type="paragraph" w:styleId="ListContinue3">
    <w:name w:val="List Continue 3"/>
    <w:basedOn w:val="ListContinue"/>
    <w:rsid w:val="007420DA"/>
    <w:pPr>
      <w:ind w:left="2520"/>
    </w:pPr>
  </w:style>
  <w:style w:type="paragraph" w:styleId="ListContinue4">
    <w:name w:val="List Continue 4"/>
    <w:basedOn w:val="ListContinue"/>
    <w:rsid w:val="007420DA"/>
    <w:pPr>
      <w:ind w:left="2880"/>
    </w:pPr>
  </w:style>
  <w:style w:type="paragraph" w:styleId="ListContinue5">
    <w:name w:val="List Continue 5"/>
    <w:basedOn w:val="ListContinue"/>
    <w:rsid w:val="007420DA"/>
    <w:pPr>
      <w:ind w:left="3240"/>
    </w:pPr>
  </w:style>
  <w:style w:type="paragraph" w:styleId="NormalIndent">
    <w:name w:val="Normal Indent"/>
    <w:basedOn w:val="Normal"/>
    <w:rsid w:val="007420DA"/>
    <w:pPr>
      <w:ind w:left="1440"/>
    </w:pPr>
  </w:style>
  <w:style w:type="paragraph" w:customStyle="1" w:styleId="ReturnAddress">
    <w:name w:val="Return Address"/>
    <w:basedOn w:val="Normal"/>
    <w:rsid w:val="007420DA"/>
    <w:pPr>
      <w:keepLines/>
      <w:framePr w:w="5160" w:h="840" w:wrap="notBeside" w:vAnchor="page" w:hAnchor="page" w:x="6121" w:y="915" w:anchorLock="1"/>
      <w:tabs>
        <w:tab w:val="left" w:pos="2160"/>
      </w:tabs>
      <w:spacing w:line="160" w:lineRule="atLeast"/>
    </w:pPr>
    <w:rPr>
      <w:spacing w:val="0"/>
      <w:sz w:val="14"/>
    </w:rPr>
  </w:style>
  <w:style w:type="character" w:customStyle="1" w:styleId="Slogan">
    <w:name w:val="Slogan"/>
    <w:rsid w:val="007420DA"/>
    <w:rPr>
      <w:i/>
      <w:spacing w:val="-6"/>
      <w:sz w:val="24"/>
    </w:rPr>
  </w:style>
  <w:style w:type="paragraph" w:customStyle="1" w:styleId="CompanyName">
    <w:name w:val="Company Name"/>
    <w:basedOn w:val="Normal"/>
    <w:rsid w:val="007420DA"/>
    <w:pPr>
      <w:keepNext/>
      <w:keepLines/>
      <w:framePr w:w="4080" w:h="840" w:hSpace="180" w:wrap="notBeside" w:vAnchor="page" w:hAnchor="margin" w:y="913" w:anchorLock="1"/>
      <w:spacing w:line="220" w:lineRule="atLeast"/>
    </w:pPr>
    <w:rPr>
      <w:rFonts w:ascii="Arial Black" w:hAnsi="Arial Black"/>
      <w:spacing w:val="-25"/>
      <w:kern w:val="28"/>
      <w:sz w:val="32"/>
    </w:rPr>
  </w:style>
  <w:style w:type="paragraph" w:customStyle="1" w:styleId="PartSubtitle">
    <w:name w:val="Part Subtitle"/>
    <w:basedOn w:val="Normal"/>
    <w:next w:val="BodyText"/>
    <w:rsid w:val="007420DA"/>
    <w:pPr>
      <w:keepNext/>
      <w:spacing w:before="360" w:after="120"/>
    </w:pPr>
    <w:rPr>
      <w:i/>
      <w:kern w:val="28"/>
      <w:sz w:val="26"/>
    </w:rPr>
  </w:style>
  <w:style w:type="paragraph" w:styleId="TableofAuthorities">
    <w:name w:val="table of authorities"/>
    <w:basedOn w:val="Normal"/>
    <w:semiHidden/>
    <w:rsid w:val="007420DA"/>
    <w:pPr>
      <w:tabs>
        <w:tab w:val="right" w:leader="dot" w:pos="7560"/>
      </w:tabs>
      <w:ind w:left="1440" w:hanging="360"/>
    </w:pPr>
  </w:style>
  <w:style w:type="paragraph" w:styleId="TOAHeading">
    <w:name w:val="toa heading"/>
    <w:basedOn w:val="Normal"/>
    <w:next w:val="TableofAuthorities"/>
    <w:semiHidden/>
    <w:rsid w:val="007420DA"/>
    <w:pPr>
      <w:keepNext/>
      <w:spacing w:line="480" w:lineRule="atLeast"/>
    </w:pPr>
    <w:rPr>
      <w:rFonts w:ascii="Arial Black" w:hAnsi="Arial Black"/>
      <w:b/>
      <w:spacing w:val="-10"/>
      <w:kern w:val="28"/>
    </w:rPr>
  </w:style>
  <w:style w:type="paragraph" w:styleId="ListBullet5">
    <w:name w:val="List Bullet 5"/>
    <w:basedOn w:val="ListBullet"/>
    <w:rsid w:val="007420DA"/>
    <w:pPr>
      <w:ind w:left="2880"/>
    </w:pPr>
  </w:style>
  <w:style w:type="paragraph" w:styleId="TOC7">
    <w:name w:val="toc 7"/>
    <w:basedOn w:val="Normal"/>
    <w:next w:val="Normal"/>
    <w:semiHidden/>
    <w:rsid w:val="007420DA"/>
    <w:pPr>
      <w:ind w:left="1200"/>
    </w:pPr>
    <w:rPr>
      <w:rFonts w:ascii="Times New Roman" w:hAnsi="Times New Roman"/>
      <w:sz w:val="18"/>
    </w:rPr>
  </w:style>
  <w:style w:type="paragraph" w:styleId="TOC8">
    <w:name w:val="toc 8"/>
    <w:basedOn w:val="Normal"/>
    <w:next w:val="Normal"/>
    <w:semiHidden/>
    <w:rsid w:val="007420DA"/>
    <w:pPr>
      <w:ind w:left="1400"/>
    </w:pPr>
    <w:rPr>
      <w:rFonts w:ascii="Times New Roman" w:hAnsi="Times New Roman"/>
      <w:sz w:val="18"/>
    </w:rPr>
  </w:style>
  <w:style w:type="paragraph" w:styleId="TOC9">
    <w:name w:val="toc 9"/>
    <w:basedOn w:val="Normal"/>
    <w:next w:val="Normal"/>
    <w:semiHidden/>
    <w:rsid w:val="007420DA"/>
    <w:pPr>
      <w:ind w:left="1600"/>
    </w:pPr>
    <w:rPr>
      <w:rFonts w:ascii="Times New Roman" w:hAnsi="Times New Roman"/>
      <w:sz w:val="18"/>
    </w:rPr>
  </w:style>
  <w:style w:type="paragraph" w:styleId="PlainText">
    <w:name w:val="Plain Text"/>
    <w:basedOn w:val="Normal"/>
    <w:link w:val="PlainTextChar"/>
    <w:uiPriority w:val="99"/>
    <w:rsid w:val="007420DA"/>
    <w:rPr>
      <w:rFonts w:ascii="Courier New" w:hAnsi="Courier New"/>
      <w:spacing w:val="0"/>
    </w:rPr>
  </w:style>
  <w:style w:type="paragraph" w:styleId="DocumentMap">
    <w:name w:val="Document Map"/>
    <w:basedOn w:val="Normal"/>
    <w:semiHidden/>
    <w:rsid w:val="007420DA"/>
    <w:pPr>
      <w:shd w:val="clear" w:color="auto" w:fill="000080"/>
    </w:pPr>
    <w:rPr>
      <w:rFonts w:ascii="Tahoma" w:hAnsi="Tahoma"/>
    </w:rPr>
  </w:style>
  <w:style w:type="table" w:styleId="TableGrid">
    <w:name w:val="Table Grid"/>
    <w:basedOn w:val="TableNormal"/>
    <w:uiPriority w:val="59"/>
    <w:rsid w:val="00195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C30"/>
    <w:pPr>
      <w:ind w:left="720"/>
    </w:pPr>
    <w:rPr>
      <w:rFonts w:ascii="Calibri" w:eastAsia="Calibri" w:hAnsi="Calibri" w:cs="Calibri"/>
      <w:spacing w:val="0"/>
      <w:sz w:val="22"/>
      <w:szCs w:val="22"/>
      <w:lang w:eastAsia="en-GB"/>
    </w:rPr>
  </w:style>
  <w:style w:type="character" w:customStyle="1" w:styleId="BodyTextChar">
    <w:name w:val="Body Text Char"/>
    <w:basedOn w:val="DefaultParagraphFont"/>
    <w:link w:val="BodyText"/>
    <w:rsid w:val="009C003A"/>
    <w:rPr>
      <w:rFonts w:ascii="Arial" w:hAnsi="Arial"/>
      <w:spacing w:val="-5"/>
      <w:lang w:eastAsia="en-US"/>
    </w:rPr>
  </w:style>
  <w:style w:type="paragraph" w:styleId="BalloonText">
    <w:name w:val="Balloon Text"/>
    <w:basedOn w:val="Normal"/>
    <w:link w:val="BalloonTextChar"/>
    <w:rsid w:val="008947EF"/>
    <w:rPr>
      <w:rFonts w:ascii="Tahoma" w:hAnsi="Tahoma" w:cs="Tahoma"/>
      <w:sz w:val="16"/>
      <w:szCs w:val="16"/>
    </w:rPr>
  </w:style>
  <w:style w:type="character" w:customStyle="1" w:styleId="BalloonTextChar">
    <w:name w:val="Balloon Text Char"/>
    <w:basedOn w:val="DefaultParagraphFont"/>
    <w:link w:val="BalloonText"/>
    <w:rsid w:val="008947EF"/>
    <w:rPr>
      <w:rFonts w:ascii="Tahoma" w:hAnsi="Tahoma" w:cs="Tahoma"/>
      <w:spacing w:val="-5"/>
      <w:sz w:val="16"/>
      <w:szCs w:val="16"/>
      <w:lang w:eastAsia="en-US"/>
    </w:rPr>
  </w:style>
  <w:style w:type="table" w:styleId="TableClassic2">
    <w:name w:val="Table Classic 2"/>
    <w:basedOn w:val="TableNormal"/>
    <w:rsid w:val="00C0041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0041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0041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umns1">
    <w:name w:val="Table Columns 1"/>
    <w:basedOn w:val="TableNormal"/>
    <w:rsid w:val="00C0041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0041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0041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PlainTextChar">
    <w:name w:val="Plain Text Char"/>
    <w:basedOn w:val="DefaultParagraphFont"/>
    <w:link w:val="PlainText"/>
    <w:uiPriority w:val="99"/>
    <w:rsid w:val="007759CD"/>
    <w:rPr>
      <w:rFonts w:ascii="Courier New" w:hAnsi="Courier New"/>
      <w:lang w:eastAsia="en-US"/>
    </w:rPr>
  </w:style>
  <w:style w:type="character" w:styleId="Hyperlink">
    <w:name w:val="Hyperlink"/>
    <w:basedOn w:val="DefaultParagraphFont"/>
    <w:unhideWhenUsed/>
    <w:rsid w:val="000C2ACA"/>
    <w:rPr>
      <w:color w:val="0000FF" w:themeColor="hyperlink"/>
      <w:u w:val="single"/>
    </w:rPr>
  </w:style>
  <w:style w:type="paragraph" w:styleId="NormalWeb">
    <w:name w:val="Normal (Web)"/>
    <w:basedOn w:val="Normal"/>
    <w:uiPriority w:val="99"/>
    <w:semiHidden/>
    <w:unhideWhenUsed/>
    <w:rsid w:val="002000B0"/>
    <w:pPr>
      <w:spacing w:before="100" w:beforeAutospacing="1" w:after="100" w:afterAutospacing="1"/>
    </w:pPr>
    <w:rPr>
      <w:rFonts w:ascii="Times New Roman" w:hAnsi="Times New Roman"/>
      <w:spacing w:val="0"/>
      <w:sz w:val="24"/>
      <w:szCs w:val="24"/>
      <w:lang w:eastAsia="en-GB"/>
    </w:rPr>
  </w:style>
  <w:style w:type="character" w:customStyle="1" w:styleId="FooterChar">
    <w:name w:val="Footer Char"/>
    <w:basedOn w:val="DefaultParagraphFont"/>
    <w:link w:val="Footer"/>
    <w:uiPriority w:val="99"/>
    <w:rsid w:val="00C35233"/>
    <w:rPr>
      <w:rFonts w:ascii="Arial" w:hAnsi="Arial"/>
      <w:caps/>
      <w:sz w:val="15"/>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Plain Text" w:uiPriority="99"/>
    <w:lsdException w:name="Normal (Web)"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0DA"/>
    <w:rPr>
      <w:rFonts w:ascii="Arial" w:hAnsi="Arial"/>
      <w:spacing w:val="-5"/>
      <w:lang w:eastAsia="en-US"/>
    </w:rPr>
  </w:style>
  <w:style w:type="paragraph" w:styleId="Heading1">
    <w:name w:val="heading 1"/>
    <w:basedOn w:val="HeadingBase"/>
    <w:next w:val="BodyText"/>
    <w:qFormat/>
    <w:rsid w:val="007420DA"/>
    <w:pPr>
      <w:numPr>
        <w:numId w:val="18"/>
      </w:numPr>
      <w:pBdr>
        <w:top w:val="single" w:sz="48" w:space="3" w:color="FFFFFF"/>
        <w:left w:val="single" w:sz="6" w:space="3" w:color="FFFFFF"/>
        <w:bottom w:val="single" w:sz="6" w:space="3" w:color="FFFFFF"/>
      </w:pBdr>
      <w:shd w:val="solid" w:color="auto" w:fill="auto"/>
      <w:spacing w:before="0" w:after="240" w:line="240" w:lineRule="atLeast"/>
      <w:outlineLvl w:val="0"/>
    </w:pPr>
    <w:rPr>
      <w:rFonts w:ascii="Arial Black" w:hAnsi="Arial Black"/>
      <w:color w:val="FFFFFF"/>
      <w:spacing w:val="-10"/>
      <w:kern w:val="20"/>
      <w:position w:val="8"/>
      <w:sz w:val="24"/>
    </w:rPr>
  </w:style>
  <w:style w:type="paragraph" w:styleId="Heading2">
    <w:name w:val="heading 2"/>
    <w:basedOn w:val="HeadingBase"/>
    <w:next w:val="BodyText"/>
    <w:qFormat/>
    <w:rsid w:val="007420DA"/>
    <w:pPr>
      <w:numPr>
        <w:ilvl w:val="1"/>
        <w:numId w:val="18"/>
      </w:numPr>
      <w:spacing w:before="0" w:after="240" w:line="240" w:lineRule="atLeast"/>
      <w:outlineLvl w:val="1"/>
    </w:pPr>
    <w:rPr>
      <w:rFonts w:ascii="Arial Black" w:hAnsi="Arial Black"/>
      <w:spacing w:val="-15"/>
    </w:rPr>
  </w:style>
  <w:style w:type="paragraph" w:styleId="Heading3">
    <w:name w:val="heading 3"/>
    <w:basedOn w:val="HeadingBase"/>
    <w:next w:val="BodyText"/>
    <w:autoRedefine/>
    <w:qFormat/>
    <w:rsid w:val="004B06F5"/>
    <w:pPr>
      <w:numPr>
        <w:ilvl w:val="2"/>
        <w:numId w:val="18"/>
      </w:numPr>
      <w:spacing w:before="0" w:after="240" w:line="240" w:lineRule="atLeast"/>
      <w:ind w:left="1788"/>
      <w:outlineLvl w:val="2"/>
    </w:pPr>
    <w:rPr>
      <w:rFonts w:ascii="Arial Black" w:hAnsi="Arial Black"/>
      <w:spacing w:val="-10"/>
      <w:sz w:val="20"/>
    </w:rPr>
  </w:style>
  <w:style w:type="paragraph" w:styleId="Heading4">
    <w:name w:val="heading 4"/>
    <w:basedOn w:val="HeadingBase"/>
    <w:next w:val="BodyText"/>
    <w:qFormat/>
    <w:rsid w:val="007420DA"/>
    <w:pPr>
      <w:numPr>
        <w:ilvl w:val="3"/>
        <w:numId w:val="18"/>
      </w:numPr>
      <w:spacing w:before="0" w:after="240" w:line="240" w:lineRule="atLeast"/>
      <w:outlineLvl w:val="3"/>
    </w:pPr>
  </w:style>
  <w:style w:type="paragraph" w:styleId="Heading5">
    <w:name w:val="heading 5"/>
    <w:basedOn w:val="HeadingBase"/>
    <w:next w:val="BodyText"/>
    <w:qFormat/>
    <w:rsid w:val="007420DA"/>
    <w:pPr>
      <w:numPr>
        <w:ilvl w:val="4"/>
        <w:numId w:val="18"/>
      </w:numPr>
      <w:spacing w:before="0" w:after="120" w:line="240" w:lineRule="atLeast"/>
      <w:outlineLvl w:val="4"/>
    </w:pPr>
    <w:rPr>
      <w:sz w:val="20"/>
    </w:rPr>
  </w:style>
  <w:style w:type="paragraph" w:styleId="Heading6">
    <w:name w:val="heading 6"/>
    <w:basedOn w:val="HeadingBase"/>
    <w:next w:val="BodyText"/>
    <w:qFormat/>
    <w:rsid w:val="007420DA"/>
    <w:pPr>
      <w:numPr>
        <w:ilvl w:val="5"/>
        <w:numId w:val="18"/>
      </w:numPr>
      <w:outlineLvl w:val="5"/>
    </w:pPr>
    <w:rPr>
      <w:i/>
      <w:sz w:val="20"/>
    </w:rPr>
  </w:style>
  <w:style w:type="paragraph" w:styleId="Heading7">
    <w:name w:val="heading 7"/>
    <w:basedOn w:val="HeadingBase"/>
    <w:next w:val="BodyText"/>
    <w:qFormat/>
    <w:rsid w:val="007420DA"/>
    <w:pPr>
      <w:numPr>
        <w:ilvl w:val="6"/>
        <w:numId w:val="18"/>
      </w:numPr>
      <w:outlineLvl w:val="6"/>
    </w:pPr>
    <w:rPr>
      <w:sz w:val="20"/>
    </w:rPr>
  </w:style>
  <w:style w:type="paragraph" w:styleId="Heading8">
    <w:name w:val="heading 8"/>
    <w:basedOn w:val="HeadingBase"/>
    <w:next w:val="BodyText"/>
    <w:qFormat/>
    <w:rsid w:val="007420DA"/>
    <w:pPr>
      <w:numPr>
        <w:ilvl w:val="7"/>
        <w:numId w:val="18"/>
      </w:numPr>
      <w:outlineLvl w:val="7"/>
    </w:pPr>
    <w:rPr>
      <w:i/>
      <w:sz w:val="18"/>
    </w:rPr>
  </w:style>
  <w:style w:type="paragraph" w:styleId="Heading9">
    <w:name w:val="heading 9"/>
    <w:basedOn w:val="HeadingBase"/>
    <w:next w:val="BodyText"/>
    <w:qFormat/>
    <w:rsid w:val="007420DA"/>
    <w:pPr>
      <w:numPr>
        <w:ilvl w:val="8"/>
        <w:numId w:val="18"/>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rsid w:val="007420DA"/>
    <w:pPr>
      <w:keepNext/>
      <w:keepLines/>
      <w:spacing w:before="140" w:line="220" w:lineRule="atLeast"/>
      <w:ind w:left="1080"/>
    </w:pPr>
    <w:rPr>
      <w:spacing w:val="-4"/>
      <w:kern w:val="28"/>
      <w:sz w:val="22"/>
    </w:rPr>
  </w:style>
  <w:style w:type="paragraph" w:styleId="BodyText">
    <w:name w:val="Body Text"/>
    <w:basedOn w:val="Normal"/>
    <w:link w:val="BodyTextChar"/>
    <w:rsid w:val="007420DA"/>
    <w:pPr>
      <w:spacing w:after="240" w:line="240" w:lineRule="atLeast"/>
      <w:ind w:left="1080"/>
      <w:jc w:val="both"/>
    </w:pPr>
  </w:style>
  <w:style w:type="paragraph" w:customStyle="1" w:styleId="FootnoteBase">
    <w:name w:val="Footnote Base"/>
    <w:basedOn w:val="Normal"/>
    <w:rsid w:val="007420DA"/>
    <w:pPr>
      <w:keepLines/>
      <w:spacing w:line="200" w:lineRule="atLeast"/>
    </w:pPr>
    <w:rPr>
      <w:sz w:val="16"/>
    </w:rPr>
  </w:style>
  <w:style w:type="paragraph" w:styleId="MessageHeader">
    <w:name w:val="Message Header"/>
    <w:basedOn w:val="BodyText"/>
    <w:rsid w:val="007420DA"/>
    <w:pPr>
      <w:keepLines/>
      <w:tabs>
        <w:tab w:val="left" w:pos="3600"/>
        <w:tab w:val="left" w:pos="4680"/>
      </w:tabs>
      <w:spacing w:after="120" w:line="280" w:lineRule="exact"/>
      <w:ind w:right="2160" w:hanging="1080"/>
      <w:jc w:val="left"/>
    </w:pPr>
    <w:rPr>
      <w:spacing w:val="0"/>
      <w:sz w:val="22"/>
    </w:rPr>
  </w:style>
  <w:style w:type="paragraph" w:customStyle="1" w:styleId="BlockQuotation">
    <w:name w:val="Block Quotation"/>
    <w:basedOn w:val="Normal"/>
    <w:rsid w:val="007420DA"/>
    <w:pPr>
      <w:pBdr>
        <w:top w:val="single" w:sz="12" w:space="12" w:color="FFFFFF"/>
        <w:left w:val="single" w:sz="6" w:space="12" w:color="FFFFFF"/>
        <w:bottom w:val="single" w:sz="6" w:space="12" w:color="FFFFFF"/>
        <w:right w:val="single" w:sz="6" w:space="12" w:color="FFFFFF"/>
      </w:pBdr>
      <w:shd w:val="pct5" w:color="auto" w:fill="auto"/>
      <w:spacing w:after="240" w:line="220" w:lineRule="atLeast"/>
      <w:ind w:left="1368" w:right="240"/>
      <w:jc w:val="both"/>
    </w:pPr>
    <w:rPr>
      <w:rFonts w:ascii="Arial Narrow" w:hAnsi="Arial Narrow"/>
      <w:spacing w:val="0"/>
    </w:rPr>
  </w:style>
  <w:style w:type="paragraph" w:customStyle="1" w:styleId="BodyTextKeep">
    <w:name w:val="Body Text Keep"/>
    <w:basedOn w:val="BodyText"/>
    <w:rsid w:val="007420DA"/>
    <w:pPr>
      <w:keepNext/>
    </w:pPr>
  </w:style>
  <w:style w:type="paragraph" w:styleId="Caption">
    <w:name w:val="caption"/>
    <w:basedOn w:val="Picture"/>
    <w:next w:val="BodyText"/>
    <w:qFormat/>
    <w:rsid w:val="007420DA"/>
    <w:pPr>
      <w:spacing w:before="60" w:after="240" w:line="220" w:lineRule="atLeast"/>
      <w:ind w:left="1920" w:hanging="120"/>
    </w:pPr>
    <w:rPr>
      <w:rFonts w:ascii="Arial Narrow" w:hAnsi="Arial Narrow"/>
      <w:spacing w:val="0"/>
      <w:sz w:val="18"/>
    </w:rPr>
  </w:style>
  <w:style w:type="paragraph" w:customStyle="1" w:styleId="Picture">
    <w:name w:val="Picture"/>
    <w:basedOn w:val="Normal"/>
    <w:next w:val="Caption"/>
    <w:rsid w:val="007420DA"/>
    <w:pPr>
      <w:keepNext/>
    </w:pPr>
  </w:style>
  <w:style w:type="paragraph" w:customStyle="1" w:styleId="DocumentLabel">
    <w:name w:val="Document Label"/>
    <w:basedOn w:val="TitleCover"/>
    <w:rsid w:val="007420DA"/>
  </w:style>
  <w:style w:type="paragraph" w:customStyle="1" w:styleId="TitleCover">
    <w:name w:val="Title Cover"/>
    <w:basedOn w:val="HeadingBase"/>
    <w:next w:val="SubtitleCover"/>
    <w:rsid w:val="007420DA"/>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SubtitleCover">
    <w:name w:val="Subtitle Cover"/>
    <w:basedOn w:val="TitleCover"/>
    <w:next w:val="BodyText"/>
    <w:rsid w:val="007420DA"/>
    <w:pPr>
      <w:pBdr>
        <w:top w:val="single" w:sz="6" w:space="24" w:color="auto"/>
      </w:pBdr>
      <w:tabs>
        <w:tab w:val="clear" w:pos="0"/>
      </w:tabs>
      <w:spacing w:before="0" w:after="0" w:line="480" w:lineRule="atLeast"/>
      <w:ind w:left="0" w:right="0"/>
    </w:pPr>
    <w:rPr>
      <w:rFonts w:ascii="Arial" w:hAnsi="Arial"/>
      <w:b w:val="0"/>
      <w:spacing w:val="-30"/>
      <w:sz w:val="48"/>
    </w:rPr>
  </w:style>
  <w:style w:type="character" w:styleId="EndnoteReference">
    <w:name w:val="endnote reference"/>
    <w:semiHidden/>
    <w:rsid w:val="007420DA"/>
    <w:rPr>
      <w:vertAlign w:val="superscript"/>
    </w:rPr>
  </w:style>
  <w:style w:type="paragraph" w:styleId="EndnoteText">
    <w:name w:val="endnote text"/>
    <w:basedOn w:val="FootnoteBase"/>
    <w:semiHidden/>
    <w:rsid w:val="007420DA"/>
  </w:style>
  <w:style w:type="paragraph" w:styleId="Footer">
    <w:name w:val="footer"/>
    <w:basedOn w:val="HeaderBase"/>
    <w:link w:val="FooterChar"/>
    <w:uiPriority w:val="99"/>
    <w:rsid w:val="007420DA"/>
  </w:style>
  <w:style w:type="paragraph" w:customStyle="1" w:styleId="HeaderBase">
    <w:name w:val="Header Base"/>
    <w:basedOn w:val="Normal"/>
    <w:rsid w:val="007420DA"/>
    <w:pPr>
      <w:keepLines/>
      <w:tabs>
        <w:tab w:val="center" w:pos="4320"/>
        <w:tab w:val="right" w:pos="8640"/>
      </w:tabs>
      <w:spacing w:line="190" w:lineRule="atLeast"/>
    </w:pPr>
    <w:rPr>
      <w:caps/>
      <w:spacing w:val="0"/>
      <w:sz w:val="15"/>
    </w:rPr>
  </w:style>
  <w:style w:type="character" w:styleId="FootnoteReference">
    <w:name w:val="footnote reference"/>
    <w:semiHidden/>
    <w:rsid w:val="007420DA"/>
    <w:rPr>
      <w:vertAlign w:val="superscript"/>
    </w:rPr>
  </w:style>
  <w:style w:type="paragraph" w:styleId="FootnoteText">
    <w:name w:val="footnote text"/>
    <w:basedOn w:val="FootnoteBase"/>
    <w:semiHidden/>
    <w:rsid w:val="007420DA"/>
  </w:style>
  <w:style w:type="paragraph" w:styleId="Header">
    <w:name w:val="header"/>
    <w:basedOn w:val="HeaderBase"/>
    <w:rsid w:val="007420DA"/>
  </w:style>
  <w:style w:type="paragraph" w:styleId="Index1">
    <w:name w:val="index 1"/>
    <w:basedOn w:val="IndexBase"/>
    <w:semiHidden/>
    <w:rsid w:val="007420DA"/>
  </w:style>
  <w:style w:type="paragraph" w:customStyle="1" w:styleId="IndexBase">
    <w:name w:val="Index Base"/>
    <w:basedOn w:val="Normal"/>
    <w:rsid w:val="007420DA"/>
    <w:pPr>
      <w:spacing w:line="240" w:lineRule="atLeast"/>
      <w:ind w:left="360" w:hanging="360"/>
    </w:pPr>
    <w:rPr>
      <w:sz w:val="18"/>
    </w:rPr>
  </w:style>
  <w:style w:type="paragraph" w:styleId="Index2">
    <w:name w:val="index 2"/>
    <w:basedOn w:val="IndexBase"/>
    <w:semiHidden/>
    <w:rsid w:val="007420DA"/>
    <w:pPr>
      <w:spacing w:line="240" w:lineRule="auto"/>
      <w:ind w:left="720"/>
    </w:pPr>
  </w:style>
  <w:style w:type="paragraph" w:styleId="Index3">
    <w:name w:val="index 3"/>
    <w:basedOn w:val="IndexBase"/>
    <w:semiHidden/>
    <w:rsid w:val="007420DA"/>
    <w:pPr>
      <w:spacing w:line="240" w:lineRule="auto"/>
      <w:ind w:left="1080"/>
    </w:pPr>
  </w:style>
  <w:style w:type="paragraph" w:styleId="Index4">
    <w:name w:val="index 4"/>
    <w:basedOn w:val="IndexBase"/>
    <w:semiHidden/>
    <w:rsid w:val="007420DA"/>
    <w:pPr>
      <w:spacing w:line="240" w:lineRule="auto"/>
      <w:ind w:left="1440"/>
    </w:pPr>
  </w:style>
  <w:style w:type="paragraph" w:styleId="Index5">
    <w:name w:val="index 5"/>
    <w:basedOn w:val="IndexBase"/>
    <w:semiHidden/>
    <w:rsid w:val="007420DA"/>
    <w:pPr>
      <w:spacing w:line="240" w:lineRule="auto"/>
      <w:ind w:left="1800"/>
    </w:pPr>
  </w:style>
  <w:style w:type="paragraph" w:styleId="IndexHeading">
    <w:name w:val="index heading"/>
    <w:basedOn w:val="HeadingBase"/>
    <w:next w:val="Index1"/>
    <w:semiHidden/>
    <w:rsid w:val="007420DA"/>
    <w:pPr>
      <w:keepLines w:val="0"/>
      <w:spacing w:before="0" w:line="480" w:lineRule="atLeast"/>
      <w:ind w:left="0"/>
    </w:pPr>
    <w:rPr>
      <w:rFonts w:ascii="Arial Black" w:hAnsi="Arial Black"/>
      <w:spacing w:val="-5"/>
      <w:kern w:val="0"/>
      <w:sz w:val="24"/>
    </w:rPr>
  </w:style>
  <w:style w:type="paragraph" w:customStyle="1" w:styleId="SectionHeading">
    <w:name w:val="Section Heading"/>
    <w:basedOn w:val="Heading1"/>
    <w:rsid w:val="007420DA"/>
    <w:pPr>
      <w:numPr>
        <w:numId w:val="0"/>
      </w:numPr>
      <w:ind w:left="708" w:hanging="708"/>
      <w:outlineLvl w:val="9"/>
    </w:pPr>
  </w:style>
  <w:style w:type="character" w:customStyle="1" w:styleId="Lead-inEmphasis">
    <w:name w:val="Lead-in Emphasis"/>
    <w:rsid w:val="007420DA"/>
    <w:rPr>
      <w:rFonts w:ascii="Arial Black" w:hAnsi="Arial Black"/>
      <w:spacing w:val="-4"/>
      <w:sz w:val="18"/>
    </w:rPr>
  </w:style>
  <w:style w:type="character" w:styleId="LineNumber">
    <w:name w:val="line number"/>
    <w:rsid w:val="007420DA"/>
    <w:rPr>
      <w:sz w:val="18"/>
    </w:rPr>
  </w:style>
  <w:style w:type="paragraph" w:styleId="List">
    <w:name w:val="List"/>
    <w:basedOn w:val="BodyText"/>
    <w:rsid w:val="007420DA"/>
    <w:pPr>
      <w:ind w:left="1440" w:hanging="360"/>
    </w:pPr>
  </w:style>
  <w:style w:type="paragraph" w:styleId="ListBullet">
    <w:name w:val="List Bullet"/>
    <w:basedOn w:val="List"/>
    <w:rsid w:val="007420DA"/>
  </w:style>
  <w:style w:type="paragraph" w:styleId="ListNumber">
    <w:name w:val="List Number"/>
    <w:basedOn w:val="List"/>
    <w:rsid w:val="007420DA"/>
  </w:style>
  <w:style w:type="paragraph" w:styleId="MacroText">
    <w:name w:val="macro"/>
    <w:basedOn w:val="Normal"/>
    <w:semiHidden/>
    <w:rsid w:val="007420DA"/>
    <w:rPr>
      <w:rFonts w:ascii="Courier New" w:hAnsi="Courier New"/>
    </w:rPr>
  </w:style>
  <w:style w:type="character" w:styleId="PageNumber">
    <w:name w:val="page number"/>
    <w:rsid w:val="007420DA"/>
    <w:rPr>
      <w:rFonts w:ascii="Arial Black" w:hAnsi="Arial Black"/>
      <w:spacing w:val="-10"/>
      <w:sz w:val="18"/>
    </w:rPr>
  </w:style>
  <w:style w:type="character" w:customStyle="1" w:styleId="Superscript">
    <w:name w:val="Superscript"/>
    <w:rsid w:val="007420DA"/>
    <w:rPr>
      <w:b/>
      <w:vertAlign w:val="superscript"/>
    </w:rPr>
  </w:style>
  <w:style w:type="paragraph" w:customStyle="1" w:styleId="TOCBase">
    <w:name w:val="TOC Base"/>
    <w:basedOn w:val="Normal"/>
    <w:rsid w:val="007420DA"/>
    <w:pPr>
      <w:tabs>
        <w:tab w:val="right" w:leader="dot" w:pos="6480"/>
      </w:tabs>
      <w:spacing w:after="240" w:line="240" w:lineRule="atLeast"/>
    </w:pPr>
  </w:style>
  <w:style w:type="paragraph" w:styleId="TableofFigures">
    <w:name w:val="table of figures"/>
    <w:basedOn w:val="TOCBase"/>
    <w:semiHidden/>
    <w:rsid w:val="007420DA"/>
    <w:pPr>
      <w:ind w:left="1440" w:hanging="360"/>
    </w:pPr>
  </w:style>
  <w:style w:type="paragraph" w:styleId="TOC1">
    <w:name w:val="toc 1"/>
    <w:basedOn w:val="TOCBase"/>
    <w:uiPriority w:val="39"/>
    <w:rsid w:val="007420DA"/>
    <w:pPr>
      <w:tabs>
        <w:tab w:val="clear" w:pos="6480"/>
      </w:tabs>
      <w:spacing w:before="120" w:after="120" w:line="240" w:lineRule="auto"/>
    </w:pPr>
    <w:rPr>
      <w:rFonts w:ascii="Times New Roman" w:hAnsi="Times New Roman"/>
      <w:b/>
      <w:caps/>
    </w:rPr>
  </w:style>
  <w:style w:type="paragraph" w:styleId="TOC2">
    <w:name w:val="toc 2"/>
    <w:basedOn w:val="TOCBase"/>
    <w:uiPriority w:val="39"/>
    <w:rsid w:val="007420DA"/>
    <w:pPr>
      <w:tabs>
        <w:tab w:val="clear" w:pos="6480"/>
      </w:tabs>
      <w:spacing w:after="0" w:line="240" w:lineRule="auto"/>
      <w:ind w:left="200"/>
    </w:pPr>
    <w:rPr>
      <w:rFonts w:ascii="Times New Roman" w:hAnsi="Times New Roman"/>
      <w:smallCaps/>
    </w:rPr>
  </w:style>
  <w:style w:type="paragraph" w:styleId="TOC3">
    <w:name w:val="toc 3"/>
    <w:basedOn w:val="TOCBase"/>
    <w:uiPriority w:val="39"/>
    <w:rsid w:val="007420DA"/>
    <w:pPr>
      <w:tabs>
        <w:tab w:val="clear" w:pos="6480"/>
      </w:tabs>
      <w:spacing w:after="0" w:line="240" w:lineRule="auto"/>
      <w:ind w:left="400"/>
    </w:pPr>
    <w:rPr>
      <w:rFonts w:ascii="Times New Roman" w:hAnsi="Times New Roman"/>
      <w:i/>
    </w:rPr>
  </w:style>
  <w:style w:type="paragraph" w:styleId="TOC4">
    <w:name w:val="toc 4"/>
    <w:basedOn w:val="TOCBase"/>
    <w:semiHidden/>
    <w:rsid w:val="007420DA"/>
    <w:pPr>
      <w:tabs>
        <w:tab w:val="clear" w:pos="6480"/>
      </w:tabs>
      <w:spacing w:after="0" w:line="240" w:lineRule="auto"/>
      <w:ind w:left="600"/>
    </w:pPr>
    <w:rPr>
      <w:rFonts w:ascii="Times New Roman" w:hAnsi="Times New Roman"/>
      <w:sz w:val="18"/>
    </w:rPr>
  </w:style>
  <w:style w:type="paragraph" w:styleId="TOC5">
    <w:name w:val="toc 5"/>
    <w:basedOn w:val="TOCBase"/>
    <w:semiHidden/>
    <w:rsid w:val="007420DA"/>
    <w:pPr>
      <w:tabs>
        <w:tab w:val="clear" w:pos="6480"/>
      </w:tabs>
      <w:spacing w:after="0" w:line="240" w:lineRule="auto"/>
      <w:ind w:left="800"/>
    </w:pPr>
    <w:rPr>
      <w:rFonts w:ascii="Times New Roman" w:hAnsi="Times New Roman"/>
      <w:sz w:val="18"/>
    </w:rPr>
  </w:style>
  <w:style w:type="paragraph" w:customStyle="1" w:styleId="SectionLabel">
    <w:name w:val="Section Label"/>
    <w:basedOn w:val="HeadingBase"/>
    <w:next w:val="BodyText"/>
    <w:rsid w:val="007420DA"/>
    <w:pPr>
      <w:pBdr>
        <w:bottom w:val="single" w:sz="6" w:space="2" w:color="auto"/>
      </w:pBdr>
      <w:spacing w:before="360" w:after="960"/>
      <w:ind w:left="0"/>
    </w:pPr>
    <w:rPr>
      <w:rFonts w:ascii="Arial Black" w:hAnsi="Arial Black"/>
      <w:spacing w:val="-35"/>
      <w:sz w:val="54"/>
    </w:rPr>
  </w:style>
  <w:style w:type="paragraph" w:customStyle="1" w:styleId="FooterFirst">
    <w:name w:val="Footer First"/>
    <w:basedOn w:val="Footer"/>
    <w:rsid w:val="007420DA"/>
    <w:pPr>
      <w:pBdr>
        <w:top w:val="single" w:sz="6" w:space="2" w:color="auto"/>
      </w:pBdr>
      <w:spacing w:before="600"/>
    </w:pPr>
  </w:style>
  <w:style w:type="paragraph" w:customStyle="1" w:styleId="FooterEven">
    <w:name w:val="Footer Even"/>
    <w:basedOn w:val="Footer"/>
    <w:rsid w:val="007420DA"/>
    <w:pPr>
      <w:pBdr>
        <w:top w:val="single" w:sz="6" w:space="2" w:color="auto"/>
      </w:pBdr>
      <w:spacing w:before="600"/>
    </w:pPr>
  </w:style>
  <w:style w:type="paragraph" w:customStyle="1" w:styleId="FooterOdd">
    <w:name w:val="Footer Odd"/>
    <w:basedOn w:val="Footer"/>
    <w:rsid w:val="007420DA"/>
    <w:pPr>
      <w:pBdr>
        <w:top w:val="single" w:sz="6" w:space="2" w:color="auto"/>
      </w:pBdr>
      <w:spacing w:before="600"/>
    </w:pPr>
  </w:style>
  <w:style w:type="paragraph" w:customStyle="1" w:styleId="HeaderFirst">
    <w:name w:val="Header First"/>
    <w:basedOn w:val="Header"/>
    <w:rsid w:val="007420DA"/>
    <w:pPr>
      <w:pBdr>
        <w:top w:val="single" w:sz="6" w:space="2" w:color="auto"/>
      </w:pBdr>
      <w:jc w:val="right"/>
    </w:pPr>
  </w:style>
  <w:style w:type="paragraph" w:customStyle="1" w:styleId="HeaderEven">
    <w:name w:val="Header Even"/>
    <w:basedOn w:val="Header"/>
    <w:rsid w:val="007420DA"/>
    <w:pPr>
      <w:pBdr>
        <w:bottom w:val="single" w:sz="6" w:space="1" w:color="auto"/>
      </w:pBdr>
      <w:spacing w:after="600"/>
    </w:pPr>
  </w:style>
  <w:style w:type="paragraph" w:customStyle="1" w:styleId="HeaderOdd">
    <w:name w:val="Header Odd"/>
    <w:basedOn w:val="Header"/>
    <w:rsid w:val="007420DA"/>
    <w:pPr>
      <w:pBdr>
        <w:bottom w:val="single" w:sz="6" w:space="1" w:color="auto"/>
      </w:pBdr>
      <w:spacing w:after="600"/>
    </w:pPr>
  </w:style>
  <w:style w:type="paragraph" w:customStyle="1" w:styleId="ChapterLabel">
    <w:name w:val="Chapter Label"/>
    <w:basedOn w:val="PartLabel"/>
    <w:rsid w:val="007420DA"/>
    <w:pPr>
      <w:framePr w:wrap="around"/>
    </w:pPr>
  </w:style>
  <w:style w:type="paragraph" w:customStyle="1" w:styleId="PartLabel">
    <w:name w:val="Part Label"/>
    <w:basedOn w:val="Normal"/>
    <w:rsid w:val="007420DA"/>
    <w:pPr>
      <w:framePr w:h="1080" w:hRule="exact" w:hSpace="180" w:wrap="around" w:vAnchor="page" w:hAnchor="page" w:x="1861" w:y="1201"/>
      <w:pBdr>
        <w:top w:val="single" w:sz="6" w:space="1" w:color="auto"/>
        <w:left w:val="single" w:sz="6" w:space="1" w:color="auto"/>
      </w:pBdr>
      <w:shd w:val="solid" w:color="auto" w:fill="auto"/>
      <w:spacing w:line="360" w:lineRule="exact"/>
      <w:ind w:right="7488"/>
      <w:jc w:val="center"/>
    </w:pPr>
    <w:rPr>
      <w:color w:val="FFFFFF"/>
      <w:spacing w:val="-16"/>
      <w:position w:val="4"/>
      <w:sz w:val="26"/>
    </w:rPr>
  </w:style>
  <w:style w:type="paragraph" w:customStyle="1" w:styleId="ChapterTitle">
    <w:name w:val="Chapter Title"/>
    <w:basedOn w:val="PartTitle"/>
    <w:rsid w:val="007420DA"/>
    <w:pPr>
      <w:framePr w:wrap="around"/>
    </w:pPr>
  </w:style>
  <w:style w:type="paragraph" w:customStyle="1" w:styleId="PartTitle">
    <w:name w:val="Part Title"/>
    <w:basedOn w:val="Normal"/>
    <w:rsid w:val="007420DA"/>
    <w:pPr>
      <w:framePr w:h="1080" w:hRule="exact" w:hSpace="180" w:wrap="around" w:vAnchor="page" w:hAnchor="page" w:x="1861" w:y="1201"/>
      <w:pBdr>
        <w:left w:val="single" w:sz="6" w:space="1" w:color="auto"/>
      </w:pBdr>
      <w:shd w:val="solid" w:color="auto" w:fill="auto"/>
      <w:spacing w:after="240" w:line="660" w:lineRule="exact"/>
      <w:ind w:right="7488"/>
      <w:jc w:val="center"/>
    </w:pPr>
    <w:rPr>
      <w:rFonts w:ascii="Arial Black" w:hAnsi="Arial Black"/>
      <w:color w:val="FFFFFF"/>
      <w:spacing w:val="-40"/>
      <w:position w:val="-16"/>
      <w:sz w:val="84"/>
    </w:rPr>
  </w:style>
  <w:style w:type="paragraph" w:customStyle="1" w:styleId="ChapterSubtitle">
    <w:name w:val="Chapter Subtitle"/>
    <w:basedOn w:val="Subtitle"/>
    <w:rsid w:val="007420DA"/>
  </w:style>
  <w:style w:type="paragraph" w:styleId="Subtitle">
    <w:name w:val="Subtitle"/>
    <w:basedOn w:val="Title"/>
    <w:next w:val="BodyText"/>
    <w:qFormat/>
    <w:rsid w:val="007420DA"/>
    <w:pPr>
      <w:pBdr>
        <w:top w:val="none" w:sz="0" w:space="0" w:color="auto"/>
      </w:pBdr>
      <w:spacing w:before="60" w:after="120" w:line="340" w:lineRule="atLeast"/>
    </w:pPr>
    <w:rPr>
      <w:rFonts w:ascii="Arial" w:hAnsi="Arial"/>
      <w:spacing w:val="-16"/>
      <w:sz w:val="32"/>
    </w:rPr>
  </w:style>
  <w:style w:type="paragraph" w:styleId="Title">
    <w:name w:val="Title"/>
    <w:basedOn w:val="HeadingBase"/>
    <w:next w:val="Subtitle"/>
    <w:qFormat/>
    <w:rsid w:val="007420DA"/>
    <w:pPr>
      <w:pBdr>
        <w:top w:val="single" w:sz="6" w:space="16" w:color="auto"/>
      </w:pBdr>
      <w:spacing w:before="220" w:after="60" w:line="320" w:lineRule="atLeast"/>
      <w:ind w:left="0"/>
    </w:pPr>
    <w:rPr>
      <w:rFonts w:ascii="Arial Black" w:hAnsi="Arial Black"/>
      <w:spacing w:val="-30"/>
      <w:sz w:val="40"/>
    </w:rPr>
  </w:style>
  <w:style w:type="paragraph" w:styleId="BodyTextIndent">
    <w:name w:val="Body Text Indent"/>
    <w:basedOn w:val="BodyText"/>
    <w:rsid w:val="007420DA"/>
    <w:pPr>
      <w:ind w:left="1440"/>
    </w:pPr>
  </w:style>
  <w:style w:type="paragraph" w:styleId="ListNumber5">
    <w:name w:val="List Number 5"/>
    <w:basedOn w:val="ListNumber"/>
    <w:rsid w:val="007420DA"/>
    <w:pPr>
      <w:ind w:left="2880"/>
    </w:pPr>
  </w:style>
  <w:style w:type="paragraph" w:styleId="ListNumber4">
    <w:name w:val="List Number 4"/>
    <w:basedOn w:val="ListNumber"/>
    <w:rsid w:val="007420DA"/>
    <w:pPr>
      <w:ind w:left="2520"/>
    </w:pPr>
  </w:style>
  <w:style w:type="paragraph" w:styleId="ListNumber3">
    <w:name w:val="List Number 3"/>
    <w:basedOn w:val="ListNumber"/>
    <w:rsid w:val="007420DA"/>
    <w:pPr>
      <w:ind w:left="2160"/>
    </w:pPr>
  </w:style>
  <w:style w:type="paragraph" w:styleId="TOC6">
    <w:name w:val="toc 6"/>
    <w:basedOn w:val="Normal"/>
    <w:next w:val="Normal"/>
    <w:semiHidden/>
    <w:rsid w:val="007420DA"/>
    <w:pPr>
      <w:ind w:left="1000"/>
    </w:pPr>
    <w:rPr>
      <w:rFonts w:ascii="Times New Roman" w:hAnsi="Times New Roman"/>
      <w:sz w:val="18"/>
    </w:rPr>
  </w:style>
  <w:style w:type="paragraph" w:styleId="ListBullet2">
    <w:name w:val="List Bullet 2"/>
    <w:basedOn w:val="ListBullet"/>
    <w:rsid w:val="007420DA"/>
    <w:pPr>
      <w:ind w:left="1800"/>
    </w:pPr>
  </w:style>
  <w:style w:type="paragraph" w:styleId="ListBullet3">
    <w:name w:val="List Bullet 3"/>
    <w:basedOn w:val="ListBullet"/>
    <w:rsid w:val="007420DA"/>
    <w:pPr>
      <w:ind w:left="2160"/>
    </w:pPr>
  </w:style>
  <w:style w:type="paragraph" w:styleId="ListBullet4">
    <w:name w:val="List Bullet 4"/>
    <w:basedOn w:val="ListBullet"/>
    <w:rsid w:val="007420DA"/>
    <w:pPr>
      <w:ind w:left="2520"/>
    </w:pPr>
  </w:style>
  <w:style w:type="paragraph" w:styleId="List5">
    <w:name w:val="List 5"/>
    <w:basedOn w:val="List"/>
    <w:rsid w:val="007420DA"/>
    <w:pPr>
      <w:ind w:left="2880"/>
    </w:pPr>
  </w:style>
  <w:style w:type="paragraph" w:styleId="List4">
    <w:name w:val="List 4"/>
    <w:basedOn w:val="List"/>
    <w:rsid w:val="007420DA"/>
    <w:pPr>
      <w:ind w:left="2520"/>
    </w:pPr>
  </w:style>
  <w:style w:type="paragraph" w:styleId="List3">
    <w:name w:val="List 3"/>
    <w:basedOn w:val="List"/>
    <w:rsid w:val="007420DA"/>
    <w:pPr>
      <w:ind w:left="2160"/>
    </w:pPr>
  </w:style>
  <w:style w:type="paragraph" w:styleId="List2">
    <w:name w:val="List 2"/>
    <w:basedOn w:val="List"/>
    <w:rsid w:val="007420DA"/>
    <w:pPr>
      <w:ind w:left="1800"/>
    </w:pPr>
  </w:style>
  <w:style w:type="character" w:styleId="Emphasis">
    <w:name w:val="Emphasis"/>
    <w:qFormat/>
    <w:rsid w:val="007420DA"/>
    <w:rPr>
      <w:rFonts w:ascii="Arial Black" w:hAnsi="Arial Black"/>
      <w:spacing w:val="-4"/>
      <w:sz w:val="18"/>
    </w:rPr>
  </w:style>
  <w:style w:type="character" w:styleId="CommentReference">
    <w:name w:val="annotation reference"/>
    <w:semiHidden/>
    <w:rsid w:val="007420DA"/>
    <w:rPr>
      <w:rFonts w:ascii="Arial" w:hAnsi="Arial"/>
      <w:sz w:val="16"/>
    </w:rPr>
  </w:style>
  <w:style w:type="paragraph" w:styleId="CommentText">
    <w:name w:val="annotation text"/>
    <w:basedOn w:val="FootnoteBase"/>
    <w:semiHidden/>
    <w:rsid w:val="007420DA"/>
  </w:style>
  <w:style w:type="paragraph" w:styleId="ListNumber2">
    <w:name w:val="List Number 2"/>
    <w:basedOn w:val="ListNumber"/>
    <w:rsid w:val="007420DA"/>
    <w:pPr>
      <w:ind w:left="1800"/>
    </w:pPr>
  </w:style>
  <w:style w:type="paragraph" w:styleId="ListContinue">
    <w:name w:val="List Continue"/>
    <w:basedOn w:val="List"/>
    <w:rsid w:val="007420DA"/>
    <w:pPr>
      <w:ind w:firstLine="0"/>
    </w:pPr>
  </w:style>
  <w:style w:type="paragraph" w:styleId="ListContinue2">
    <w:name w:val="List Continue 2"/>
    <w:basedOn w:val="ListContinue"/>
    <w:rsid w:val="007420DA"/>
    <w:pPr>
      <w:ind w:left="2160"/>
    </w:pPr>
  </w:style>
  <w:style w:type="paragraph" w:styleId="ListContinue3">
    <w:name w:val="List Continue 3"/>
    <w:basedOn w:val="ListContinue"/>
    <w:rsid w:val="007420DA"/>
    <w:pPr>
      <w:ind w:left="2520"/>
    </w:pPr>
  </w:style>
  <w:style w:type="paragraph" w:styleId="ListContinue4">
    <w:name w:val="List Continue 4"/>
    <w:basedOn w:val="ListContinue"/>
    <w:rsid w:val="007420DA"/>
    <w:pPr>
      <w:ind w:left="2880"/>
    </w:pPr>
  </w:style>
  <w:style w:type="paragraph" w:styleId="ListContinue5">
    <w:name w:val="List Continue 5"/>
    <w:basedOn w:val="ListContinue"/>
    <w:rsid w:val="007420DA"/>
    <w:pPr>
      <w:ind w:left="3240"/>
    </w:pPr>
  </w:style>
  <w:style w:type="paragraph" w:styleId="NormalIndent">
    <w:name w:val="Normal Indent"/>
    <w:basedOn w:val="Normal"/>
    <w:rsid w:val="007420DA"/>
    <w:pPr>
      <w:ind w:left="1440"/>
    </w:pPr>
  </w:style>
  <w:style w:type="paragraph" w:customStyle="1" w:styleId="ReturnAddress">
    <w:name w:val="Return Address"/>
    <w:basedOn w:val="Normal"/>
    <w:rsid w:val="007420DA"/>
    <w:pPr>
      <w:keepLines/>
      <w:framePr w:w="5160" w:h="840" w:wrap="notBeside" w:vAnchor="page" w:hAnchor="page" w:x="6121" w:y="915" w:anchorLock="1"/>
      <w:tabs>
        <w:tab w:val="left" w:pos="2160"/>
      </w:tabs>
      <w:spacing w:line="160" w:lineRule="atLeast"/>
    </w:pPr>
    <w:rPr>
      <w:spacing w:val="0"/>
      <w:sz w:val="14"/>
    </w:rPr>
  </w:style>
  <w:style w:type="character" w:customStyle="1" w:styleId="Slogan">
    <w:name w:val="Slogan"/>
    <w:rsid w:val="007420DA"/>
    <w:rPr>
      <w:i/>
      <w:spacing w:val="-6"/>
      <w:sz w:val="24"/>
    </w:rPr>
  </w:style>
  <w:style w:type="paragraph" w:customStyle="1" w:styleId="CompanyName">
    <w:name w:val="Company Name"/>
    <w:basedOn w:val="Normal"/>
    <w:rsid w:val="007420DA"/>
    <w:pPr>
      <w:keepNext/>
      <w:keepLines/>
      <w:framePr w:w="4080" w:h="840" w:hSpace="180" w:wrap="notBeside" w:vAnchor="page" w:hAnchor="margin" w:y="913" w:anchorLock="1"/>
      <w:spacing w:line="220" w:lineRule="atLeast"/>
    </w:pPr>
    <w:rPr>
      <w:rFonts w:ascii="Arial Black" w:hAnsi="Arial Black"/>
      <w:spacing w:val="-25"/>
      <w:kern w:val="28"/>
      <w:sz w:val="32"/>
    </w:rPr>
  </w:style>
  <w:style w:type="paragraph" w:customStyle="1" w:styleId="PartSubtitle">
    <w:name w:val="Part Subtitle"/>
    <w:basedOn w:val="Normal"/>
    <w:next w:val="BodyText"/>
    <w:rsid w:val="007420DA"/>
    <w:pPr>
      <w:keepNext/>
      <w:spacing w:before="360" w:after="120"/>
    </w:pPr>
    <w:rPr>
      <w:i/>
      <w:kern w:val="28"/>
      <w:sz w:val="26"/>
    </w:rPr>
  </w:style>
  <w:style w:type="paragraph" w:styleId="TableofAuthorities">
    <w:name w:val="table of authorities"/>
    <w:basedOn w:val="Normal"/>
    <w:semiHidden/>
    <w:rsid w:val="007420DA"/>
    <w:pPr>
      <w:tabs>
        <w:tab w:val="right" w:leader="dot" w:pos="7560"/>
      </w:tabs>
      <w:ind w:left="1440" w:hanging="360"/>
    </w:pPr>
  </w:style>
  <w:style w:type="paragraph" w:styleId="TOAHeading">
    <w:name w:val="toa heading"/>
    <w:basedOn w:val="Normal"/>
    <w:next w:val="TableofAuthorities"/>
    <w:semiHidden/>
    <w:rsid w:val="007420DA"/>
    <w:pPr>
      <w:keepNext/>
      <w:spacing w:line="480" w:lineRule="atLeast"/>
    </w:pPr>
    <w:rPr>
      <w:rFonts w:ascii="Arial Black" w:hAnsi="Arial Black"/>
      <w:b/>
      <w:spacing w:val="-10"/>
      <w:kern w:val="28"/>
    </w:rPr>
  </w:style>
  <w:style w:type="paragraph" w:styleId="ListBullet5">
    <w:name w:val="List Bullet 5"/>
    <w:basedOn w:val="ListBullet"/>
    <w:rsid w:val="007420DA"/>
    <w:pPr>
      <w:ind w:left="2880"/>
    </w:pPr>
  </w:style>
  <w:style w:type="paragraph" w:styleId="TOC7">
    <w:name w:val="toc 7"/>
    <w:basedOn w:val="Normal"/>
    <w:next w:val="Normal"/>
    <w:semiHidden/>
    <w:rsid w:val="007420DA"/>
    <w:pPr>
      <w:ind w:left="1200"/>
    </w:pPr>
    <w:rPr>
      <w:rFonts w:ascii="Times New Roman" w:hAnsi="Times New Roman"/>
      <w:sz w:val="18"/>
    </w:rPr>
  </w:style>
  <w:style w:type="paragraph" w:styleId="TOC8">
    <w:name w:val="toc 8"/>
    <w:basedOn w:val="Normal"/>
    <w:next w:val="Normal"/>
    <w:semiHidden/>
    <w:rsid w:val="007420DA"/>
    <w:pPr>
      <w:ind w:left="1400"/>
    </w:pPr>
    <w:rPr>
      <w:rFonts w:ascii="Times New Roman" w:hAnsi="Times New Roman"/>
      <w:sz w:val="18"/>
    </w:rPr>
  </w:style>
  <w:style w:type="paragraph" w:styleId="TOC9">
    <w:name w:val="toc 9"/>
    <w:basedOn w:val="Normal"/>
    <w:next w:val="Normal"/>
    <w:semiHidden/>
    <w:rsid w:val="007420DA"/>
    <w:pPr>
      <w:ind w:left="1600"/>
    </w:pPr>
    <w:rPr>
      <w:rFonts w:ascii="Times New Roman" w:hAnsi="Times New Roman"/>
      <w:sz w:val="18"/>
    </w:rPr>
  </w:style>
  <w:style w:type="paragraph" w:styleId="PlainText">
    <w:name w:val="Plain Text"/>
    <w:basedOn w:val="Normal"/>
    <w:link w:val="PlainTextChar"/>
    <w:uiPriority w:val="99"/>
    <w:rsid w:val="007420DA"/>
    <w:rPr>
      <w:rFonts w:ascii="Courier New" w:hAnsi="Courier New"/>
      <w:spacing w:val="0"/>
    </w:rPr>
  </w:style>
  <w:style w:type="paragraph" w:styleId="DocumentMap">
    <w:name w:val="Document Map"/>
    <w:basedOn w:val="Normal"/>
    <w:semiHidden/>
    <w:rsid w:val="007420DA"/>
    <w:pPr>
      <w:shd w:val="clear" w:color="auto" w:fill="000080"/>
    </w:pPr>
    <w:rPr>
      <w:rFonts w:ascii="Tahoma" w:hAnsi="Tahoma"/>
    </w:rPr>
  </w:style>
  <w:style w:type="table" w:styleId="TableGrid">
    <w:name w:val="Table Grid"/>
    <w:basedOn w:val="TableNormal"/>
    <w:uiPriority w:val="59"/>
    <w:rsid w:val="00195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C30"/>
    <w:pPr>
      <w:ind w:left="720"/>
    </w:pPr>
    <w:rPr>
      <w:rFonts w:ascii="Calibri" w:eastAsia="Calibri" w:hAnsi="Calibri" w:cs="Calibri"/>
      <w:spacing w:val="0"/>
      <w:sz w:val="22"/>
      <w:szCs w:val="22"/>
      <w:lang w:eastAsia="en-GB"/>
    </w:rPr>
  </w:style>
  <w:style w:type="character" w:customStyle="1" w:styleId="BodyTextChar">
    <w:name w:val="Body Text Char"/>
    <w:basedOn w:val="DefaultParagraphFont"/>
    <w:link w:val="BodyText"/>
    <w:rsid w:val="009C003A"/>
    <w:rPr>
      <w:rFonts w:ascii="Arial" w:hAnsi="Arial"/>
      <w:spacing w:val="-5"/>
      <w:lang w:eastAsia="en-US"/>
    </w:rPr>
  </w:style>
  <w:style w:type="paragraph" w:styleId="BalloonText">
    <w:name w:val="Balloon Text"/>
    <w:basedOn w:val="Normal"/>
    <w:link w:val="BalloonTextChar"/>
    <w:rsid w:val="008947EF"/>
    <w:rPr>
      <w:rFonts w:ascii="Tahoma" w:hAnsi="Tahoma" w:cs="Tahoma"/>
      <w:sz w:val="16"/>
      <w:szCs w:val="16"/>
    </w:rPr>
  </w:style>
  <w:style w:type="character" w:customStyle="1" w:styleId="BalloonTextChar">
    <w:name w:val="Balloon Text Char"/>
    <w:basedOn w:val="DefaultParagraphFont"/>
    <w:link w:val="BalloonText"/>
    <w:rsid w:val="008947EF"/>
    <w:rPr>
      <w:rFonts w:ascii="Tahoma" w:hAnsi="Tahoma" w:cs="Tahoma"/>
      <w:spacing w:val="-5"/>
      <w:sz w:val="16"/>
      <w:szCs w:val="16"/>
      <w:lang w:eastAsia="en-US"/>
    </w:rPr>
  </w:style>
  <w:style w:type="table" w:styleId="TableClassic2">
    <w:name w:val="Table Classic 2"/>
    <w:basedOn w:val="TableNormal"/>
    <w:rsid w:val="00C0041F"/>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0041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0041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umns1">
    <w:name w:val="Table Columns 1"/>
    <w:basedOn w:val="TableNormal"/>
    <w:rsid w:val="00C0041F"/>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C0041F"/>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C0041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PlainTextChar">
    <w:name w:val="Plain Text Char"/>
    <w:basedOn w:val="DefaultParagraphFont"/>
    <w:link w:val="PlainText"/>
    <w:uiPriority w:val="99"/>
    <w:rsid w:val="007759CD"/>
    <w:rPr>
      <w:rFonts w:ascii="Courier New" w:hAnsi="Courier New"/>
      <w:lang w:eastAsia="en-US"/>
    </w:rPr>
  </w:style>
  <w:style w:type="character" w:styleId="Hyperlink">
    <w:name w:val="Hyperlink"/>
    <w:basedOn w:val="DefaultParagraphFont"/>
    <w:unhideWhenUsed/>
    <w:rsid w:val="000C2ACA"/>
    <w:rPr>
      <w:color w:val="0000FF" w:themeColor="hyperlink"/>
      <w:u w:val="single"/>
    </w:rPr>
  </w:style>
  <w:style w:type="paragraph" w:styleId="NormalWeb">
    <w:name w:val="Normal (Web)"/>
    <w:basedOn w:val="Normal"/>
    <w:uiPriority w:val="99"/>
    <w:semiHidden/>
    <w:unhideWhenUsed/>
    <w:rsid w:val="002000B0"/>
    <w:pPr>
      <w:spacing w:before="100" w:beforeAutospacing="1" w:after="100" w:afterAutospacing="1"/>
    </w:pPr>
    <w:rPr>
      <w:rFonts w:ascii="Times New Roman" w:hAnsi="Times New Roman"/>
      <w:spacing w:val="0"/>
      <w:sz w:val="24"/>
      <w:szCs w:val="24"/>
      <w:lang w:eastAsia="en-GB"/>
    </w:rPr>
  </w:style>
  <w:style w:type="character" w:customStyle="1" w:styleId="FooterChar">
    <w:name w:val="Footer Char"/>
    <w:basedOn w:val="DefaultParagraphFont"/>
    <w:link w:val="Footer"/>
    <w:uiPriority w:val="99"/>
    <w:rsid w:val="00C35233"/>
    <w:rPr>
      <w:rFonts w:ascii="Arial" w:hAnsi="Arial"/>
      <w:caps/>
      <w:sz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563">
      <w:bodyDiv w:val="1"/>
      <w:marLeft w:val="0"/>
      <w:marRight w:val="0"/>
      <w:marTop w:val="0"/>
      <w:marBottom w:val="0"/>
      <w:divBdr>
        <w:top w:val="none" w:sz="0" w:space="0" w:color="auto"/>
        <w:left w:val="none" w:sz="0" w:space="0" w:color="auto"/>
        <w:bottom w:val="none" w:sz="0" w:space="0" w:color="auto"/>
        <w:right w:val="none" w:sz="0" w:space="0" w:color="auto"/>
      </w:divBdr>
    </w:div>
    <w:div w:id="34350475">
      <w:bodyDiv w:val="1"/>
      <w:marLeft w:val="0"/>
      <w:marRight w:val="0"/>
      <w:marTop w:val="0"/>
      <w:marBottom w:val="0"/>
      <w:divBdr>
        <w:top w:val="none" w:sz="0" w:space="0" w:color="auto"/>
        <w:left w:val="none" w:sz="0" w:space="0" w:color="auto"/>
        <w:bottom w:val="none" w:sz="0" w:space="0" w:color="auto"/>
        <w:right w:val="none" w:sz="0" w:space="0" w:color="auto"/>
      </w:divBdr>
      <w:divsChild>
        <w:div w:id="812216369">
          <w:marLeft w:val="274"/>
          <w:marRight w:val="0"/>
          <w:marTop w:val="0"/>
          <w:marBottom w:val="0"/>
          <w:divBdr>
            <w:top w:val="none" w:sz="0" w:space="0" w:color="auto"/>
            <w:left w:val="none" w:sz="0" w:space="0" w:color="auto"/>
            <w:bottom w:val="none" w:sz="0" w:space="0" w:color="auto"/>
            <w:right w:val="none" w:sz="0" w:space="0" w:color="auto"/>
          </w:divBdr>
        </w:div>
        <w:div w:id="1140613630">
          <w:marLeft w:val="274"/>
          <w:marRight w:val="0"/>
          <w:marTop w:val="0"/>
          <w:marBottom w:val="0"/>
          <w:divBdr>
            <w:top w:val="none" w:sz="0" w:space="0" w:color="auto"/>
            <w:left w:val="none" w:sz="0" w:space="0" w:color="auto"/>
            <w:bottom w:val="none" w:sz="0" w:space="0" w:color="auto"/>
            <w:right w:val="none" w:sz="0" w:space="0" w:color="auto"/>
          </w:divBdr>
        </w:div>
        <w:div w:id="1303578761">
          <w:marLeft w:val="274"/>
          <w:marRight w:val="0"/>
          <w:marTop w:val="0"/>
          <w:marBottom w:val="0"/>
          <w:divBdr>
            <w:top w:val="none" w:sz="0" w:space="0" w:color="auto"/>
            <w:left w:val="none" w:sz="0" w:space="0" w:color="auto"/>
            <w:bottom w:val="none" w:sz="0" w:space="0" w:color="auto"/>
            <w:right w:val="none" w:sz="0" w:space="0" w:color="auto"/>
          </w:divBdr>
        </w:div>
      </w:divsChild>
    </w:div>
    <w:div w:id="100297699">
      <w:bodyDiv w:val="1"/>
      <w:marLeft w:val="0"/>
      <w:marRight w:val="0"/>
      <w:marTop w:val="0"/>
      <w:marBottom w:val="0"/>
      <w:divBdr>
        <w:top w:val="none" w:sz="0" w:space="0" w:color="auto"/>
        <w:left w:val="none" w:sz="0" w:space="0" w:color="auto"/>
        <w:bottom w:val="none" w:sz="0" w:space="0" w:color="auto"/>
        <w:right w:val="none" w:sz="0" w:space="0" w:color="auto"/>
      </w:divBdr>
    </w:div>
    <w:div w:id="254023791">
      <w:bodyDiv w:val="1"/>
      <w:marLeft w:val="0"/>
      <w:marRight w:val="0"/>
      <w:marTop w:val="0"/>
      <w:marBottom w:val="0"/>
      <w:divBdr>
        <w:top w:val="none" w:sz="0" w:space="0" w:color="auto"/>
        <w:left w:val="none" w:sz="0" w:space="0" w:color="auto"/>
        <w:bottom w:val="none" w:sz="0" w:space="0" w:color="auto"/>
        <w:right w:val="none" w:sz="0" w:space="0" w:color="auto"/>
      </w:divBdr>
    </w:div>
    <w:div w:id="285623612">
      <w:bodyDiv w:val="1"/>
      <w:marLeft w:val="0"/>
      <w:marRight w:val="0"/>
      <w:marTop w:val="0"/>
      <w:marBottom w:val="0"/>
      <w:divBdr>
        <w:top w:val="none" w:sz="0" w:space="0" w:color="auto"/>
        <w:left w:val="none" w:sz="0" w:space="0" w:color="auto"/>
        <w:bottom w:val="none" w:sz="0" w:space="0" w:color="auto"/>
        <w:right w:val="none" w:sz="0" w:space="0" w:color="auto"/>
      </w:divBdr>
    </w:div>
    <w:div w:id="286938674">
      <w:bodyDiv w:val="1"/>
      <w:marLeft w:val="0"/>
      <w:marRight w:val="0"/>
      <w:marTop w:val="0"/>
      <w:marBottom w:val="0"/>
      <w:divBdr>
        <w:top w:val="none" w:sz="0" w:space="0" w:color="auto"/>
        <w:left w:val="none" w:sz="0" w:space="0" w:color="auto"/>
        <w:bottom w:val="none" w:sz="0" w:space="0" w:color="auto"/>
        <w:right w:val="none" w:sz="0" w:space="0" w:color="auto"/>
      </w:divBdr>
    </w:div>
    <w:div w:id="311642243">
      <w:bodyDiv w:val="1"/>
      <w:marLeft w:val="0"/>
      <w:marRight w:val="0"/>
      <w:marTop w:val="0"/>
      <w:marBottom w:val="0"/>
      <w:divBdr>
        <w:top w:val="none" w:sz="0" w:space="0" w:color="auto"/>
        <w:left w:val="none" w:sz="0" w:space="0" w:color="auto"/>
        <w:bottom w:val="none" w:sz="0" w:space="0" w:color="auto"/>
        <w:right w:val="none" w:sz="0" w:space="0" w:color="auto"/>
      </w:divBdr>
    </w:div>
    <w:div w:id="333922510">
      <w:bodyDiv w:val="1"/>
      <w:marLeft w:val="0"/>
      <w:marRight w:val="0"/>
      <w:marTop w:val="0"/>
      <w:marBottom w:val="0"/>
      <w:divBdr>
        <w:top w:val="none" w:sz="0" w:space="0" w:color="auto"/>
        <w:left w:val="none" w:sz="0" w:space="0" w:color="auto"/>
        <w:bottom w:val="none" w:sz="0" w:space="0" w:color="auto"/>
        <w:right w:val="none" w:sz="0" w:space="0" w:color="auto"/>
      </w:divBdr>
    </w:div>
    <w:div w:id="355498602">
      <w:bodyDiv w:val="1"/>
      <w:marLeft w:val="0"/>
      <w:marRight w:val="0"/>
      <w:marTop w:val="0"/>
      <w:marBottom w:val="0"/>
      <w:divBdr>
        <w:top w:val="none" w:sz="0" w:space="0" w:color="auto"/>
        <w:left w:val="none" w:sz="0" w:space="0" w:color="auto"/>
        <w:bottom w:val="none" w:sz="0" w:space="0" w:color="auto"/>
        <w:right w:val="none" w:sz="0" w:space="0" w:color="auto"/>
      </w:divBdr>
    </w:div>
    <w:div w:id="365638458">
      <w:bodyDiv w:val="1"/>
      <w:marLeft w:val="0"/>
      <w:marRight w:val="0"/>
      <w:marTop w:val="0"/>
      <w:marBottom w:val="0"/>
      <w:divBdr>
        <w:top w:val="none" w:sz="0" w:space="0" w:color="auto"/>
        <w:left w:val="none" w:sz="0" w:space="0" w:color="auto"/>
        <w:bottom w:val="none" w:sz="0" w:space="0" w:color="auto"/>
        <w:right w:val="none" w:sz="0" w:space="0" w:color="auto"/>
      </w:divBdr>
    </w:div>
    <w:div w:id="369576759">
      <w:bodyDiv w:val="1"/>
      <w:marLeft w:val="0"/>
      <w:marRight w:val="0"/>
      <w:marTop w:val="0"/>
      <w:marBottom w:val="0"/>
      <w:divBdr>
        <w:top w:val="none" w:sz="0" w:space="0" w:color="auto"/>
        <w:left w:val="none" w:sz="0" w:space="0" w:color="auto"/>
        <w:bottom w:val="none" w:sz="0" w:space="0" w:color="auto"/>
        <w:right w:val="none" w:sz="0" w:space="0" w:color="auto"/>
      </w:divBdr>
    </w:div>
    <w:div w:id="407269526">
      <w:bodyDiv w:val="1"/>
      <w:marLeft w:val="0"/>
      <w:marRight w:val="0"/>
      <w:marTop w:val="0"/>
      <w:marBottom w:val="0"/>
      <w:divBdr>
        <w:top w:val="none" w:sz="0" w:space="0" w:color="auto"/>
        <w:left w:val="none" w:sz="0" w:space="0" w:color="auto"/>
        <w:bottom w:val="none" w:sz="0" w:space="0" w:color="auto"/>
        <w:right w:val="none" w:sz="0" w:space="0" w:color="auto"/>
      </w:divBdr>
    </w:div>
    <w:div w:id="425734997">
      <w:bodyDiv w:val="1"/>
      <w:marLeft w:val="0"/>
      <w:marRight w:val="0"/>
      <w:marTop w:val="0"/>
      <w:marBottom w:val="0"/>
      <w:divBdr>
        <w:top w:val="none" w:sz="0" w:space="0" w:color="auto"/>
        <w:left w:val="none" w:sz="0" w:space="0" w:color="auto"/>
        <w:bottom w:val="none" w:sz="0" w:space="0" w:color="auto"/>
        <w:right w:val="none" w:sz="0" w:space="0" w:color="auto"/>
      </w:divBdr>
    </w:div>
    <w:div w:id="487405468">
      <w:bodyDiv w:val="1"/>
      <w:marLeft w:val="0"/>
      <w:marRight w:val="0"/>
      <w:marTop w:val="0"/>
      <w:marBottom w:val="0"/>
      <w:divBdr>
        <w:top w:val="none" w:sz="0" w:space="0" w:color="auto"/>
        <w:left w:val="none" w:sz="0" w:space="0" w:color="auto"/>
        <w:bottom w:val="none" w:sz="0" w:space="0" w:color="auto"/>
        <w:right w:val="none" w:sz="0" w:space="0" w:color="auto"/>
      </w:divBdr>
    </w:div>
    <w:div w:id="504785788">
      <w:bodyDiv w:val="1"/>
      <w:marLeft w:val="0"/>
      <w:marRight w:val="0"/>
      <w:marTop w:val="0"/>
      <w:marBottom w:val="0"/>
      <w:divBdr>
        <w:top w:val="none" w:sz="0" w:space="0" w:color="auto"/>
        <w:left w:val="none" w:sz="0" w:space="0" w:color="auto"/>
        <w:bottom w:val="none" w:sz="0" w:space="0" w:color="auto"/>
        <w:right w:val="none" w:sz="0" w:space="0" w:color="auto"/>
      </w:divBdr>
    </w:div>
    <w:div w:id="555775046">
      <w:bodyDiv w:val="1"/>
      <w:marLeft w:val="0"/>
      <w:marRight w:val="0"/>
      <w:marTop w:val="0"/>
      <w:marBottom w:val="0"/>
      <w:divBdr>
        <w:top w:val="none" w:sz="0" w:space="0" w:color="auto"/>
        <w:left w:val="none" w:sz="0" w:space="0" w:color="auto"/>
        <w:bottom w:val="none" w:sz="0" w:space="0" w:color="auto"/>
        <w:right w:val="none" w:sz="0" w:space="0" w:color="auto"/>
      </w:divBdr>
    </w:div>
    <w:div w:id="556355601">
      <w:bodyDiv w:val="1"/>
      <w:marLeft w:val="0"/>
      <w:marRight w:val="0"/>
      <w:marTop w:val="0"/>
      <w:marBottom w:val="0"/>
      <w:divBdr>
        <w:top w:val="none" w:sz="0" w:space="0" w:color="auto"/>
        <w:left w:val="none" w:sz="0" w:space="0" w:color="auto"/>
        <w:bottom w:val="none" w:sz="0" w:space="0" w:color="auto"/>
        <w:right w:val="none" w:sz="0" w:space="0" w:color="auto"/>
      </w:divBdr>
    </w:div>
    <w:div w:id="569001175">
      <w:bodyDiv w:val="1"/>
      <w:marLeft w:val="0"/>
      <w:marRight w:val="0"/>
      <w:marTop w:val="0"/>
      <w:marBottom w:val="0"/>
      <w:divBdr>
        <w:top w:val="none" w:sz="0" w:space="0" w:color="auto"/>
        <w:left w:val="none" w:sz="0" w:space="0" w:color="auto"/>
        <w:bottom w:val="none" w:sz="0" w:space="0" w:color="auto"/>
        <w:right w:val="none" w:sz="0" w:space="0" w:color="auto"/>
      </w:divBdr>
    </w:div>
    <w:div w:id="613906401">
      <w:bodyDiv w:val="1"/>
      <w:marLeft w:val="0"/>
      <w:marRight w:val="0"/>
      <w:marTop w:val="0"/>
      <w:marBottom w:val="0"/>
      <w:divBdr>
        <w:top w:val="none" w:sz="0" w:space="0" w:color="auto"/>
        <w:left w:val="none" w:sz="0" w:space="0" w:color="auto"/>
        <w:bottom w:val="none" w:sz="0" w:space="0" w:color="auto"/>
        <w:right w:val="none" w:sz="0" w:space="0" w:color="auto"/>
      </w:divBdr>
    </w:div>
    <w:div w:id="657030721">
      <w:bodyDiv w:val="1"/>
      <w:marLeft w:val="0"/>
      <w:marRight w:val="0"/>
      <w:marTop w:val="0"/>
      <w:marBottom w:val="0"/>
      <w:divBdr>
        <w:top w:val="none" w:sz="0" w:space="0" w:color="auto"/>
        <w:left w:val="none" w:sz="0" w:space="0" w:color="auto"/>
        <w:bottom w:val="none" w:sz="0" w:space="0" w:color="auto"/>
        <w:right w:val="none" w:sz="0" w:space="0" w:color="auto"/>
      </w:divBdr>
    </w:div>
    <w:div w:id="668366359">
      <w:bodyDiv w:val="1"/>
      <w:marLeft w:val="0"/>
      <w:marRight w:val="0"/>
      <w:marTop w:val="0"/>
      <w:marBottom w:val="0"/>
      <w:divBdr>
        <w:top w:val="none" w:sz="0" w:space="0" w:color="auto"/>
        <w:left w:val="none" w:sz="0" w:space="0" w:color="auto"/>
        <w:bottom w:val="none" w:sz="0" w:space="0" w:color="auto"/>
        <w:right w:val="none" w:sz="0" w:space="0" w:color="auto"/>
      </w:divBdr>
    </w:div>
    <w:div w:id="783308834">
      <w:bodyDiv w:val="1"/>
      <w:marLeft w:val="0"/>
      <w:marRight w:val="0"/>
      <w:marTop w:val="0"/>
      <w:marBottom w:val="0"/>
      <w:divBdr>
        <w:top w:val="none" w:sz="0" w:space="0" w:color="auto"/>
        <w:left w:val="none" w:sz="0" w:space="0" w:color="auto"/>
        <w:bottom w:val="none" w:sz="0" w:space="0" w:color="auto"/>
        <w:right w:val="none" w:sz="0" w:space="0" w:color="auto"/>
      </w:divBdr>
    </w:div>
    <w:div w:id="833256056">
      <w:bodyDiv w:val="1"/>
      <w:marLeft w:val="0"/>
      <w:marRight w:val="0"/>
      <w:marTop w:val="0"/>
      <w:marBottom w:val="0"/>
      <w:divBdr>
        <w:top w:val="none" w:sz="0" w:space="0" w:color="auto"/>
        <w:left w:val="none" w:sz="0" w:space="0" w:color="auto"/>
        <w:bottom w:val="none" w:sz="0" w:space="0" w:color="auto"/>
        <w:right w:val="none" w:sz="0" w:space="0" w:color="auto"/>
      </w:divBdr>
    </w:div>
    <w:div w:id="846360285">
      <w:bodyDiv w:val="1"/>
      <w:marLeft w:val="0"/>
      <w:marRight w:val="0"/>
      <w:marTop w:val="0"/>
      <w:marBottom w:val="0"/>
      <w:divBdr>
        <w:top w:val="none" w:sz="0" w:space="0" w:color="auto"/>
        <w:left w:val="none" w:sz="0" w:space="0" w:color="auto"/>
        <w:bottom w:val="none" w:sz="0" w:space="0" w:color="auto"/>
        <w:right w:val="none" w:sz="0" w:space="0" w:color="auto"/>
      </w:divBdr>
    </w:div>
    <w:div w:id="859587599">
      <w:bodyDiv w:val="1"/>
      <w:marLeft w:val="0"/>
      <w:marRight w:val="0"/>
      <w:marTop w:val="0"/>
      <w:marBottom w:val="0"/>
      <w:divBdr>
        <w:top w:val="none" w:sz="0" w:space="0" w:color="auto"/>
        <w:left w:val="none" w:sz="0" w:space="0" w:color="auto"/>
        <w:bottom w:val="none" w:sz="0" w:space="0" w:color="auto"/>
        <w:right w:val="none" w:sz="0" w:space="0" w:color="auto"/>
      </w:divBdr>
    </w:div>
    <w:div w:id="939676223">
      <w:bodyDiv w:val="1"/>
      <w:marLeft w:val="0"/>
      <w:marRight w:val="0"/>
      <w:marTop w:val="0"/>
      <w:marBottom w:val="0"/>
      <w:divBdr>
        <w:top w:val="none" w:sz="0" w:space="0" w:color="auto"/>
        <w:left w:val="none" w:sz="0" w:space="0" w:color="auto"/>
        <w:bottom w:val="none" w:sz="0" w:space="0" w:color="auto"/>
        <w:right w:val="none" w:sz="0" w:space="0" w:color="auto"/>
      </w:divBdr>
    </w:div>
    <w:div w:id="960763937">
      <w:bodyDiv w:val="1"/>
      <w:marLeft w:val="0"/>
      <w:marRight w:val="0"/>
      <w:marTop w:val="0"/>
      <w:marBottom w:val="0"/>
      <w:divBdr>
        <w:top w:val="none" w:sz="0" w:space="0" w:color="auto"/>
        <w:left w:val="none" w:sz="0" w:space="0" w:color="auto"/>
        <w:bottom w:val="none" w:sz="0" w:space="0" w:color="auto"/>
        <w:right w:val="none" w:sz="0" w:space="0" w:color="auto"/>
      </w:divBdr>
    </w:div>
    <w:div w:id="983660492">
      <w:bodyDiv w:val="1"/>
      <w:marLeft w:val="0"/>
      <w:marRight w:val="0"/>
      <w:marTop w:val="0"/>
      <w:marBottom w:val="0"/>
      <w:divBdr>
        <w:top w:val="none" w:sz="0" w:space="0" w:color="auto"/>
        <w:left w:val="none" w:sz="0" w:space="0" w:color="auto"/>
        <w:bottom w:val="none" w:sz="0" w:space="0" w:color="auto"/>
        <w:right w:val="none" w:sz="0" w:space="0" w:color="auto"/>
      </w:divBdr>
    </w:div>
    <w:div w:id="990056203">
      <w:bodyDiv w:val="1"/>
      <w:marLeft w:val="0"/>
      <w:marRight w:val="0"/>
      <w:marTop w:val="0"/>
      <w:marBottom w:val="0"/>
      <w:divBdr>
        <w:top w:val="none" w:sz="0" w:space="0" w:color="auto"/>
        <w:left w:val="none" w:sz="0" w:space="0" w:color="auto"/>
        <w:bottom w:val="none" w:sz="0" w:space="0" w:color="auto"/>
        <w:right w:val="none" w:sz="0" w:space="0" w:color="auto"/>
      </w:divBdr>
    </w:div>
    <w:div w:id="999194123">
      <w:bodyDiv w:val="1"/>
      <w:marLeft w:val="0"/>
      <w:marRight w:val="0"/>
      <w:marTop w:val="0"/>
      <w:marBottom w:val="0"/>
      <w:divBdr>
        <w:top w:val="none" w:sz="0" w:space="0" w:color="auto"/>
        <w:left w:val="none" w:sz="0" w:space="0" w:color="auto"/>
        <w:bottom w:val="none" w:sz="0" w:space="0" w:color="auto"/>
        <w:right w:val="none" w:sz="0" w:space="0" w:color="auto"/>
      </w:divBdr>
    </w:div>
    <w:div w:id="1178423887">
      <w:bodyDiv w:val="1"/>
      <w:marLeft w:val="0"/>
      <w:marRight w:val="0"/>
      <w:marTop w:val="0"/>
      <w:marBottom w:val="0"/>
      <w:divBdr>
        <w:top w:val="none" w:sz="0" w:space="0" w:color="auto"/>
        <w:left w:val="none" w:sz="0" w:space="0" w:color="auto"/>
        <w:bottom w:val="none" w:sz="0" w:space="0" w:color="auto"/>
        <w:right w:val="none" w:sz="0" w:space="0" w:color="auto"/>
      </w:divBdr>
    </w:div>
    <w:div w:id="1266572348">
      <w:bodyDiv w:val="1"/>
      <w:marLeft w:val="0"/>
      <w:marRight w:val="0"/>
      <w:marTop w:val="0"/>
      <w:marBottom w:val="0"/>
      <w:divBdr>
        <w:top w:val="none" w:sz="0" w:space="0" w:color="auto"/>
        <w:left w:val="none" w:sz="0" w:space="0" w:color="auto"/>
        <w:bottom w:val="none" w:sz="0" w:space="0" w:color="auto"/>
        <w:right w:val="none" w:sz="0" w:space="0" w:color="auto"/>
      </w:divBdr>
    </w:div>
    <w:div w:id="1300644702">
      <w:bodyDiv w:val="1"/>
      <w:marLeft w:val="0"/>
      <w:marRight w:val="0"/>
      <w:marTop w:val="0"/>
      <w:marBottom w:val="0"/>
      <w:divBdr>
        <w:top w:val="none" w:sz="0" w:space="0" w:color="auto"/>
        <w:left w:val="none" w:sz="0" w:space="0" w:color="auto"/>
        <w:bottom w:val="none" w:sz="0" w:space="0" w:color="auto"/>
        <w:right w:val="none" w:sz="0" w:space="0" w:color="auto"/>
      </w:divBdr>
    </w:div>
    <w:div w:id="1412770940">
      <w:bodyDiv w:val="1"/>
      <w:marLeft w:val="0"/>
      <w:marRight w:val="0"/>
      <w:marTop w:val="0"/>
      <w:marBottom w:val="0"/>
      <w:divBdr>
        <w:top w:val="none" w:sz="0" w:space="0" w:color="auto"/>
        <w:left w:val="none" w:sz="0" w:space="0" w:color="auto"/>
        <w:bottom w:val="none" w:sz="0" w:space="0" w:color="auto"/>
        <w:right w:val="none" w:sz="0" w:space="0" w:color="auto"/>
      </w:divBdr>
    </w:div>
    <w:div w:id="1415859039">
      <w:bodyDiv w:val="1"/>
      <w:marLeft w:val="0"/>
      <w:marRight w:val="0"/>
      <w:marTop w:val="0"/>
      <w:marBottom w:val="0"/>
      <w:divBdr>
        <w:top w:val="none" w:sz="0" w:space="0" w:color="auto"/>
        <w:left w:val="none" w:sz="0" w:space="0" w:color="auto"/>
        <w:bottom w:val="none" w:sz="0" w:space="0" w:color="auto"/>
        <w:right w:val="none" w:sz="0" w:space="0" w:color="auto"/>
      </w:divBdr>
    </w:div>
    <w:div w:id="1457985946">
      <w:bodyDiv w:val="1"/>
      <w:marLeft w:val="0"/>
      <w:marRight w:val="0"/>
      <w:marTop w:val="0"/>
      <w:marBottom w:val="0"/>
      <w:divBdr>
        <w:top w:val="none" w:sz="0" w:space="0" w:color="auto"/>
        <w:left w:val="none" w:sz="0" w:space="0" w:color="auto"/>
        <w:bottom w:val="none" w:sz="0" w:space="0" w:color="auto"/>
        <w:right w:val="none" w:sz="0" w:space="0" w:color="auto"/>
      </w:divBdr>
    </w:div>
    <w:div w:id="1467821273">
      <w:bodyDiv w:val="1"/>
      <w:marLeft w:val="0"/>
      <w:marRight w:val="0"/>
      <w:marTop w:val="0"/>
      <w:marBottom w:val="0"/>
      <w:divBdr>
        <w:top w:val="none" w:sz="0" w:space="0" w:color="auto"/>
        <w:left w:val="none" w:sz="0" w:space="0" w:color="auto"/>
        <w:bottom w:val="none" w:sz="0" w:space="0" w:color="auto"/>
        <w:right w:val="none" w:sz="0" w:space="0" w:color="auto"/>
      </w:divBdr>
    </w:div>
    <w:div w:id="1544750893">
      <w:bodyDiv w:val="1"/>
      <w:marLeft w:val="0"/>
      <w:marRight w:val="0"/>
      <w:marTop w:val="0"/>
      <w:marBottom w:val="0"/>
      <w:divBdr>
        <w:top w:val="none" w:sz="0" w:space="0" w:color="auto"/>
        <w:left w:val="none" w:sz="0" w:space="0" w:color="auto"/>
        <w:bottom w:val="none" w:sz="0" w:space="0" w:color="auto"/>
        <w:right w:val="none" w:sz="0" w:space="0" w:color="auto"/>
      </w:divBdr>
    </w:div>
    <w:div w:id="1615406857">
      <w:bodyDiv w:val="1"/>
      <w:marLeft w:val="0"/>
      <w:marRight w:val="0"/>
      <w:marTop w:val="0"/>
      <w:marBottom w:val="0"/>
      <w:divBdr>
        <w:top w:val="none" w:sz="0" w:space="0" w:color="auto"/>
        <w:left w:val="none" w:sz="0" w:space="0" w:color="auto"/>
        <w:bottom w:val="none" w:sz="0" w:space="0" w:color="auto"/>
        <w:right w:val="none" w:sz="0" w:space="0" w:color="auto"/>
      </w:divBdr>
    </w:div>
    <w:div w:id="1628465093">
      <w:bodyDiv w:val="1"/>
      <w:marLeft w:val="0"/>
      <w:marRight w:val="0"/>
      <w:marTop w:val="0"/>
      <w:marBottom w:val="0"/>
      <w:divBdr>
        <w:top w:val="none" w:sz="0" w:space="0" w:color="auto"/>
        <w:left w:val="none" w:sz="0" w:space="0" w:color="auto"/>
        <w:bottom w:val="none" w:sz="0" w:space="0" w:color="auto"/>
        <w:right w:val="none" w:sz="0" w:space="0" w:color="auto"/>
      </w:divBdr>
    </w:div>
    <w:div w:id="1656302539">
      <w:bodyDiv w:val="1"/>
      <w:marLeft w:val="0"/>
      <w:marRight w:val="0"/>
      <w:marTop w:val="0"/>
      <w:marBottom w:val="0"/>
      <w:divBdr>
        <w:top w:val="none" w:sz="0" w:space="0" w:color="auto"/>
        <w:left w:val="none" w:sz="0" w:space="0" w:color="auto"/>
        <w:bottom w:val="none" w:sz="0" w:space="0" w:color="auto"/>
        <w:right w:val="none" w:sz="0" w:space="0" w:color="auto"/>
      </w:divBdr>
    </w:div>
    <w:div w:id="1666862093">
      <w:bodyDiv w:val="1"/>
      <w:marLeft w:val="0"/>
      <w:marRight w:val="0"/>
      <w:marTop w:val="0"/>
      <w:marBottom w:val="0"/>
      <w:divBdr>
        <w:top w:val="none" w:sz="0" w:space="0" w:color="auto"/>
        <w:left w:val="none" w:sz="0" w:space="0" w:color="auto"/>
        <w:bottom w:val="none" w:sz="0" w:space="0" w:color="auto"/>
        <w:right w:val="none" w:sz="0" w:space="0" w:color="auto"/>
      </w:divBdr>
    </w:div>
    <w:div w:id="1812988608">
      <w:bodyDiv w:val="1"/>
      <w:marLeft w:val="0"/>
      <w:marRight w:val="0"/>
      <w:marTop w:val="0"/>
      <w:marBottom w:val="0"/>
      <w:divBdr>
        <w:top w:val="none" w:sz="0" w:space="0" w:color="auto"/>
        <w:left w:val="none" w:sz="0" w:space="0" w:color="auto"/>
        <w:bottom w:val="none" w:sz="0" w:space="0" w:color="auto"/>
        <w:right w:val="none" w:sz="0" w:space="0" w:color="auto"/>
      </w:divBdr>
    </w:div>
    <w:div w:id="1827281134">
      <w:bodyDiv w:val="1"/>
      <w:marLeft w:val="0"/>
      <w:marRight w:val="0"/>
      <w:marTop w:val="0"/>
      <w:marBottom w:val="0"/>
      <w:divBdr>
        <w:top w:val="none" w:sz="0" w:space="0" w:color="auto"/>
        <w:left w:val="none" w:sz="0" w:space="0" w:color="auto"/>
        <w:bottom w:val="none" w:sz="0" w:space="0" w:color="auto"/>
        <w:right w:val="none" w:sz="0" w:space="0" w:color="auto"/>
      </w:divBdr>
    </w:div>
    <w:div w:id="1842356912">
      <w:bodyDiv w:val="1"/>
      <w:marLeft w:val="0"/>
      <w:marRight w:val="0"/>
      <w:marTop w:val="0"/>
      <w:marBottom w:val="0"/>
      <w:divBdr>
        <w:top w:val="none" w:sz="0" w:space="0" w:color="auto"/>
        <w:left w:val="none" w:sz="0" w:space="0" w:color="auto"/>
        <w:bottom w:val="none" w:sz="0" w:space="0" w:color="auto"/>
        <w:right w:val="none" w:sz="0" w:space="0" w:color="auto"/>
      </w:divBdr>
    </w:div>
    <w:div w:id="1901942043">
      <w:bodyDiv w:val="1"/>
      <w:marLeft w:val="0"/>
      <w:marRight w:val="0"/>
      <w:marTop w:val="0"/>
      <w:marBottom w:val="0"/>
      <w:divBdr>
        <w:top w:val="none" w:sz="0" w:space="0" w:color="auto"/>
        <w:left w:val="none" w:sz="0" w:space="0" w:color="auto"/>
        <w:bottom w:val="none" w:sz="0" w:space="0" w:color="auto"/>
        <w:right w:val="none" w:sz="0" w:space="0" w:color="auto"/>
      </w:divBdr>
    </w:div>
    <w:div w:id="1916429736">
      <w:bodyDiv w:val="1"/>
      <w:marLeft w:val="0"/>
      <w:marRight w:val="0"/>
      <w:marTop w:val="0"/>
      <w:marBottom w:val="0"/>
      <w:divBdr>
        <w:top w:val="none" w:sz="0" w:space="0" w:color="auto"/>
        <w:left w:val="none" w:sz="0" w:space="0" w:color="auto"/>
        <w:bottom w:val="none" w:sz="0" w:space="0" w:color="auto"/>
        <w:right w:val="none" w:sz="0" w:space="0" w:color="auto"/>
      </w:divBdr>
    </w:div>
    <w:div w:id="1952742889">
      <w:bodyDiv w:val="1"/>
      <w:marLeft w:val="0"/>
      <w:marRight w:val="0"/>
      <w:marTop w:val="0"/>
      <w:marBottom w:val="0"/>
      <w:divBdr>
        <w:top w:val="none" w:sz="0" w:space="0" w:color="auto"/>
        <w:left w:val="none" w:sz="0" w:space="0" w:color="auto"/>
        <w:bottom w:val="none" w:sz="0" w:space="0" w:color="auto"/>
        <w:right w:val="none" w:sz="0" w:space="0" w:color="auto"/>
      </w:divBdr>
    </w:div>
    <w:div w:id="2040275895">
      <w:bodyDiv w:val="1"/>
      <w:marLeft w:val="0"/>
      <w:marRight w:val="0"/>
      <w:marTop w:val="0"/>
      <w:marBottom w:val="0"/>
      <w:divBdr>
        <w:top w:val="none" w:sz="0" w:space="0" w:color="auto"/>
        <w:left w:val="none" w:sz="0" w:space="0" w:color="auto"/>
        <w:bottom w:val="none" w:sz="0" w:space="0" w:color="auto"/>
        <w:right w:val="none" w:sz="0" w:space="0" w:color="auto"/>
      </w:divBdr>
    </w:div>
    <w:div w:id="2063022493">
      <w:bodyDiv w:val="1"/>
      <w:marLeft w:val="0"/>
      <w:marRight w:val="0"/>
      <w:marTop w:val="0"/>
      <w:marBottom w:val="0"/>
      <w:divBdr>
        <w:top w:val="none" w:sz="0" w:space="0" w:color="auto"/>
        <w:left w:val="none" w:sz="0" w:space="0" w:color="auto"/>
        <w:bottom w:val="none" w:sz="0" w:space="0" w:color="auto"/>
        <w:right w:val="none" w:sz="0" w:space="0" w:color="auto"/>
      </w:divBdr>
      <w:divsChild>
        <w:div w:id="209459563">
          <w:marLeft w:val="274"/>
          <w:marRight w:val="0"/>
          <w:marTop w:val="0"/>
          <w:marBottom w:val="0"/>
          <w:divBdr>
            <w:top w:val="none" w:sz="0" w:space="0" w:color="auto"/>
            <w:left w:val="none" w:sz="0" w:space="0" w:color="auto"/>
            <w:bottom w:val="none" w:sz="0" w:space="0" w:color="auto"/>
            <w:right w:val="none" w:sz="0" w:space="0" w:color="auto"/>
          </w:divBdr>
        </w:div>
        <w:div w:id="228268284">
          <w:marLeft w:val="274"/>
          <w:marRight w:val="0"/>
          <w:marTop w:val="0"/>
          <w:marBottom w:val="0"/>
          <w:divBdr>
            <w:top w:val="none" w:sz="0" w:space="0" w:color="auto"/>
            <w:left w:val="none" w:sz="0" w:space="0" w:color="auto"/>
            <w:bottom w:val="none" w:sz="0" w:space="0" w:color="auto"/>
            <w:right w:val="none" w:sz="0" w:space="0" w:color="auto"/>
          </w:divBdr>
        </w:div>
        <w:div w:id="52012126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package" Target="embeddings/Microsoft_Visio_Drawing44444444444444444444444444444444.vsdx"/><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package" Target="embeddings/Microsoft_Visio_Drawing11111111111111111111111111111111.vsdx"/><Relationship Id="rId17" Type="http://schemas.openxmlformats.org/officeDocument/2006/relationships/package" Target="embeddings/Microsoft_Visio_Drawing33333333333333333333333333333333.vsdx"/><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22222222222222222222222222222222.vsdx"/><Relationship Id="rId23" Type="http://schemas.openxmlformats.org/officeDocument/2006/relationships/package" Target="embeddings/Microsoft_Visio_Drawing55555555555555555555555555555555.vsdx"/><Relationship Id="rId28"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package" Target="embeddings/Microsoft_Excel_Worksheet6.xls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0.emf"/><Relationship Id="rId27" Type="http://schemas.openxmlformats.org/officeDocument/2006/relationships/footer" Target="footer1.xml"/><Relationship Id="rId30" Type="http://schemas.openxmlformats.org/officeDocument/2006/relationships/image" Target="media/image15.emf"/><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4A4764-E5BB-4949-85CB-D4943C549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18281</Words>
  <Characters>104207</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Professional Report</vt:lpstr>
    </vt:vector>
  </TitlesOfParts>
  <Company>FixZone Ltd.</Company>
  <LinksUpToDate>false</LinksUpToDate>
  <CharactersWithSpaces>122244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Professional Report</dc:title>
  <dc:creator>Paul Thomas Ralphs</dc:creator>
  <cp:lastModifiedBy>Jonas Leander</cp:lastModifiedBy>
  <cp:revision>2</cp:revision>
  <cp:lastPrinted>2017-09-04T16:38:00Z</cp:lastPrinted>
  <dcterms:created xsi:type="dcterms:W3CDTF">2019-04-17T14:28:00Z</dcterms:created>
  <dcterms:modified xsi:type="dcterms:W3CDTF">2019-04-17T14:28:00Z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1236209068</vt:i4>
  </property>
</Properties>
</file>